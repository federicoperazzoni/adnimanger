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95189"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0" w:author="francesco" w:date="2019-05-02T09:17:00Z">
            <w:rPr>
              <w:rFonts w:cstheme="minorHAnsi"/>
              <w:color w:val="000000"/>
              <w:sz w:val="18"/>
              <w:szCs w:val="18"/>
            </w:rPr>
          </w:rPrChange>
        </w:rPr>
      </w:pPr>
      <w:r w:rsidRPr="00305917">
        <w:rPr>
          <w:rFonts w:cstheme="minorHAnsi"/>
          <w:color w:val="000000"/>
          <w:sz w:val="22"/>
          <w:szCs w:val="22"/>
          <w:rPrChange w:id="1" w:author="francesco" w:date="2019-05-02T09:17:00Z">
            <w:rPr>
              <w:rFonts w:cstheme="minorHAnsi"/>
              <w:color w:val="000000"/>
              <w:sz w:val="18"/>
              <w:szCs w:val="18"/>
            </w:rPr>
          </w:rPrChange>
        </w:rPr>
        <w:t>1. INTRODUZIONE</w:t>
      </w:r>
    </w:p>
    <w:p w14:paraId="1399B643"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2" w:author="francesco" w:date="2019-05-02T09:17:00Z">
            <w:rPr>
              <w:rFonts w:cstheme="minorHAnsi"/>
              <w:color w:val="000000"/>
              <w:sz w:val="18"/>
              <w:szCs w:val="18"/>
            </w:rPr>
          </w:rPrChange>
        </w:rPr>
      </w:pPr>
      <w:r w:rsidRPr="00305917">
        <w:rPr>
          <w:rFonts w:cstheme="minorHAnsi"/>
          <w:color w:val="000000"/>
          <w:sz w:val="22"/>
          <w:szCs w:val="22"/>
          <w:rPrChange w:id="3" w:author="francesco" w:date="2019-05-02T09:17:00Z">
            <w:rPr>
              <w:rFonts w:cstheme="minorHAnsi"/>
              <w:color w:val="000000"/>
              <w:sz w:val="18"/>
              <w:szCs w:val="18"/>
            </w:rPr>
          </w:rPrChange>
        </w:rPr>
        <w:t xml:space="preserve">- problema e motivazioni del lavoro </w:t>
      </w:r>
    </w:p>
    <w:p w14:paraId="0AF1D261"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4" w:author="francesco" w:date="2019-05-02T09:17:00Z">
            <w:rPr>
              <w:rFonts w:cstheme="minorHAnsi"/>
              <w:color w:val="000000"/>
              <w:sz w:val="18"/>
              <w:szCs w:val="18"/>
            </w:rPr>
          </w:rPrChange>
        </w:rPr>
      </w:pPr>
      <w:r w:rsidRPr="00305917">
        <w:rPr>
          <w:rFonts w:cstheme="minorHAnsi"/>
          <w:color w:val="000000"/>
          <w:sz w:val="22"/>
          <w:szCs w:val="22"/>
          <w:rPrChange w:id="5" w:author="francesco" w:date="2019-05-02T09:17:00Z">
            <w:rPr>
              <w:rFonts w:cstheme="minorHAnsi"/>
              <w:color w:val="000000"/>
              <w:sz w:val="18"/>
              <w:szCs w:val="18"/>
            </w:rPr>
          </w:rPrChange>
        </w:rPr>
        <w:t xml:space="preserve">  - Necessità di una diagnosi precoce per le malattie neurologiche tra cui l'Alzheimer.</w:t>
      </w:r>
    </w:p>
    <w:p w14:paraId="7A2082E4"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6" w:author="francesco" w:date="2019-05-02T09:17:00Z">
            <w:rPr>
              <w:rFonts w:cstheme="minorHAnsi"/>
              <w:color w:val="000000"/>
              <w:sz w:val="18"/>
              <w:szCs w:val="18"/>
            </w:rPr>
          </w:rPrChange>
        </w:rPr>
      </w:pPr>
      <w:r w:rsidRPr="00305917">
        <w:rPr>
          <w:rFonts w:cstheme="minorHAnsi"/>
          <w:color w:val="000000"/>
          <w:sz w:val="22"/>
          <w:szCs w:val="22"/>
          <w:rPrChange w:id="7" w:author="francesco" w:date="2019-05-02T09:17:00Z">
            <w:rPr>
              <w:rFonts w:cstheme="minorHAnsi"/>
              <w:color w:val="000000"/>
              <w:sz w:val="18"/>
              <w:szCs w:val="18"/>
            </w:rPr>
          </w:rPrChange>
        </w:rPr>
        <w:t xml:space="preserve">  - Gestione di grandi moli di dati (genetici, clinici, neuropsicologici)</w:t>
      </w:r>
    </w:p>
    <w:p w14:paraId="4C4A52BF"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8" w:author="francesco" w:date="2019-05-02T09:17:00Z">
            <w:rPr>
              <w:rFonts w:cstheme="minorHAnsi"/>
              <w:color w:val="000000"/>
              <w:sz w:val="18"/>
              <w:szCs w:val="18"/>
            </w:rPr>
          </w:rPrChange>
        </w:rPr>
      </w:pPr>
      <w:r w:rsidRPr="00305917">
        <w:rPr>
          <w:rFonts w:cstheme="minorHAnsi"/>
          <w:color w:val="000000"/>
          <w:sz w:val="22"/>
          <w:szCs w:val="22"/>
          <w:rPrChange w:id="9" w:author="francesco" w:date="2019-05-02T09:17:00Z">
            <w:rPr>
              <w:rFonts w:cstheme="minorHAnsi"/>
              <w:color w:val="000000"/>
              <w:sz w:val="18"/>
              <w:szCs w:val="18"/>
            </w:rPr>
          </w:rPrChange>
        </w:rPr>
        <w:t xml:space="preserve">  - Database pubblici</w:t>
      </w:r>
      <w:del w:id="10" w:author="francesco" w:date="2019-05-02T15:46:00Z">
        <w:r w:rsidRPr="00305917" w:rsidDel="00D62ABB">
          <w:rPr>
            <w:rFonts w:cstheme="minorHAnsi"/>
            <w:color w:val="000000"/>
            <w:sz w:val="22"/>
            <w:szCs w:val="22"/>
            <w:rPrChange w:id="11" w:author="francesco" w:date="2019-05-02T09:17:00Z">
              <w:rPr>
                <w:rFonts w:cstheme="minorHAnsi"/>
                <w:color w:val="000000"/>
                <w:sz w:val="18"/>
                <w:szCs w:val="18"/>
              </w:rPr>
            </w:rPrChange>
          </w:rPr>
          <w:delText xml:space="preserve"> ADNI,</w:delText>
        </w:r>
      </w:del>
      <w:ins w:id="12" w:author="francesco" w:date="2019-05-02T15:46:00Z">
        <w:r w:rsidR="00D62ABB">
          <w:rPr>
            <w:rFonts w:cstheme="minorHAnsi"/>
            <w:color w:val="000000"/>
            <w:sz w:val="22"/>
            <w:szCs w:val="22"/>
          </w:rPr>
          <w:t>:</w:t>
        </w:r>
      </w:ins>
      <w:r w:rsidRPr="00305917">
        <w:rPr>
          <w:rFonts w:cstheme="minorHAnsi"/>
          <w:color w:val="000000"/>
          <w:sz w:val="22"/>
          <w:szCs w:val="22"/>
          <w:rPrChange w:id="13" w:author="francesco" w:date="2019-05-02T09:17:00Z">
            <w:rPr>
              <w:rFonts w:cstheme="minorHAnsi"/>
              <w:color w:val="000000"/>
              <w:sz w:val="18"/>
              <w:szCs w:val="18"/>
            </w:rPr>
          </w:rPrChange>
        </w:rPr>
        <w:t xml:space="preserve"> </w:t>
      </w:r>
      <w:proofErr w:type="spellStart"/>
      <w:r w:rsidRPr="00305917">
        <w:rPr>
          <w:rFonts w:cstheme="minorHAnsi"/>
          <w:color w:val="000000"/>
          <w:sz w:val="22"/>
          <w:szCs w:val="22"/>
          <w:rPrChange w:id="14" w:author="francesco" w:date="2019-05-02T09:17:00Z">
            <w:rPr>
              <w:rFonts w:cstheme="minorHAnsi"/>
              <w:color w:val="000000"/>
              <w:sz w:val="18"/>
              <w:szCs w:val="18"/>
            </w:rPr>
          </w:rPrChange>
        </w:rPr>
        <w:t>AddNeuro</w:t>
      </w:r>
      <w:ins w:id="15" w:author="francesco" w:date="2019-05-02T15:47:00Z">
        <w:r w:rsidR="00D62ABB">
          <w:rPr>
            <w:rFonts w:cstheme="minorHAnsi"/>
            <w:color w:val="000000"/>
            <w:sz w:val="22"/>
            <w:szCs w:val="22"/>
          </w:rPr>
          <w:t>M</w:t>
        </w:r>
      </w:ins>
      <w:del w:id="16" w:author="francesco" w:date="2019-05-02T15:47:00Z">
        <w:r w:rsidRPr="00305917" w:rsidDel="00D62ABB">
          <w:rPr>
            <w:rFonts w:cstheme="minorHAnsi"/>
            <w:color w:val="000000"/>
            <w:sz w:val="22"/>
            <w:szCs w:val="22"/>
            <w:rPrChange w:id="17" w:author="francesco" w:date="2019-05-02T09:17:00Z">
              <w:rPr>
                <w:rFonts w:cstheme="minorHAnsi"/>
                <w:color w:val="000000"/>
                <w:sz w:val="18"/>
                <w:szCs w:val="18"/>
              </w:rPr>
            </w:rPrChange>
          </w:rPr>
          <w:delText>m</w:delText>
        </w:r>
      </w:del>
      <w:r w:rsidRPr="00305917">
        <w:rPr>
          <w:rFonts w:cstheme="minorHAnsi"/>
          <w:color w:val="000000"/>
          <w:sz w:val="22"/>
          <w:szCs w:val="22"/>
          <w:rPrChange w:id="18" w:author="francesco" w:date="2019-05-02T09:17:00Z">
            <w:rPr>
              <w:rFonts w:cstheme="minorHAnsi"/>
              <w:color w:val="000000"/>
              <w:sz w:val="18"/>
              <w:szCs w:val="18"/>
            </w:rPr>
          </w:rPrChange>
        </w:rPr>
        <w:t>ed</w:t>
      </w:r>
      <w:proofErr w:type="spellEnd"/>
      <w:ins w:id="19" w:author="francesco" w:date="2019-05-02T15:46:00Z">
        <w:r w:rsidR="00D62ABB">
          <w:rPr>
            <w:rFonts w:cstheme="minorHAnsi"/>
            <w:color w:val="000000"/>
            <w:sz w:val="22"/>
            <w:szCs w:val="22"/>
          </w:rPr>
          <w:t xml:space="preserve"> e</w:t>
        </w:r>
      </w:ins>
      <w:ins w:id="20" w:author="francesco" w:date="2019-05-02T15:47:00Z">
        <w:r w:rsidR="00D62ABB">
          <w:rPr>
            <w:rFonts w:cstheme="minorHAnsi"/>
            <w:color w:val="000000"/>
            <w:sz w:val="22"/>
            <w:szCs w:val="22"/>
          </w:rPr>
          <w:t xml:space="preserve"> ADNI</w:t>
        </w:r>
      </w:ins>
    </w:p>
    <w:p w14:paraId="5A555535"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21" w:author="francesco" w:date="2019-05-02T09:17:00Z">
            <w:rPr>
              <w:rFonts w:cstheme="minorHAnsi"/>
              <w:color w:val="000000"/>
              <w:sz w:val="18"/>
              <w:szCs w:val="18"/>
            </w:rPr>
          </w:rPrChange>
        </w:rPr>
      </w:pPr>
      <w:r w:rsidRPr="00305917">
        <w:rPr>
          <w:rFonts w:cstheme="minorHAnsi"/>
          <w:color w:val="000000"/>
          <w:sz w:val="22"/>
          <w:szCs w:val="22"/>
          <w:rPrChange w:id="22" w:author="francesco" w:date="2019-05-02T09:17:00Z">
            <w:rPr>
              <w:rFonts w:cstheme="minorHAnsi"/>
              <w:color w:val="000000"/>
              <w:sz w:val="18"/>
              <w:szCs w:val="18"/>
            </w:rPr>
          </w:rPrChange>
        </w:rPr>
        <w:t xml:space="preserve">  - Analisi dati</w:t>
      </w:r>
    </w:p>
    <w:p w14:paraId="16B2BAB5"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23" w:author="francesco" w:date="2019-05-02T09:17:00Z">
            <w:rPr>
              <w:rFonts w:cstheme="minorHAnsi"/>
              <w:color w:val="000000"/>
              <w:sz w:val="18"/>
              <w:szCs w:val="18"/>
            </w:rPr>
          </w:rPrChange>
        </w:rPr>
      </w:pPr>
      <w:r w:rsidRPr="00305917">
        <w:rPr>
          <w:rFonts w:cstheme="minorHAnsi"/>
          <w:color w:val="000000"/>
          <w:sz w:val="22"/>
          <w:szCs w:val="22"/>
          <w:rPrChange w:id="24" w:author="francesco" w:date="2019-05-02T09:17:00Z">
            <w:rPr>
              <w:rFonts w:cstheme="minorHAnsi"/>
              <w:color w:val="000000"/>
              <w:sz w:val="18"/>
              <w:szCs w:val="18"/>
            </w:rPr>
          </w:rPrChange>
        </w:rPr>
        <w:t>- Semantica formale dei dati</w:t>
      </w:r>
    </w:p>
    <w:p w14:paraId="61B16D2C"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25" w:author="francesco" w:date="2019-05-02T09:17:00Z">
            <w:rPr>
              <w:rFonts w:cstheme="minorHAnsi"/>
              <w:color w:val="000000"/>
              <w:sz w:val="18"/>
              <w:szCs w:val="18"/>
            </w:rPr>
          </w:rPrChange>
        </w:rPr>
      </w:pPr>
      <w:r w:rsidRPr="00305917">
        <w:rPr>
          <w:rFonts w:cstheme="minorHAnsi"/>
          <w:color w:val="000000"/>
          <w:sz w:val="22"/>
          <w:szCs w:val="22"/>
          <w:rPrChange w:id="26" w:author="francesco" w:date="2019-05-02T09:17:00Z">
            <w:rPr>
              <w:rFonts w:cstheme="minorHAnsi"/>
              <w:color w:val="000000"/>
              <w:sz w:val="18"/>
              <w:szCs w:val="18"/>
            </w:rPr>
          </w:rPrChange>
        </w:rPr>
        <w:t xml:space="preserve">  - Navigazione dati e interrogazioni</w:t>
      </w:r>
    </w:p>
    <w:p w14:paraId="6EB60C65"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27" w:author="francesco" w:date="2019-05-02T09:17:00Z">
            <w:rPr>
              <w:rFonts w:cstheme="minorHAnsi"/>
              <w:color w:val="000000"/>
              <w:sz w:val="18"/>
              <w:szCs w:val="18"/>
            </w:rPr>
          </w:rPrChange>
        </w:rPr>
      </w:pPr>
      <w:r w:rsidRPr="00305917">
        <w:rPr>
          <w:rFonts w:cstheme="minorHAnsi"/>
          <w:color w:val="000000"/>
          <w:sz w:val="22"/>
          <w:szCs w:val="22"/>
          <w:rPrChange w:id="28" w:author="francesco" w:date="2019-05-02T09:17:00Z">
            <w:rPr>
              <w:rFonts w:cstheme="minorHAnsi"/>
              <w:color w:val="000000"/>
              <w:sz w:val="18"/>
              <w:szCs w:val="18"/>
            </w:rPr>
          </w:rPrChange>
        </w:rPr>
        <w:t xml:space="preserve">  - Integrazione fra più sorgenti dati</w:t>
      </w:r>
    </w:p>
    <w:p w14:paraId="59066F9B"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29" w:author="francesco" w:date="2019-05-02T09:17:00Z">
            <w:rPr>
              <w:rFonts w:cstheme="minorHAnsi"/>
              <w:color w:val="000000"/>
              <w:sz w:val="18"/>
              <w:szCs w:val="18"/>
            </w:rPr>
          </w:rPrChange>
        </w:rPr>
      </w:pPr>
      <w:r w:rsidRPr="00305917">
        <w:rPr>
          <w:rFonts w:cstheme="minorHAnsi"/>
          <w:color w:val="000000"/>
          <w:sz w:val="22"/>
          <w:szCs w:val="22"/>
          <w:rPrChange w:id="30" w:author="francesco" w:date="2019-05-02T09:17:00Z">
            <w:rPr>
              <w:rFonts w:cstheme="minorHAnsi"/>
              <w:color w:val="000000"/>
              <w:sz w:val="18"/>
              <w:szCs w:val="18"/>
            </w:rPr>
          </w:rPrChange>
        </w:rPr>
        <w:t xml:space="preserve">- Lavoro realizzato </w:t>
      </w:r>
    </w:p>
    <w:p w14:paraId="66F48352"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31" w:author="francesco" w:date="2019-05-02T09:17:00Z">
            <w:rPr>
              <w:rFonts w:cstheme="minorHAnsi"/>
              <w:color w:val="000000"/>
              <w:sz w:val="18"/>
              <w:szCs w:val="18"/>
            </w:rPr>
          </w:rPrChange>
        </w:rPr>
      </w:pPr>
      <w:r w:rsidRPr="00305917">
        <w:rPr>
          <w:rFonts w:cstheme="minorHAnsi"/>
          <w:color w:val="000000"/>
          <w:sz w:val="22"/>
          <w:szCs w:val="22"/>
          <w:rPrChange w:id="32" w:author="francesco" w:date="2019-05-02T09:17:00Z">
            <w:rPr>
              <w:rFonts w:cstheme="minorHAnsi"/>
              <w:color w:val="000000"/>
              <w:sz w:val="18"/>
              <w:szCs w:val="18"/>
            </w:rPr>
          </w:rPrChange>
        </w:rPr>
        <w:t xml:space="preserve">  - Ontologia computazionale relativa dominio dei test neuropsicologici per l'osservazione della malattia di Alzheimer</w:t>
      </w:r>
    </w:p>
    <w:p w14:paraId="4D5EBDD9"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33" w:author="francesco" w:date="2019-05-02T09:17:00Z">
            <w:rPr>
              <w:rFonts w:cstheme="minorHAnsi"/>
              <w:color w:val="000000"/>
              <w:sz w:val="18"/>
              <w:szCs w:val="18"/>
            </w:rPr>
          </w:rPrChange>
        </w:rPr>
      </w:pPr>
      <w:r w:rsidRPr="00305917">
        <w:rPr>
          <w:rFonts w:cstheme="minorHAnsi"/>
          <w:color w:val="000000"/>
          <w:sz w:val="22"/>
          <w:szCs w:val="22"/>
          <w:rPrChange w:id="34" w:author="francesco" w:date="2019-05-02T09:17:00Z">
            <w:rPr>
              <w:rFonts w:cstheme="minorHAnsi"/>
              <w:color w:val="000000"/>
              <w:sz w:val="18"/>
              <w:szCs w:val="18"/>
            </w:rPr>
          </w:rPrChange>
        </w:rPr>
        <w:t xml:space="preserve">  - &lt;IL RESTO LO INDIVIDUIAMO PIU' AVANTI&gt;</w:t>
      </w:r>
    </w:p>
    <w:p w14:paraId="46A61E99"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35" w:author="francesco" w:date="2019-05-02T09:17:00Z">
            <w:rPr>
              <w:rFonts w:cstheme="minorHAnsi"/>
              <w:color w:val="000000"/>
              <w:sz w:val="18"/>
              <w:szCs w:val="18"/>
            </w:rPr>
          </w:rPrChange>
        </w:rPr>
      </w:pPr>
      <w:r w:rsidRPr="00305917">
        <w:rPr>
          <w:rFonts w:cstheme="minorHAnsi"/>
          <w:color w:val="000000"/>
          <w:sz w:val="22"/>
          <w:szCs w:val="22"/>
          <w:rPrChange w:id="36" w:author="francesco" w:date="2019-05-02T09:17:00Z">
            <w:rPr>
              <w:rFonts w:cstheme="minorHAnsi"/>
              <w:color w:val="000000"/>
              <w:sz w:val="18"/>
              <w:szCs w:val="18"/>
            </w:rPr>
          </w:rPrChange>
        </w:rPr>
        <w:t xml:space="preserve">  </w:t>
      </w:r>
    </w:p>
    <w:p w14:paraId="6DF0BB94"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37" w:author="francesco" w:date="2019-05-02T09:17:00Z">
            <w:rPr>
              <w:rFonts w:cstheme="minorHAnsi"/>
              <w:color w:val="000000"/>
              <w:sz w:val="18"/>
              <w:szCs w:val="18"/>
            </w:rPr>
          </w:rPrChange>
        </w:rPr>
      </w:pPr>
      <w:r w:rsidRPr="00305917">
        <w:rPr>
          <w:rFonts w:cstheme="minorHAnsi"/>
          <w:color w:val="000000"/>
          <w:sz w:val="22"/>
          <w:szCs w:val="22"/>
          <w:rPrChange w:id="38" w:author="francesco" w:date="2019-05-02T09:17:00Z">
            <w:rPr>
              <w:rFonts w:cstheme="minorHAnsi"/>
              <w:color w:val="000000"/>
              <w:sz w:val="18"/>
              <w:szCs w:val="18"/>
            </w:rPr>
          </w:rPrChange>
        </w:rPr>
        <w:t>2. DATABASE PUBBLICI SULL'ALZHEIMER</w:t>
      </w:r>
    </w:p>
    <w:p w14:paraId="47592177"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39" w:author="francesco" w:date="2019-05-02T09:17:00Z">
            <w:rPr>
              <w:rFonts w:cstheme="minorHAnsi"/>
              <w:color w:val="000000"/>
              <w:sz w:val="18"/>
              <w:szCs w:val="18"/>
            </w:rPr>
          </w:rPrChange>
        </w:rPr>
      </w:pPr>
      <w:r w:rsidRPr="00305917">
        <w:rPr>
          <w:rFonts w:cstheme="minorHAnsi"/>
          <w:color w:val="000000"/>
          <w:sz w:val="22"/>
          <w:szCs w:val="22"/>
          <w:rPrChange w:id="40" w:author="francesco" w:date="2019-05-02T09:17:00Z">
            <w:rPr>
              <w:rFonts w:cstheme="minorHAnsi"/>
              <w:color w:val="000000"/>
              <w:sz w:val="18"/>
              <w:szCs w:val="18"/>
            </w:rPr>
          </w:rPrChange>
        </w:rPr>
        <w:t xml:space="preserve">2.1 Database pubblici: </w:t>
      </w:r>
      <w:del w:id="41" w:author="francesco" w:date="2019-05-02T15:47:00Z">
        <w:r w:rsidRPr="00305917" w:rsidDel="00D62ABB">
          <w:rPr>
            <w:rFonts w:cstheme="minorHAnsi"/>
            <w:color w:val="000000"/>
            <w:sz w:val="22"/>
            <w:szCs w:val="22"/>
            <w:rPrChange w:id="42" w:author="francesco" w:date="2019-05-02T09:17:00Z">
              <w:rPr>
                <w:rFonts w:cstheme="minorHAnsi"/>
                <w:color w:val="000000"/>
                <w:sz w:val="18"/>
                <w:szCs w:val="18"/>
              </w:rPr>
            </w:rPrChange>
          </w:rPr>
          <w:delText xml:space="preserve">ADNI e </w:delText>
        </w:r>
      </w:del>
      <w:proofErr w:type="spellStart"/>
      <w:r w:rsidRPr="00305917">
        <w:rPr>
          <w:rFonts w:cstheme="minorHAnsi"/>
          <w:color w:val="000000"/>
          <w:sz w:val="22"/>
          <w:szCs w:val="22"/>
          <w:rPrChange w:id="43" w:author="francesco" w:date="2019-05-02T09:17:00Z">
            <w:rPr>
              <w:rFonts w:cstheme="minorHAnsi"/>
              <w:color w:val="000000"/>
              <w:sz w:val="18"/>
              <w:szCs w:val="18"/>
            </w:rPr>
          </w:rPrChange>
        </w:rPr>
        <w:t>AddNeuro</w:t>
      </w:r>
      <w:ins w:id="44" w:author="francesco" w:date="2019-05-02T15:47:00Z">
        <w:r w:rsidR="00D62ABB">
          <w:rPr>
            <w:rFonts w:cstheme="minorHAnsi"/>
            <w:color w:val="000000"/>
            <w:sz w:val="22"/>
            <w:szCs w:val="22"/>
          </w:rPr>
          <w:t>M</w:t>
        </w:r>
      </w:ins>
      <w:del w:id="45" w:author="francesco" w:date="2019-05-02T15:47:00Z">
        <w:r w:rsidRPr="00305917" w:rsidDel="00D62ABB">
          <w:rPr>
            <w:rFonts w:cstheme="minorHAnsi"/>
            <w:color w:val="000000"/>
            <w:sz w:val="22"/>
            <w:szCs w:val="22"/>
            <w:rPrChange w:id="46" w:author="francesco" w:date="2019-05-02T09:17:00Z">
              <w:rPr>
                <w:rFonts w:cstheme="minorHAnsi"/>
                <w:color w:val="000000"/>
                <w:sz w:val="18"/>
                <w:szCs w:val="18"/>
              </w:rPr>
            </w:rPrChange>
          </w:rPr>
          <w:delText>m</w:delText>
        </w:r>
      </w:del>
      <w:r w:rsidRPr="00305917">
        <w:rPr>
          <w:rFonts w:cstheme="minorHAnsi"/>
          <w:color w:val="000000"/>
          <w:sz w:val="22"/>
          <w:szCs w:val="22"/>
          <w:rPrChange w:id="47" w:author="francesco" w:date="2019-05-02T09:17:00Z">
            <w:rPr>
              <w:rFonts w:cstheme="minorHAnsi"/>
              <w:color w:val="000000"/>
              <w:sz w:val="18"/>
              <w:szCs w:val="18"/>
            </w:rPr>
          </w:rPrChange>
        </w:rPr>
        <w:t>ed</w:t>
      </w:r>
      <w:proofErr w:type="spellEnd"/>
      <w:ins w:id="48" w:author="francesco" w:date="2019-05-02T15:47:00Z">
        <w:r w:rsidR="00D62ABB">
          <w:rPr>
            <w:rFonts w:cstheme="minorHAnsi"/>
            <w:color w:val="000000"/>
            <w:sz w:val="22"/>
            <w:szCs w:val="22"/>
          </w:rPr>
          <w:t xml:space="preserve"> e ADNI</w:t>
        </w:r>
      </w:ins>
    </w:p>
    <w:p w14:paraId="4165A015"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49" w:author="francesco" w:date="2019-05-02T09:17:00Z">
            <w:rPr>
              <w:rFonts w:cstheme="minorHAnsi"/>
              <w:color w:val="000000"/>
              <w:sz w:val="18"/>
              <w:szCs w:val="18"/>
            </w:rPr>
          </w:rPrChange>
        </w:rPr>
      </w:pPr>
      <w:r w:rsidRPr="00305917">
        <w:rPr>
          <w:rFonts w:cstheme="minorHAnsi"/>
          <w:color w:val="000000"/>
          <w:sz w:val="22"/>
          <w:szCs w:val="22"/>
          <w:rPrChange w:id="50" w:author="francesco" w:date="2019-05-02T09:17:00Z">
            <w:rPr>
              <w:rFonts w:cstheme="minorHAnsi"/>
              <w:color w:val="000000"/>
              <w:sz w:val="18"/>
              <w:szCs w:val="18"/>
            </w:rPr>
          </w:rPrChange>
        </w:rPr>
        <w:t xml:space="preserve">2.2 Descrizione generale di ADNI: </w:t>
      </w:r>
    </w:p>
    <w:p w14:paraId="72BB14E6"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51" w:author="francesco" w:date="2019-05-02T09:17:00Z">
            <w:rPr>
              <w:rFonts w:cstheme="minorHAnsi"/>
              <w:color w:val="000000"/>
              <w:sz w:val="18"/>
              <w:szCs w:val="18"/>
            </w:rPr>
          </w:rPrChange>
        </w:rPr>
      </w:pPr>
      <w:r w:rsidRPr="00305917">
        <w:rPr>
          <w:rFonts w:cstheme="minorHAnsi"/>
          <w:color w:val="000000"/>
          <w:sz w:val="22"/>
          <w:szCs w:val="22"/>
          <w:rPrChange w:id="52" w:author="francesco" w:date="2019-05-02T09:17:00Z">
            <w:rPr>
              <w:rFonts w:cstheme="minorHAnsi"/>
              <w:color w:val="000000"/>
              <w:sz w:val="18"/>
              <w:szCs w:val="18"/>
            </w:rPr>
          </w:rPrChange>
        </w:rPr>
        <w:t>2.2.1 Tipo di dati raccolti</w:t>
      </w:r>
    </w:p>
    <w:p w14:paraId="0E1DC281"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53" w:author="francesco" w:date="2019-05-02T09:17:00Z">
            <w:rPr>
              <w:rFonts w:cstheme="minorHAnsi"/>
              <w:color w:val="000000"/>
              <w:sz w:val="18"/>
              <w:szCs w:val="18"/>
            </w:rPr>
          </w:rPrChange>
        </w:rPr>
      </w:pPr>
      <w:r w:rsidRPr="00305917">
        <w:rPr>
          <w:rFonts w:cstheme="minorHAnsi"/>
          <w:color w:val="000000"/>
          <w:sz w:val="22"/>
          <w:szCs w:val="22"/>
          <w:rPrChange w:id="54" w:author="francesco" w:date="2019-05-02T09:17:00Z">
            <w:rPr>
              <w:rFonts w:cstheme="minorHAnsi"/>
              <w:color w:val="000000"/>
              <w:sz w:val="18"/>
              <w:szCs w:val="18"/>
            </w:rPr>
          </w:rPrChange>
        </w:rPr>
        <w:t>2.2.2 Organizzazione dei dati</w:t>
      </w:r>
    </w:p>
    <w:p w14:paraId="26BB8796"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55" w:author="francesco" w:date="2019-05-02T09:17:00Z">
            <w:rPr>
              <w:rFonts w:cstheme="minorHAnsi"/>
              <w:color w:val="000000"/>
              <w:sz w:val="18"/>
              <w:szCs w:val="18"/>
            </w:rPr>
          </w:rPrChange>
        </w:rPr>
      </w:pPr>
      <w:r w:rsidRPr="00305917">
        <w:rPr>
          <w:rFonts w:cstheme="minorHAnsi"/>
          <w:color w:val="000000"/>
          <w:sz w:val="22"/>
          <w:szCs w:val="22"/>
          <w:rPrChange w:id="56" w:author="francesco" w:date="2019-05-02T09:17:00Z">
            <w:rPr>
              <w:rFonts w:cstheme="minorHAnsi"/>
              <w:color w:val="000000"/>
              <w:sz w:val="18"/>
              <w:szCs w:val="18"/>
            </w:rPr>
          </w:rPrChange>
        </w:rPr>
        <w:t>2.2.3 Punti deboli relativi all'organizzazione dati.</w:t>
      </w:r>
    </w:p>
    <w:p w14:paraId="034D4C3B"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57" w:author="francesco" w:date="2019-05-02T09:17:00Z">
            <w:rPr>
              <w:rFonts w:cstheme="minorHAnsi"/>
              <w:color w:val="000000"/>
              <w:sz w:val="18"/>
              <w:szCs w:val="18"/>
            </w:rPr>
          </w:rPrChange>
        </w:rPr>
      </w:pPr>
      <w:r w:rsidRPr="00305917">
        <w:rPr>
          <w:rFonts w:cstheme="minorHAnsi"/>
          <w:color w:val="000000"/>
          <w:sz w:val="22"/>
          <w:szCs w:val="22"/>
          <w:rPrChange w:id="58" w:author="francesco" w:date="2019-05-02T09:17:00Z">
            <w:rPr>
              <w:rFonts w:cstheme="minorHAnsi"/>
              <w:color w:val="000000"/>
              <w:sz w:val="18"/>
              <w:szCs w:val="18"/>
            </w:rPr>
          </w:rPrChange>
        </w:rPr>
        <w:t xml:space="preserve">  </w:t>
      </w:r>
    </w:p>
    <w:p w14:paraId="47721287"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59" w:author="francesco" w:date="2019-05-02T09:17:00Z">
            <w:rPr>
              <w:rFonts w:cstheme="minorHAnsi"/>
              <w:color w:val="000000"/>
              <w:sz w:val="18"/>
              <w:szCs w:val="18"/>
            </w:rPr>
          </w:rPrChange>
        </w:rPr>
      </w:pPr>
      <w:r w:rsidRPr="00305917">
        <w:rPr>
          <w:rFonts w:cstheme="minorHAnsi"/>
          <w:color w:val="000000"/>
          <w:sz w:val="22"/>
          <w:szCs w:val="22"/>
          <w:rPrChange w:id="60" w:author="francesco" w:date="2019-05-02T09:17:00Z">
            <w:rPr>
              <w:rFonts w:cstheme="minorHAnsi"/>
              <w:color w:val="000000"/>
              <w:sz w:val="18"/>
              <w:szCs w:val="18"/>
            </w:rPr>
          </w:rPrChange>
        </w:rPr>
        <w:t>3. MODELLAZIONE ONTOLOGICA</w:t>
      </w:r>
    </w:p>
    <w:p w14:paraId="7E3DAD7E"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61" w:author="francesco" w:date="2019-05-02T09:17:00Z">
            <w:rPr>
              <w:rFonts w:cstheme="minorHAnsi"/>
              <w:color w:val="000000"/>
              <w:sz w:val="18"/>
              <w:szCs w:val="18"/>
            </w:rPr>
          </w:rPrChange>
        </w:rPr>
      </w:pPr>
      <w:r w:rsidRPr="00305917">
        <w:rPr>
          <w:rFonts w:cstheme="minorHAnsi"/>
          <w:color w:val="000000"/>
          <w:sz w:val="22"/>
          <w:szCs w:val="22"/>
          <w:rPrChange w:id="62" w:author="francesco" w:date="2019-05-02T09:17:00Z">
            <w:rPr>
              <w:rFonts w:cstheme="minorHAnsi"/>
              <w:color w:val="000000"/>
              <w:sz w:val="18"/>
              <w:szCs w:val="18"/>
            </w:rPr>
          </w:rPrChange>
        </w:rPr>
        <w:t xml:space="preserve">  3.1 Cosa è un'ontologia</w:t>
      </w:r>
    </w:p>
    <w:p w14:paraId="1F35B38F"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63" w:author="francesco" w:date="2019-05-02T09:17:00Z">
            <w:rPr>
              <w:rFonts w:cstheme="minorHAnsi"/>
              <w:color w:val="000000"/>
              <w:sz w:val="18"/>
              <w:szCs w:val="18"/>
            </w:rPr>
          </w:rPrChange>
        </w:rPr>
      </w:pPr>
      <w:r w:rsidRPr="00305917">
        <w:rPr>
          <w:rFonts w:cstheme="minorHAnsi"/>
          <w:color w:val="000000"/>
          <w:sz w:val="22"/>
          <w:szCs w:val="22"/>
          <w:rPrChange w:id="64" w:author="francesco" w:date="2019-05-02T09:17:00Z">
            <w:rPr>
              <w:rFonts w:cstheme="minorHAnsi"/>
              <w:color w:val="000000"/>
              <w:sz w:val="18"/>
              <w:szCs w:val="18"/>
            </w:rPr>
          </w:rPrChange>
        </w:rPr>
        <w:t xml:space="preserve">  3.2 Perché un'ontologia</w:t>
      </w:r>
    </w:p>
    <w:p w14:paraId="6A36474B" w14:textId="650B5B55" w:rsidR="0055501B"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5" w:author="Utente di Microsoft Office" w:date="2019-05-05T21:24:00Z"/>
          <w:rFonts w:cstheme="minorHAnsi"/>
          <w:color w:val="000000"/>
          <w:sz w:val="22"/>
          <w:szCs w:val="22"/>
        </w:rPr>
      </w:pPr>
      <w:r w:rsidRPr="00305917">
        <w:rPr>
          <w:rFonts w:cstheme="minorHAnsi"/>
          <w:color w:val="000000"/>
          <w:sz w:val="22"/>
          <w:szCs w:val="22"/>
          <w:rPrChange w:id="66" w:author="francesco" w:date="2019-05-02T09:17:00Z">
            <w:rPr>
              <w:rFonts w:cstheme="minorHAnsi"/>
              <w:color w:val="000000"/>
              <w:sz w:val="18"/>
              <w:szCs w:val="18"/>
            </w:rPr>
          </w:rPrChange>
        </w:rPr>
        <w:t xml:space="preserve">  3.3 Il linguaggio RDF</w:t>
      </w:r>
    </w:p>
    <w:p w14:paraId="7FBBAE42" w14:textId="4CF3CE67" w:rsidR="00B851A1" w:rsidRDefault="00B85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7" w:author="Utente di Microsoft Office" w:date="2019-05-05T21:44:00Z"/>
          <w:rFonts w:cstheme="minorHAnsi"/>
          <w:color w:val="000000"/>
          <w:sz w:val="22"/>
          <w:szCs w:val="22"/>
        </w:rPr>
      </w:pPr>
      <w:ins w:id="68" w:author="Utente di Microsoft Office" w:date="2019-05-05T21:24:00Z">
        <w:r>
          <w:rPr>
            <w:rFonts w:cstheme="minorHAnsi"/>
            <w:color w:val="000000"/>
            <w:sz w:val="22"/>
            <w:szCs w:val="22"/>
          </w:rPr>
          <w:t xml:space="preserve">  3.3.1 Dettaglio del linguaggio RDF</w:t>
        </w:r>
      </w:ins>
    </w:p>
    <w:p w14:paraId="40421E96" w14:textId="36B62193" w:rsidR="00536DF4" w:rsidRPr="00C34218" w:rsidRDefault="00536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69" w:author="francesco" w:date="2019-05-02T09:17:00Z">
            <w:rPr>
              <w:rFonts w:cstheme="minorHAnsi"/>
              <w:color w:val="000000"/>
              <w:sz w:val="18"/>
              <w:szCs w:val="18"/>
            </w:rPr>
          </w:rPrChange>
        </w:rPr>
      </w:pPr>
      <w:ins w:id="70" w:author="Utente di Microsoft Office" w:date="2019-05-05T21:44:00Z">
        <w:r>
          <w:rPr>
            <w:rFonts w:cstheme="minorHAnsi"/>
            <w:color w:val="000000"/>
            <w:sz w:val="22"/>
            <w:szCs w:val="22"/>
          </w:rPr>
          <w:t>3.3.2 RDF e XML</w:t>
        </w:r>
      </w:ins>
    </w:p>
    <w:p w14:paraId="3F59F9FD" w14:textId="76B6CFDB" w:rsidR="0055501B"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1" w:author="Utente di Microsoft Office" w:date="2019-05-15T01:12:00Z"/>
          <w:rFonts w:cstheme="minorHAnsi"/>
          <w:color w:val="000000"/>
          <w:sz w:val="22"/>
          <w:szCs w:val="22"/>
        </w:rPr>
      </w:pPr>
      <w:r w:rsidRPr="00305917">
        <w:rPr>
          <w:rFonts w:cstheme="minorHAnsi"/>
          <w:color w:val="000000"/>
          <w:sz w:val="22"/>
          <w:szCs w:val="22"/>
          <w:rPrChange w:id="72" w:author="francesco" w:date="2019-05-02T09:17:00Z">
            <w:rPr>
              <w:rFonts w:cstheme="minorHAnsi"/>
              <w:color w:val="000000"/>
              <w:sz w:val="18"/>
              <w:szCs w:val="18"/>
            </w:rPr>
          </w:rPrChange>
        </w:rPr>
        <w:t xml:space="preserve">  3.4 Il linguaggio OWL</w:t>
      </w:r>
    </w:p>
    <w:p w14:paraId="5E50EF1B" w14:textId="681615A0" w:rsidR="00FC6F0B" w:rsidRDefault="00FC6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3" w:author="Utente di Microsoft Office" w:date="2019-05-15T01:12:00Z"/>
          <w:rFonts w:cstheme="minorHAnsi"/>
          <w:color w:val="000000"/>
          <w:sz w:val="22"/>
          <w:szCs w:val="22"/>
        </w:rPr>
      </w:pPr>
      <w:ins w:id="74" w:author="Utente di Microsoft Office" w:date="2019-05-15T01:12:00Z">
        <w:r>
          <w:rPr>
            <w:rFonts w:cstheme="minorHAnsi"/>
            <w:color w:val="000000"/>
            <w:sz w:val="22"/>
            <w:szCs w:val="22"/>
          </w:rPr>
          <w:t>3.4.1 Le classi OWL</w:t>
        </w:r>
      </w:ins>
    </w:p>
    <w:p w14:paraId="32489C9A" w14:textId="26A3C493" w:rsidR="00FC6F0B" w:rsidRDefault="00FC6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5" w:author="Utente di Microsoft Office" w:date="2019-05-16T00:03:00Z"/>
          <w:rFonts w:cstheme="minorHAnsi"/>
          <w:color w:val="000000"/>
          <w:sz w:val="22"/>
          <w:szCs w:val="22"/>
        </w:rPr>
      </w:pPr>
      <w:ins w:id="76" w:author="Utente di Microsoft Office" w:date="2019-05-15T01:12:00Z">
        <w:r>
          <w:rPr>
            <w:rFonts w:cstheme="minorHAnsi"/>
            <w:color w:val="000000"/>
            <w:sz w:val="22"/>
            <w:szCs w:val="22"/>
          </w:rPr>
          <w:t>3</w:t>
        </w:r>
      </w:ins>
      <w:ins w:id="77" w:author="Utente di Microsoft Office" w:date="2019-05-15T01:13:00Z">
        <w:r>
          <w:rPr>
            <w:rFonts w:cstheme="minorHAnsi"/>
            <w:color w:val="000000"/>
            <w:sz w:val="22"/>
            <w:szCs w:val="22"/>
          </w:rPr>
          <w:t>.4.</w:t>
        </w:r>
        <w:r w:rsidR="00081501">
          <w:rPr>
            <w:rFonts w:cstheme="minorHAnsi"/>
            <w:color w:val="000000"/>
            <w:sz w:val="22"/>
            <w:szCs w:val="22"/>
          </w:rPr>
          <w:t>2</w:t>
        </w:r>
        <w:r>
          <w:rPr>
            <w:rFonts w:cstheme="minorHAnsi"/>
            <w:color w:val="000000"/>
            <w:sz w:val="22"/>
            <w:szCs w:val="22"/>
          </w:rPr>
          <w:t xml:space="preserve"> Gli individui OWL</w:t>
        </w:r>
      </w:ins>
    </w:p>
    <w:p w14:paraId="73B91397" w14:textId="2D9804FB" w:rsidR="0030168F" w:rsidRDefault="00301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8" w:author="Utente di Microsoft Office" w:date="2019-05-19T11:16:00Z"/>
          <w:rFonts w:cstheme="minorHAnsi"/>
          <w:color w:val="000000"/>
          <w:sz w:val="22"/>
          <w:szCs w:val="22"/>
        </w:rPr>
      </w:pPr>
      <w:ins w:id="79" w:author="Utente di Microsoft Office" w:date="2019-05-16T00:03:00Z">
        <w:r>
          <w:rPr>
            <w:rFonts w:cstheme="minorHAnsi"/>
            <w:color w:val="000000"/>
            <w:sz w:val="22"/>
            <w:szCs w:val="22"/>
          </w:rPr>
          <w:t xml:space="preserve">3.4.3 Le </w:t>
        </w:r>
        <w:proofErr w:type="spellStart"/>
        <w:r>
          <w:rPr>
            <w:rFonts w:cstheme="minorHAnsi"/>
            <w:color w:val="000000"/>
            <w:sz w:val="22"/>
            <w:szCs w:val="22"/>
          </w:rPr>
          <w:t>propret</w:t>
        </w:r>
      </w:ins>
      <w:ins w:id="80" w:author="Utente di Microsoft Office" w:date="2019-05-16T00:04:00Z">
        <w:r>
          <w:rPr>
            <w:rFonts w:cstheme="minorHAnsi"/>
            <w:color w:val="000000"/>
            <w:sz w:val="22"/>
            <w:szCs w:val="22"/>
          </w:rPr>
          <w:t>à</w:t>
        </w:r>
        <w:proofErr w:type="spellEnd"/>
        <w:r>
          <w:rPr>
            <w:rFonts w:cstheme="minorHAnsi"/>
            <w:color w:val="000000"/>
            <w:sz w:val="22"/>
            <w:szCs w:val="22"/>
          </w:rPr>
          <w:t xml:space="preserve"> in OWL</w:t>
        </w:r>
      </w:ins>
    </w:p>
    <w:p w14:paraId="3C03E627" w14:textId="12825E3D" w:rsidR="00BB3FCF" w:rsidRPr="00C34218" w:rsidRDefault="00BB3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81" w:author="francesco" w:date="2019-05-02T09:17:00Z">
            <w:rPr>
              <w:rFonts w:cstheme="minorHAnsi"/>
              <w:color w:val="000000"/>
              <w:sz w:val="18"/>
              <w:szCs w:val="18"/>
            </w:rPr>
          </w:rPrChange>
        </w:rPr>
      </w:pPr>
      <w:ins w:id="82" w:author="Utente di Microsoft Office" w:date="2019-05-19T11:16:00Z">
        <w:r>
          <w:rPr>
            <w:rFonts w:cstheme="minorHAnsi"/>
            <w:color w:val="000000"/>
            <w:sz w:val="22"/>
            <w:szCs w:val="22"/>
          </w:rPr>
          <w:t>3.4.4 Combinazione di più ontologie in OWL</w:t>
        </w:r>
      </w:ins>
    </w:p>
    <w:p w14:paraId="79D82E68" w14:textId="4876C8DE"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83" w:author="francesco" w:date="2019-05-02T09:17:00Z">
            <w:rPr>
              <w:rFonts w:cstheme="minorHAnsi"/>
              <w:color w:val="000000"/>
              <w:sz w:val="18"/>
              <w:szCs w:val="18"/>
            </w:rPr>
          </w:rPrChange>
        </w:rPr>
      </w:pPr>
      <w:r w:rsidRPr="00305917">
        <w:rPr>
          <w:rFonts w:cstheme="minorHAnsi"/>
          <w:color w:val="000000"/>
          <w:sz w:val="22"/>
          <w:szCs w:val="22"/>
          <w:rPrChange w:id="84" w:author="francesco" w:date="2019-05-02T09:17:00Z">
            <w:rPr>
              <w:rFonts w:cstheme="minorHAnsi"/>
              <w:color w:val="000000"/>
              <w:sz w:val="18"/>
              <w:szCs w:val="18"/>
            </w:rPr>
          </w:rPrChange>
        </w:rPr>
        <w:t xml:space="preserve"> </w:t>
      </w:r>
      <w:ins w:id="85" w:author="Utente di Microsoft Office" w:date="2019-05-19T21:11:00Z">
        <w:r w:rsidR="00E152B4">
          <w:rPr>
            <w:rFonts w:cstheme="minorHAnsi"/>
            <w:color w:val="000000"/>
            <w:sz w:val="22"/>
            <w:szCs w:val="22"/>
          </w:rPr>
          <w:t xml:space="preserve">3.5 </w:t>
        </w:r>
      </w:ins>
      <w:del w:id="86" w:author="Utente di Microsoft Office" w:date="2019-05-19T21:11:00Z">
        <w:r w:rsidRPr="00305917" w:rsidDel="00E152B4">
          <w:rPr>
            <w:rFonts w:cstheme="minorHAnsi"/>
            <w:color w:val="000000"/>
            <w:sz w:val="22"/>
            <w:szCs w:val="22"/>
            <w:rPrChange w:id="87" w:author="francesco" w:date="2019-05-02T09:17:00Z">
              <w:rPr>
                <w:rFonts w:cstheme="minorHAnsi"/>
                <w:color w:val="000000"/>
                <w:sz w:val="18"/>
                <w:szCs w:val="18"/>
              </w:rPr>
            </w:rPrChange>
          </w:rPr>
          <w:delText xml:space="preserve"> - </w:delText>
        </w:r>
      </w:del>
      <w:r w:rsidRPr="00305917">
        <w:rPr>
          <w:rFonts w:cstheme="minorHAnsi"/>
          <w:color w:val="000000"/>
          <w:sz w:val="22"/>
          <w:szCs w:val="22"/>
          <w:rPrChange w:id="88" w:author="francesco" w:date="2019-05-02T09:17:00Z">
            <w:rPr>
              <w:rFonts w:cstheme="minorHAnsi"/>
              <w:color w:val="000000"/>
              <w:sz w:val="18"/>
              <w:szCs w:val="18"/>
            </w:rPr>
          </w:rPrChange>
        </w:rPr>
        <w:t xml:space="preserve">Strumenti per l'editing: </w:t>
      </w:r>
      <w:proofErr w:type="spellStart"/>
      <w:r w:rsidRPr="00305917">
        <w:rPr>
          <w:rFonts w:cstheme="minorHAnsi"/>
          <w:color w:val="000000"/>
          <w:sz w:val="22"/>
          <w:szCs w:val="22"/>
          <w:rPrChange w:id="89" w:author="francesco" w:date="2019-05-02T09:17:00Z">
            <w:rPr>
              <w:rFonts w:cstheme="minorHAnsi"/>
              <w:color w:val="000000"/>
              <w:sz w:val="18"/>
              <w:szCs w:val="18"/>
            </w:rPr>
          </w:rPrChange>
        </w:rPr>
        <w:t>Protege</w:t>
      </w:r>
      <w:proofErr w:type="spellEnd"/>
    </w:p>
    <w:p w14:paraId="75794144"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90" w:author="francesco" w:date="2019-05-02T09:17:00Z">
            <w:rPr>
              <w:rFonts w:cstheme="minorHAnsi"/>
              <w:color w:val="000000"/>
              <w:sz w:val="18"/>
              <w:szCs w:val="18"/>
            </w:rPr>
          </w:rPrChange>
        </w:rPr>
      </w:pPr>
      <w:r w:rsidRPr="00305917">
        <w:rPr>
          <w:rFonts w:cstheme="minorHAnsi"/>
          <w:color w:val="000000"/>
          <w:sz w:val="22"/>
          <w:szCs w:val="22"/>
          <w:rPrChange w:id="91" w:author="francesco" w:date="2019-05-02T09:17:00Z">
            <w:rPr>
              <w:rFonts w:cstheme="minorHAnsi"/>
              <w:color w:val="000000"/>
              <w:sz w:val="18"/>
              <w:szCs w:val="18"/>
            </w:rPr>
          </w:rPrChange>
        </w:rPr>
        <w:t xml:space="preserve">  - Strumenti per la persistenza: panoramica sui triple </w:t>
      </w:r>
      <w:proofErr w:type="spellStart"/>
      <w:r w:rsidRPr="00305917">
        <w:rPr>
          <w:rFonts w:cstheme="minorHAnsi"/>
          <w:color w:val="000000"/>
          <w:sz w:val="22"/>
          <w:szCs w:val="22"/>
          <w:rPrChange w:id="92" w:author="francesco" w:date="2019-05-02T09:17:00Z">
            <w:rPr>
              <w:rFonts w:cstheme="minorHAnsi"/>
              <w:color w:val="000000"/>
              <w:sz w:val="18"/>
              <w:szCs w:val="18"/>
            </w:rPr>
          </w:rPrChange>
        </w:rPr>
        <w:t>store</w:t>
      </w:r>
      <w:proofErr w:type="spellEnd"/>
    </w:p>
    <w:p w14:paraId="47C9C6B6"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93" w:author="francesco" w:date="2019-05-02T09:17:00Z">
            <w:rPr>
              <w:rFonts w:cstheme="minorHAnsi"/>
              <w:color w:val="000000"/>
              <w:sz w:val="18"/>
              <w:szCs w:val="18"/>
            </w:rPr>
          </w:rPrChange>
        </w:rPr>
      </w:pPr>
      <w:r w:rsidRPr="00305917">
        <w:rPr>
          <w:rFonts w:cstheme="minorHAnsi"/>
          <w:color w:val="000000"/>
          <w:sz w:val="22"/>
          <w:szCs w:val="22"/>
          <w:rPrChange w:id="94" w:author="francesco" w:date="2019-05-02T09:17:00Z">
            <w:rPr>
              <w:rFonts w:cstheme="minorHAnsi"/>
              <w:color w:val="000000"/>
              <w:sz w:val="18"/>
              <w:szCs w:val="18"/>
            </w:rPr>
          </w:rPrChange>
        </w:rPr>
        <w:t xml:space="preserve">  - Apache TDB</w:t>
      </w:r>
    </w:p>
    <w:p w14:paraId="22D91B72"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95" w:author="francesco" w:date="2019-05-02T09:17:00Z">
            <w:rPr>
              <w:rFonts w:cstheme="minorHAnsi"/>
              <w:color w:val="000000"/>
              <w:sz w:val="18"/>
              <w:szCs w:val="18"/>
            </w:rPr>
          </w:rPrChange>
        </w:rPr>
      </w:pPr>
      <w:r w:rsidRPr="00305917">
        <w:rPr>
          <w:rFonts w:cstheme="minorHAnsi"/>
          <w:color w:val="000000"/>
          <w:sz w:val="22"/>
          <w:szCs w:val="22"/>
          <w:rPrChange w:id="96" w:author="francesco" w:date="2019-05-02T09:17:00Z">
            <w:rPr>
              <w:rFonts w:cstheme="minorHAnsi"/>
              <w:color w:val="000000"/>
              <w:sz w:val="18"/>
              <w:szCs w:val="18"/>
            </w:rPr>
          </w:rPrChange>
        </w:rPr>
        <w:t xml:space="preserve">  - API per la </w:t>
      </w:r>
      <w:proofErr w:type="spellStart"/>
      <w:r w:rsidRPr="00305917">
        <w:rPr>
          <w:rFonts w:cstheme="minorHAnsi"/>
          <w:color w:val="000000"/>
          <w:sz w:val="22"/>
          <w:szCs w:val="22"/>
          <w:rPrChange w:id="97" w:author="francesco" w:date="2019-05-02T09:17:00Z">
            <w:rPr>
              <w:rFonts w:cstheme="minorHAnsi"/>
              <w:color w:val="000000"/>
              <w:sz w:val="18"/>
              <w:szCs w:val="18"/>
            </w:rPr>
          </w:rPrChange>
        </w:rPr>
        <w:t>manipolzione</w:t>
      </w:r>
      <w:proofErr w:type="spellEnd"/>
      <w:r w:rsidRPr="00305917">
        <w:rPr>
          <w:rFonts w:cstheme="minorHAnsi"/>
          <w:color w:val="000000"/>
          <w:sz w:val="22"/>
          <w:szCs w:val="22"/>
          <w:rPrChange w:id="98" w:author="francesco" w:date="2019-05-02T09:17:00Z">
            <w:rPr>
              <w:rFonts w:cstheme="minorHAnsi"/>
              <w:color w:val="000000"/>
              <w:sz w:val="18"/>
              <w:szCs w:val="18"/>
            </w:rPr>
          </w:rPrChange>
        </w:rPr>
        <w:t xml:space="preserve"> di ontologie: Jena API</w:t>
      </w:r>
    </w:p>
    <w:p w14:paraId="7DFEAA65"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99" w:author="francesco" w:date="2019-05-02T09:17:00Z">
            <w:rPr>
              <w:rFonts w:cstheme="minorHAnsi"/>
              <w:color w:val="000000"/>
              <w:sz w:val="18"/>
              <w:szCs w:val="18"/>
            </w:rPr>
          </w:rPrChange>
        </w:rPr>
      </w:pPr>
      <w:r w:rsidRPr="00305917">
        <w:rPr>
          <w:rFonts w:cstheme="minorHAnsi"/>
          <w:color w:val="000000"/>
          <w:sz w:val="22"/>
          <w:szCs w:val="22"/>
          <w:rPrChange w:id="100" w:author="francesco" w:date="2019-05-02T09:17:00Z">
            <w:rPr>
              <w:rFonts w:cstheme="minorHAnsi"/>
              <w:color w:val="000000"/>
              <w:sz w:val="18"/>
              <w:szCs w:val="18"/>
            </w:rPr>
          </w:rPrChange>
        </w:rPr>
        <w:t xml:space="preserve">  - Linguaggi per l'interrogazione: SPARQL</w:t>
      </w:r>
    </w:p>
    <w:p w14:paraId="2DDBD78F" w14:textId="77777777" w:rsidR="0055501B" w:rsidRPr="00C34218" w:rsidRDefault="0055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01" w:author="francesco" w:date="2019-05-02T09:17:00Z">
            <w:rPr>
              <w:rFonts w:cstheme="minorHAnsi"/>
              <w:color w:val="000000"/>
              <w:sz w:val="18"/>
              <w:szCs w:val="18"/>
            </w:rPr>
          </w:rPrChange>
        </w:rPr>
      </w:pPr>
    </w:p>
    <w:p w14:paraId="65E94DF5"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02" w:author="francesco" w:date="2019-05-02T09:17:00Z">
            <w:rPr>
              <w:rFonts w:cstheme="minorHAnsi"/>
              <w:color w:val="000000"/>
              <w:sz w:val="18"/>
              <w:szCs w:val="18"/>
            </w:rPr>
          </w:rPrChange>
        </w:rPr>
      </w:pPr>
      <w:r w:rsidRPr="00305917">
        <w:rPr>
          <w:rFonts w:cstheme="minorHAnsi"/>
          <w:color w:val="000000"/>
          <w:sz w:val="22"/>
          <w:szCs w:val="22"/>
          <w:rPrChange w:id="103" w:author="francesco" w:date="2019-05-02T09:17:00Z">
            <w:rPr>
              <w:rFonts w:cstheme="minorHAnsi"/>
              <w:color w:val="000000"/>
              <w:sz w:val="18"/>
              <w:szCs w:val="18"/>
            </w:rPr>
          </w:rPrChange>
        </w:rPr>
        <w:t>4. SVILUPPO DELL'ONTOLOGIA RELATIVA AI TEST NEUROPSICOLOGICI</w:t>
      </w:r>
    </w:p>
    <w:p w14:paraId="42609502" w14:textId="296751C4"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04" w:author="francesco" w:date="2019-05-02T09:17:00Z">
            <w:rPr>
              <w:rFonts w:cstheme="minorHAnsi"/>
              <w:color w:val="000000"/>
              <w:sz w:val="18"/>
              <w:szCs w:val="18"/>
            </w:rPr>
          </w:rPrChange>
        </w:rPr>
      </w:pPr>
      <w:del w:id="105" w:author="Utente di Microsoft Office" w:date="2019-05-21T23:59:00Z">
        <w:r w:rsidRPr="00305917" w:rsidDel="003705A2">
          <w:rPr>
            <w:rFonts w:cstheme="minorHAnsi"/>
            <w:color w:val="000000"/>
            <w:sz w:val="22"/>
            <w:szCs w:val="22"/>
            <w:rPrChange w:id="106" w:author="francesco" w:date="2019-05-02T09:17:00Z">
              <w:rPr>
                <w:rFonts w:cstheme="minorHAnsi"/>
                <w:color w:val="000000"/>
                <w:sz w:val="18"/>
                <w:szCs w:val="18"/>
              </w:rPr>
            </w:rPrChange>
          </w:rPr>
          <w:delText xml:space="preserve">- </w:delText>
        </w:r>
      </w:del>
      <w:ins w:id="107" w:author="Utente di Microsoft Office" w:date="2019-05-21T23:59:00Z">
        <w:r w:rsidR="003705A2">
          <w:rPr>
            <w:rFonts w:cstheme="minorHAnsi"/>
            <w:color w:val="000000"/>
            <w:sz w:val="22"/>
            <w:szCs w:val="22"/>
          </w:rPr>
          <w:t>4.1</w:t>
        </w:r>
        <w:r w:rsidR="003705A2" w:rsidRPr="00305917">
          <w:rPr>
            <w:rFonts w:cstheme="minorHAnsi"/>
            <w:color w:val="000000"/>
            <w:sz w:val="22"/>
            <w:szCs w:val="22"/>
            <w:rPrChange w:id="108" w:author="francesco" w:date="2019-05-02T09:17:00Z">
              <w:rPr>
                <w:rFonts w:cstheme="minorHAnsi"/>
                <w:color w:val="000000"/>
                <w:sz w:val="18"/>
                <w:szCs w:val="18"/>
              </w:rPr>
            </w:rPrChange>
          </w:rPr>
          <w:t xml:space="preserve"> </w:t>
        </w:r>
      </w:ins>
      <w:r w:rsidRPr="00305917">
        <w:rPr>
          <w:rFonts w:cstheme="minorHAnsi"/>
          <w:color w:val="000000"/>
          <w:sz w:val="22"/>
          <w:szCs w:val="22"/>
          <w:rPrChange w:id="109" w:author="francesco" w:date="2019-05-02T09:17:00Z">
            <w:rPr>
              <w:rFonts w:cstheme="minorHAnsi"/>
              <w:color w:val="000000"/>
              <w:sz w:val="18"/>
              <w:szCs w:val="18"/>
            </w:rPr>
          </w:rPrChange>
        </w:rPr>
        <w:t>Approccio e metodologia nel trattamento dei dati</w:t>
      </w:r>
    </w:p>
    <w:p w14:paraId="0E4141E0" w14:textId="2F21F5A8" w:rsidR="0055501B" w:rsidRPr="00C34218" w:rsidRDefault="0037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10" w:author="francesco" w:date="2019-05-02T09:17:00Z">
            <w:rPr>
              <w:rFonts w:cstheme="minorHAnsi"/>
              <w:color w:val="000000"/>
              <w:sz w:val="18"/>
              <w:szCs w:val="18"/>
            </w:rPr>
          </w:rPrChange>
        </w:rPr>
      </w:pPr>
      <w:ins w:id="111" w:author="Utente di Microsoft Office" w:date="2019-05-21T23:59:00Z">
        <w:r>
          <w:rPr>
            <w:rFonts w:cstheme="minorHAnsi"/>
            <w:color w:val="000000"/>
            <w:sz w:val="22"/>
            <w:szCs w:val="22"/>
          </w:rPr>
          <w:t>4.2</w:t>
        </w:r>
      </w:ins>
      <w:del w:id="112" w:author="Utente di Microsoft Office" w:date="2019-05-21T23:59:00Z">
        <w:r w:rsidR="00305917" w:rsidRPr="00305917" w:rsidDel="003705A2">
          <w:rPr>
            <w:rFonts w:cstheme="minorHAnsi"/>
            <w:color w:val="000000"/>
            <w:sz w:val="22"/>
            <w:szCs w:val="22"/>
            <w:rPrChange w:id="113" w:author="francesco" w:date="2019-05-02T09:17:00Z">
              <w:rPr>
                <w:rFonts w:cstheme="minorHAnsi"/>
                <w:color w:val="000000"/>
                <w:sz w:val="18"/>
                <w:szCs w:val="18"/>
              </w:rPr>
            </w:rPrChange>
          </w:rPr>
          <w:delText>-</w:delText>
        </w:r>
      </w:del>
      <w:r w:rsidR="00305917" w:rsidRPr="00305917">
        <w:rPr>
          <w:rFonts w:cstheme="minorHAnsi"/>
          <w:color w:val="000000"/>
          <w:sz w:val="22"/>
          <w:szCs w:val="22"/>
          <w:rPrChange w:id="114" w:author="francesco" w:date="2019-05-02T09:17:00Z">
            <w:rPr>
              <w:rFonts w:cstheme="minorHAnsi"/>
              <w:color w:val="000000"/>
              <w:sz w:val="18"/>
              <w:szCs w:val="18"/>
            </w:rPr>
          </w:rPrChange>
        </w:rPr>
        <w:t xml:space="preserve"> Sviluppo della </w:t>
      </w:r>
      <w:proofErr w:type="spellStart"/>
      <w:r w:rsidR="00305917" w:rsidRPr="00305917">
        <w:rPr>
          <w:rFonts w:cstheme="minorHAnsi"/>
          <w:color w:val="000000"/>
          <w:sz w:val="22"/>
          <w:szCs w:val="22"/>
          <w:rPrChange w:id="115" w:author="francesco" w:date="2019-05-02T09:17:00Z">
            <w:rPr>
              <w:rFonts w:cstheme="minorHAnsi"/>
              <w:color w:val="000000"/>
              <w:sz w:val="18"/>
              <w:szCs w:val="18"/>
            </w:rPr>
          </w:rPrChange>
        </w:rPr>
        <w:t>TBox</w:t>
      </w:r>
      <w:proofErr w:type="spellEnd"/>
      <w:r w:rsidR="00305917" w:rsidRPr="00305917">
        <w:rPr>
          <w:rFonts w:cstheme="minorHAnsi"/>
          <w:color w:val="000000"/>
          <w:sz w:val="22"/>
          <w:szCs w:val="22"/>
          <w:rPrChange w:id="116" w:author="francesco" w:date="2019-05-02T09:17:00Z">
            <w:rPr>
              <w:rFonts w:cstheme="minorHAnsi"/>
              <w:color w:val="000000"/>
              <w:sz w:val="18"/>
              <w:szCs w:val="18"/>
            </w:rPr>
          </w:rPrChange>
        </w:rPr>
        <w:t xml:space="preserve">, </w:t>
      </w:r>
      <w:proofErr w:type="spellStart"/>
      <w:r w:rsidR="00305917" w:rsidRPr="00305917">
        <w:rPr>
          <w:rFonts w:cstheme="minorHAnsi"/>
          <w:color w:val="000000"/>
          <w:sz w:val="22"/>
          <w:szCs w:val="22"/>
          <w:rPrChange w:id="117" w:author="francesco" w:date="2019-05-02T09:17:00Z">
            <w:rPr>
              <w:rFonts w:cstheme="minorHAnsi"/>
              <w:color w:val="000000"/>
              <w:sz w:val="18"/>
              <w:szCs w:val="18"/>
            </w:rPr>
          </w:rPrChange>
        </w:rPr>
        <w:t>Terminological</w:t>
      </w:r>
      <w:proofErr w:type="spellEnd"/>
      <w:r w:rsidR="00305917" w:rsidRPr="00305917">
        <w:rPr>
          <w:rFonts w:cstheme="minorHAnsi"/>
          <w:color w:val="000000"/>
          <w:sz w:val="22"/>
          <w:szCs w:val="22"/>
          <w:rPrChange w:id="118" w:author="francesco" w:date="2019-05-02T09:17:00Z">
            <w:rPr>
              <w:rFonts w:cstheme="minorHAnsi"/>
              <w:color w:val="000000"/>
              <w:sz w:val="18"/>
              <w:szCs w:val="18"/>
            </w:rPr>
          </w:rPrChange>
        </w:rPr>
        <w:t xml:space="preserve"> Box</w:t>
      </w:r>
    </w:p>
    <w:p w14:paraId="7888E12C" w14:textId="56FC9A92" w:rsidR="0055501B" w:rsidRPr="00C34218" w:rsidRDefault="0037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19" w:author="francesco" w:date="2019-05-02T09:17:00Z">
            <w:rPr>
              <w:rFonts w:cstheme="minorHAnsi"/>
              <w:color w:val="000000"/>
              <w:sz w:val="18"/>
              <w:szCs w:val="18"/>
            </w:rPr>
          </w:rPrChange>
        </w:rPr>
      </w:pPr>
      <w:ins w:id="120" w:author="Utente di Microsoft Office" w:date="2019-05-21T23:59:00Z">
        <w:r>
          <w:rPr>
            <w:rFonts w:cstheme="minorHAnsi"/>
            <w:color w:val="000000"/>
            <w:sz w:val="22"/>
            <w:szCs w:val="22"/>
          </w:rPr>
          <w:t>4.3</w:t>
        </w:r>
      </w:ins>
      <w:del w:id="121" w:author="Utente di Microsoft Office" w:date="2019-05-21T23:59:00Z">
        <w:r w:rsidR="00305917" w:rsidRPr="00305917" w:rsidDel="003705A2">
          <w:rPr>
            <w:rFonts w:cstheme="minorHAnsi"/>
            <w:color w:val="000000"/>
            <w:sz w:val="22"/>
            <w:szCs w:val="22"/>
            <w:rPrChange w:id="122" w:author="francesco" w:date="2019-05-02T09:17:00Z">
              <w:rPr>
                <w:rFonts w:cstheme="minorHAnsi"/>
                <w:color w:val="000000"/>
                <w:sz w:val="18"/>
                <w:szCs w:val="18"/>
              </w:rPr>
            </w:rPrChange>
          </w:rPr>
          <w:delText>-</w:delText>
        </w:r>
      </w:del>
      <w:r w:rsidR="00305917" w:rsidRPr="00305917">
        <w:rPr>
          <w:rFonts w:cstheme="minorHAnsi"/>
          <w:color w:val="000000"/>
          <w:sz w:val="22"/>
          <w:szCs w:val="22"/>
          <w:rPrChange w:id="123" w:author="francesco" w:date="2019-05-02T09:17:00Z">
            <w:rPr>
              <w:rFonts w:cstheme="minorHAnsi"/>
              <w:color w:val="000000"/>
              <w:sz w:val="18"/>
              <w:szCs w:val="18"/>
            </w:rPr>
          </w:rPrChange>
        </w:rPr>
        <w:t xml:space="preserve"> Inserimento degli individui la </w:t>
      </w:r>
      <w:proofErr w:type="spellStart"/>
      <w:r w:rsidR="00305917" w:rsidRPr="00305917">
        <w:rPr>
          <w:rFonts w:cstheme="minorHAnsi"/>
          <w:color w:val="000000"/>
          <w:sz w:val="22"/>
          <w:szCs w:val="22"/>
          <w:rPrChange w:id="124" w:author="francesco" w:date="2019-05-02T09:17:00Z">
            <w:rPr>
              <w:rFonts w:cstheme="minorHAnsi"/>
              <w:color w:val="000000"/>
              <w:sz w:val="18"/>
              <w:szCs w:val="18"/>
            </w:rPr>
          </w:rPrChange>
        </w:rPr>
        <w:t>ABox</w:t>
      </w:r>
      <w:proofErr w:type="spellEnd"/>
      <w:r w:rsidR="00305917" w:rsidRPr="00305917">
        <w:rPr>
          <w:rFonts w:cstheme="minorHAnsi"/>
          <w:color w:val="000000"/>
          <w:sz w:val="22"/>
          <w:szCs w:val="22"/>
          <w:rPrChange w:id="125" w:author="francesco" w:date="2019-05-02T09:17:00Z">
            <w:rPr>
              <w:rFonts w:cstheme="minorHAnsi"/>
              <w:color w:val="000000"/>
              <w:sz w:val="18"/>
              <w:szCs w:val="18"/>
            </w:rPr>
          </w:rPrChange>
        </w:rPr>
        <w:t xml:space="preserve">, </w:t>
      </w:r>
      <w:proofErr w:type="spellStart"/>
      <w:r w:rsidR="00305917" w:rsidRPr="00305917">
        <w:rPr>
          <w:rFonts w:cstheme="minorHAnsi"/>
          <w:color w:val="000000"/>
          <w:sz w:val="22"/>
          <w:szCs w:val="22"/>
          <w:rPrChange w:id="126" w:author="francesco" w:date="2019-05-02T09:17:00Z">
            <w:rPr>
              <w:rFonts w:cstheme="minorHAnsi"/>
              <w:color w:val="000000"/>
              <w:sz w:val="18"/>
              <w:szCs w:val="18"/>
            </w:rPr>
          </w:rPrChange>
        </w:rPr>
        <w:t>Assertion</w:t>
      </w:r>
      <w:proofErr w:type="spellEnd"/>
      <w:r w:rsidR="00305917" w:rsidRPr="00305917">
        <w:rPr>
          <w:rFonts w:cstheme="minorHAnsi"/>
          <w:color w:val="000000"/>
          <w:sz w:val="22"/>
          <w:szCs w:val="22"/>
          <w:rPrChange w:id="127" w:author="francesco" w:date="2019-05-02T09:17:00Z">
            <w:rPr>
              <w:rFonts w:cstheme="minorHAnsi"/>
              <w:color w:val="000000"/>
              <w:sz w:val="18"/>
              <w:szCs w:val="18"/>
            </w:rPr>
          </w:rPrChange>
        </w:rPr>
        <w:t xml:space="preserve"> Box</w:t>
      </w:r>
    </w:p>
    <w:p w14:paraId="36335B08" w14:textId="77777777" w:rsidR="0055501B" w:rsidRPr="00C34218" w:rsidRDefault="0055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28" w:author="francesco" w:date="2019-05-02T09:17:00Z">
            <w:rPr>
              <w:rFonts w:cstheme="minorHAnsi"/>
              <w:color w:val="000000"/>
              <w:sz w:val="18"/>
              <w:szCs w:val="18"/>
            </w:rPr>
          </w:rPrChange>
        </w:rPr>
      </w:pPr>
    </w:p>
    <w:p w14:paraId="6B381A18"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29" w:author="francesco" w:date="2019-05-02T09:17:00Z">
            <w:rPr>
              <w:rFonts w:cstheme="minorHAnsi"/>
              <w:color w:val="000000"/>
              <w:sz w:val="18"/>
              <w:szCs w:val="18"/>
            </w:rPr>
          </w:rPrChange>
        </w:rPr>
      </w:pPr>
      <w:r w:rsidRPr="00305917">
        <w:rPr>
          <w:rFonts w:cstheme="minorHAnsi"/>
          <w:color w:val="000000"/>
          <w:sz w:val="22"/>
          <w:szCs w:val="22"/>
          <w:rPrChange w:id="130" w:author="francesco" w:date="2019-05-02T09:17:00Z">
            <w:rPr>
              <w:rFonts w:cstheme="minorHAnsi"/>
              <w:color w:val="000000"/>
              <w:sz w:val="18"/>
              <w:szCs w:val="18"/>
            </w:rPr>
          </w:rPrChange>
        </w:rPr>
        <w:t>5. SPERIMENTAZIONE</w:t>
      </w:r>
    </w:p>
    <w:p w14:paraId="624E02E7" w14:textId="77777777" w:rsidR="0055501B" w:rsidRPr="00C34218"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31" w:author="francesco" w:date="2019-05-02T09:17:00Z">
            <w:rPr>
              <w:rFonts w:cstheme="minorHAnsi"/>
              <w:color w:val="000000"/>
              <w:sz w:val="18"/>
              <w:szCs w:val="18"/>
            </w:rPr>
          </w:rPrChange>
        </w:rPr>
      </w:pPr>
      <w:r w:rsidRPr="00305917">
        <w:rPr>
          <w:rFonts w:cstheme="minorHAnsi"/>
          <w:color w:val="000000"/>
          <w:sz w:val="22"/>
          <w:szCs w:val="22"/>
          <w:rPrChange w:id="132" w:author="francesco" w:date="2019-05-02T09:17:00Z">
            <w:rPr>
              <w:rFonts w:cstheme="minorHAnsi"/>
              <w:color w:val="000000"/>
              <w:sz w:val="18"/>
              <w:szCs w:val="18"/>
            </w:rPr>
          </w:rPrChange>
        </w:rPr>
        <w:t xml:space="preserve">- Ancora da definire bene, ma l'idea è quella di definire delle </w:t>
      </w:r>
      <w:proofErr w:type="spellStart"/>
      <w:r w:rsidRPr="00305917">
        <w:rPr>
          <w:rFonts w:cstheme="minorHAnsi"/>
          <w:color w:val="000000"/>
          <w:sz w:val="22"/>
          <w:szCs w:val="22"/>
          <w:rPrChange w:id="133" w:author="francesco" w:date="2019-05-02T09:17:00Z">
            <w:rPr>
              <w:rFonts w:cstheme="minorHAnsi"/>
              <w:color w:val="000000"/>
              <w:sz w:val="18"/>
              <w:szCs w:val="18"/>
            </w:rPr>
          </w:rPrChange>
        </w:rPr>
        <w:t>query</w:t>
      </w:r>
      <w:proofErr w:type="spellEnd"/>
      <w:r w:rsidRPr="00305917">
        <w:rPr>
          <w:rFonts w:cstheme="minorHAnsi"/>
          <w:color w:val="000000"/>
          <w:sz w:val="22"/>
          <w:szCs w:val="22"/>
          <w:rPrChange w:id="134" w:author="francesco" w:date="2019-05-02T09:17:00Z">
            <w:rPr>
              <w:rFonts w:cstheme="minorHAnsi"/>
              <w:color w:val="000000"/>
              <w:sz w:val="18"/>
              <w:szCs w:val="18"/>
            </w:rPr>
          </w:rPrChange>
        </w:rPr>
        <w:t xml:space="preserve"> in SPARQL. </w:t>
      </w:r>
      <w:proofErr w:type="gramStart"/>
      <w:r w:rsidRPr="00305917">
        <w:rPr>
          <w:rFonts w:cstheme="minorHAnsi"/>
          <w:color w:val="000000"/>
          <w:sz w:val="22"/>
          <w:szCs w:val="22"/>
          <w:rPrChange w:id="135" w:author="francesco" w:date="2019-05-02T09:17:00Z">
            <w:rPr>
              <w:rFonts w:cstheme="minorHAnsi"/>
              <w:color w:val="000000"/>
              <w:sz w:val="18"/>
              <w:szCs w:val="18"/>
            </w:rPr>
          </w:rPrChange>
        </w:rPr>
        <w:t>Ad esempio</w:t>
      </w:r>
      <w:proofErr w:type="gramEnd"/>
      <w:r w:rsidRPr="00305917">
        <w:rPr>
          <w:rFonts w:cstheme="minorHAnsi"/>
          <w:color w:val="000000"/>
          <w:sz w:val="22"/>
          <w:szCs w:val="22"/>
          <w:rPrChange w:id="136" w:author="francesco" w:date="2019-05-02T09:17:00Z">
            <w:rPr>
              <w:rFonts w:cstheme="minorHAnsi"/>
              <w:color w:val="000000"/>
              <w:sz w:val="18"/>
              <w:szCs w:val="18"/>
            </w:rPr>
          </w:rPrChange>
        </w:rPr>
        <w:t xml:space="preserve"> </w:t>
      </w:r>
      <w:proofErr w:type="spellStart"/>
      <w:r w:rsidRPr="00305917">
        <w:rPr>
          <w:rFonts w:cstheme="minorHAnsi"/>
          <w:color w:val="000000"/>
          <w:sz w:val="22"/>
          <w:szCs w:val="22"/>
          <w:rPrChange w:id="137" w:author="francesco" w:date="2019-05-02T09:17:00Z">
            <w:rPr>
              <w:rFonts w:cstheme="minorHAnsi"/>
              <w:color w:val="000000"/>
              <w:sz w:val="18"/>
              <w:szCs w:val="18"/>
            </w:rPr>
          </w:rPrChange>
        </w:rPr>
        <w:t>query</w:t>
      </w:r>
      <w:proofErr w:type="spellEnd"/>
      <w:r w:rsidRPr="00305917">
        <w:rPr>
          <w:rFonts w:cstheme="minorHAnsi"/>
          <w:color w:val="000000"/>
          <w:sz w:val="22"/>
          <w:szCs w:val="22"/>
          <w:rPrChange w:id="138" w:author="francesco" w:date="2019-05-02T09:17:00Z">
            <w:rPr>
              <w:rFonts w:cstheme="minorHAnsi"/>
              <w:color w:val="000000"/>
              <w:sz w:val="18"/>
              <w:szCs w:val="18"/>
            </w:rPr>
          </w:rPrChange>
        </w:rPr>
        <w:t xml:space="preserve"> che senza ontologia sarebbe più complicato realizzare.</w:t>
      </w:r>
    </w:p>
    <w:p w14:paraId="65D23F3E" w14:textId="77777777" w:rsidR="0055501B" w:rsidRPr="00C34218" w:rsidRDefault="0055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39" w:author="francesco" w:date="2019-05-02T09:17:00Z">
            <w:rPr>
              <w:rFonts w:cstheme="minorHAnsi"/>
              <w:color w:val="000000"/>
              <w:sz w:val="18"/>
              <w:szCs w:val="18"/>
            </w:rPr>
          </w:rPrChange>
        </w:rPr>
      </w:pPr>
    </w:p>
    <w:p w14:paraId="4DD119DF" w14:textId="77777777" w:rsidR="0055501B" w:rsidRDefault="0030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0" w:author="francesco" w:date="2019-05-02T09:18:00Z"/>
          <w:rFonts w:cstheme="minorHAnsi"/>
          <w:color w:val="000000"/>
          <w:sz w:val="22"/>
          <w:szCs w:val="22"/>
        </w:rPr>
      </w:pPr>
      <w:r w:rsidRPr="00305917">
        <w:rPr>
          <w:rFonts w:cstheme="minorHAnsi"/>
          <w:color w:val="000000"/>
          <w:sz w:val="22"/>
          <w:szCs w:val="22"/>
          <w:rPrChange w:id="141" w:author="francesco" w:date="2019-05-02T09:17:00Z">
            <w:rPr>
              <w:rFonts w:cstheme="minorHAnsi"/>
              <w:color w:val="000000"/>
              <w:sz w:val="18"/>
              <w:szCs w:val="18"/>
            </w:rPr>
          </w:rPrChange>
        </w:rPr>
        <w:t>6. CONCLUSIONI</w:t>
      </w:r>
    </w:p>
    <w:p w14:paraId="69DA4C83" w14:textId="77777777" w:rsidR="00C34218" w:rsidRPr="00C34218" w:rsidRDefault="00C34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2"/>
          <w:szCs w:val="22"/>
          <w:rPrChange w:id="142" w:author="francesco" w:date="2019-05-02T09:17:00Z">
            <w:rPr>
              <w:rFonts w:cstheme="minorHAnsi"/>
              <w:color w:val="000000"/>
              <w:sz w:val="18"/>
              <w:szCs w:val="18"/>
            </w:rPr>
          </w:rPrChange>
        </w:rPr>
      </w:pPr>
    </w:p>
    <w:p w14:paraId="76B628E2" w14:textId="77777777" w:rsidR="00C34218" w:rsidRDefault="00C34218">
      <w:pPr>
        <w:rPr>
          <w:ins w:id="143" w:author="francesco" w:date="2019-05-02T09:18:00Z"/>
          <w:rFonts w:cstheme="minorHAnsi"/>
          <w:sz w:val="22"/>
          <w:szCs w:val="22"/>
        </w:rPr>
      </w:pPr>
      <w:ins w:id="144" w:author="francesco" w:date="2019-05-02T09:18:00Z">
        <w:r>
          <w:rPr>
            <w:rFonts w:cstheme="minorHAnsi"/>
            <w:sz w:val="22"/>
            <w:szCs w:val="22"/>
          </w:rPr>
          <w:br w:type="page"/>
        </w:r>
      </w:ins>
    </w:p>
    <w:p w14:paraId="454B6A80" w14:textId="77777777" w:rsidR="00305917" w:rsidRPr="00B96E70" w:rsidRDefault="00305917">
      <w:pPr>
        <w:spacing w:line="276" w:lineRule="auto"/>
        <w:jc w:val="both"/>
        <w:rPr>
          <w:del w:id="145" w:author="francesco" w:date="2019-05-02T09:18:00Z"/>
          <w:rFonts w:cstheme="minorHAnsi"/>
          <w:color w:val="000000"/>
          <w:rPrChange w:id="146" w:author="Utente di Microsoft Office" w:date="2019-05-16T06:45:00Z">
            <w:rPr>
              <w:del w:id="147" w:author="francesco" w:date="2019-05-02T09:18:00Z"/>
            </w:rPr>
          </w:rPrChange>
        </w:rPr>
        <w:pPrChange w:id="148" w:author="Utente di Microsoft Office" w:date="2019-05-16T06:45:00Z">
          <w:pPr/>
        </w:pPrChange>
      </w:pPr>
    </w:p>
    <w:p w14:paraId="794188D6" w14:textId="77777777" w:rsidR="00305917" w:rsidRPr="00B96E70" w:rsidRDefault="00305917">
      <w:pPr>
        <w:spacing w:line="276" w:lineRule="auto"/>
        <w:jc w:val="both"/>
        <w:rPr>
          <w:del w:id="149" w:author="francesco" w:date="2019-05-02T09:18:00Z"/>
          <w:rFonts w:cstheme="minorHAnsi"/>
          <w:color w:val="000000"/>
          <w:rPrChange w:id="150" w:author="Utente di Microsoft Office" w:date="2019-05-16T06:45:00Z">
            <w:rPr>
              <w:del w:id="151" w:author="francesco" w:date="2019-05-02T09:18:00Z"/>
            </w:rPr>
          </w:rPrChange>
        </w:rPr>
        <w:pPrChange w:id="152" w:author="Utente di Microsoft Office" w:date="2019-05-16T06:45:00Z">
          <w:pPr/>
        </w:pPrChange>
      </w:pPr>
    </w:p>
    <w:p w14:paraId="622B7FDD" w14:textId="77777777" w:rsidR="00305917" w:rsidRPr="00B96E70" w:rsidRDefault="00305917">
      <w:pPr>
        <w:spacing w:line="276" w:lineRule="auto"/>
        <w:jc w:val="both"/>
        <w:rPr>
          <w:del w:id="153" w:author="francesco" w:date="2019-05-02T09:18:00Z"/>
          <w:rFonts w:cstheme="minorHAnsi"/>
          <w:color w:val="000000"/>
          <w:rPrChange w:id="154" w:author="Utente di Microsoft Office" w:date="2019-05-16T06:45:00Z">
            <w:rPr>
              <w:del w:id="155" w:author="francesco" w:date="2019-05-02T09:18:00Z"/>
            </w:rPr>
          </w:rPrChange>
        </w:rPr>
        <w:pPrChange w:id="156" w:author="Utente di Microsoft Office" w:date="2019-05-16T06:45:00Z">
          <w:pPr/>
        </w:pPrChange>
      </w:pPr>
    </w:p>
    <w:p w14:paraId="39D52085" w14:textId="77777777" w:rsidR="00305917" w:rsidRPr="00B96E70" w:rsidRDefault="00305917">
      <w:pPr>
        <w:spacing w:line="276" w:lineRule="auto"/>
        <w:jc w:val="both"/>
        <w:rPr>
          <w:del w:id="157" w:author="francesco" w:date="2019-05-02T09:18:00Z"/>
          <w:rFonts w:cstheme="minorHAnsi"/>
          <w:color w:val="000000"/>
          <w:rPrChange w:id="158" w:author="Utente di Microsoft Office" w:date="2019-05-16T06:45:00Z">
            <w:rPr>
              <w:del w:id="159" w:author="francesco" w:date="2019-05-02T09:18:00Z"/>
            </w:rPr>
          </w:rPrChange>
        </w:rPr>
        <w:pPrChange w:id="160" w:author="Utente di Microsoft Office" w:date="2019-05-16T06:45:00Z">
          <w:pPr/>
        </w:pPrChange>
      </w:pPr>
    </w:p>
    <w:p w14:paraId="404D62FC" w14:textId="77777777" w:rsidR="00305917" w:rsidRPr="00B96E70" w:rsidRDefault="00305917">
      <w:pPr>
        <w:spacing w:line="276" w:lineRule="auto"/>
        <w:jc w:val="both"/>
        <w:rPr>
          <w:del w:id="161" w:author="francesco" w:date="2019-05-02T09:18:00Z"/>
          <w:rFonts w:cstheme="minorHAnsi"/>
          <w:color w:val="000000"/>
          <w:rPrChange w:id="162" w:author="Utente di Microsoft Office" w:date="2019-05-16T06:45:00Z">
            <w:rPr>
              <w:del w:id="163" w:author="francesco" w:date="2019-05-02T09:18:00Z"/>
            </w:rPr>
          </w:rPrChange>
        </w:rPr>
        <w:pPrChange w:id="164" w:author="Utente di Microsoft Office" w:date="2019-05-16T06:45:00Z">
          <w:pPr/>
        </w:pPrChange>
      </w:pPr>
    </w:p>
    <w:p w14:paraId="73DB4120" w14:textId="77777777" w:rsidR="00305917" w:rsidRPr="00B96E70" w:rsidRDefault="00305917">
      <w:pPr>
        <w:spacing w:line="276" w:lineRule="auto"/>
        <w:jc w:val="both"/>
        <w:rPr>
          <w:del w:id="165" w:author="francesco" w:date="2019-05-02T09:18:00Z"/>
          <w:rFonts w:cstheme="minorHAnsi"/>
          <w:color w:val="000000"/>
          <w:rPrChange w:id="166" w:author="Utente di Microsoft Office" w:date="2019-05-16T06:45:00Z">
            <w:rPr>
              <w:del w:id="167" w:author="francesco" w:date="2019-05-02T09:18:00Z"/>
            </w:rPr>
          </w:rPrChange>
        </w:rPr>
        <w:pPrChange w:id="168" w:author="Utente di Microsoft Office" w:date="2019-05-16T06:45:00Z">
          <w:pPr/>
        </w:pPrChange>
      </w:pPr>
    </w:p>
    <w:p w14:paraId="3D5E51D3" w14:textId="77777777" w:rsidR="00305917" w:rsidRPr="00B96E70" w:rsidRDefault="00305917">
      <w:pPr>
        <w:spacing w:line="276" w:lineRule="auto"/>
        <w:jc w:val="both"/>
        <w:rPr>
          <w:del w:id="169" w:author="francesco" w:date="2019-05-02T09:18:00Z"/>
          <w:rFonts w:cstheme="minorHAnsi"/>
          <w:color w:val="000000"/>
          <w:rPrChange w:id="170" w:author="Utente di Microsoft Office" w:date="2019-05-16T06:45:00Z">
            <w:rPr>
              <w:del w:id="171" w:author="francesco" w:date="2019-05-02T09:18:00Z"/>
            </w:rPr>
          </w:rPrChange>
        </w:rPr>
        <w:pPrChange w:id="172" w:author="Utente di Microsoft Office" w:date="2019-05-16T06:45:00Z">
          <w:pPr/>
        </w:pPrChange>
      </w:pPr>
    </w:p>
    <w:p w14:paraId="6675E663" w14:textId="77777777" w:rsidR="00305917" w:rsidRPr="00B96E70" w:rsidRDefault="00305917">
      <w:pPr>
        <w:spacing w:line="276" w:lineRule="auto"/>
        <w:jc w:val="both"/>
        <w:rPr>
          <w:del w:id="173" w:author="francesco" w:date="2019-05-02T09:18:00Z"/>
          <w:rFonts w:cstheme="minorHAnsi"/>
          <w:color w:val="000000"/>
          <w:rPrChange w:id="174" w:author="Utente di Microsoft Office" w:date="2019-05-16T06:45:00Z">
            <w:rPr>
              <w:del w:id="175" w:author="francesco" w:date="2019-05-02T09:18:00Z"/>
            </w:rPr>
          </w:rPrChange>
        </w:rPr>
        <w:pPrChange w:id="176" w:author="Utente di Microsoft Office" w:date="2019-05-16T06:45:00Z">
          <w:pPr/>
        </w:pPrChange>
      </w:pPr>
    </w:p>
    <w:p w14:paraId="541462E4" w14:textId="77777777" w:rsidR="00305917" w:rsidRPr="00B96E70" w:rsidRDefault="00305917">
      <w:pPr>
        <w:spacing w:line="276" w:lineRule="auto"/>
        <w:jc w:val="both"/>
        <w:rPr>
          <w:del w:id="177" w:author="francesco" w:date="2019-05-02T09:18:00Z"/>
          <w:rFonts w:cstheme="minorHAnsi"/>
          <w:color w:val="000000"/>
          <w:rPrChange w:id="178" w:author="Utente di Microsoft Office" w:date="2019-05-16T06:45:00Z">
            <w:rPr>
              <w:del w:id="179" w:author="francesco" w:date="2019-05-02T09:18:00Z"/>
            </w:rPr>
          </w:rPrChange>
        </w:rPr>
        <w:pPrChange w:id="180" w:author="Utente di Microsoft Office" w:date="2019-05-16T06:45:00Z">
          <w:pPr/>
        </w:pPrChange>
      </w:pPr>
    </w:p>
    <w:p w14:paraId="2D22B97E" w14:textId="77777777" w:rsidR="00305917" w:rsidRPr="00B96E70" w:rsidRDefault="00305917">
      <w:pPr>
        <w:spacing w:line="276" w:lineRule="auto"/>
        <w:jc w:val="both"/>
        <w:rPr>
          <w:del w:id="181" w:author="francesco" w:date="2019-05-02T09:18:00Z"/>
          <w:rFonts w:cstheme="minorHAnsi"/>
          <w:color w:val="000000"/>
          <w:rPrChange w:id="182" w:author="Utente di Microsoft Office" w:date="2019-05-16T06:45:00Z">
            <w:rPr>
              <w:del w:id="183" w:author="francesco" w:date="2019-05-02T09:18:00Z"/>
            </w:rPr>
          </w:rPrChange>
        </w:rPr>
        <w:pPrChange w:id="184" w:author="Utente di Microsoft Office" w:date="2019-05-16T06:45:00Z">
          <w:pPr/>
        </w:pPrChange>
      </w:pPr>
    </w:p>
    <w:p w14:paraId="2832E97F" w14:textId="77777777" w:rsidR="00305917" w:rsidRPr="00B96E70" w:rsidRDefault="00305917">
      <w:pPr>
        <w:spacing w:line="276" w:lineRule="auto"/>
        <w:jc w:val="both"/>
        <w:rPr>
          <w:del w:id="185" w:author="francesco" w:date="2019-05-02T09:18:00Z"/>
          <w:rFonts w:cstheme="minorHAnsi"/>
          <w:color w:val="000000"/>
          <w:rPrChange w:id="186" w:author="Utente di Microsoft Office" w:date="2019-05-16T06:45:00Z">
            <w:rPr>
              <w:del w:id="187" w:author="francesco" w:date="2019-05-02T09:18:00Z"/>
            </w:rPr>
          </w:rPrChange>
        </w:rPr>
        <w:pPrChange w:id="188" w:author="Utente di Microsoft Office" w:date="2019-05-16T06:45:00Z">
          <w:pPr/>
        </w:pPrChange>
      </w:pPr>
    </w:p>
    <w:p w14:paraId="443474FE" w14:textId="77777777" w:rsidR="00305917" w:rsidRPr="00B96E70" w:rsidRDefault="00305917">
      <w:pPr>
        <w:spacing w:line="276" w:lineRule="auto"/>
        <w:jc w:val="both"/>
        <w:rPr>
          <w:del w:id="189" w:author="francesco" w:date="2019-05-02T09:18:00Z"/>
          <w:rFonts w:cstheme="minorHAnsi"/>
          <w:color w:val="000000"/>
          <w:rPrChange w:id="190" w:author="Utente di Microsoft Office" w:date="2019-05-16T06:45:00Z">
            <w:rPr>
              <w:del w:id="191" w:author="francesco" w:date="2019-05-02T09:18:00Z"/>
            </w:rPr>
          </w:rPrChange>
        </w:rPr>
        <w:pPrChange w:id="192" w:author="Utente di Microsoft Office" w:date="2019-05-16T06:45:00Z">
          <w:pPr/>
        </w:pPrChange>
      </w:pPr>
    </w:p>
    <w:p w14:paraId="2B791588" w14:textId="77777777" w:rsidR="00305917" w:rsidRPr="00B96E70" w:rsidRDefault="00305917">
      <w:pPr>
        <w:spacing w:line="276" w:lineRule="auto"/>
        <w:jc w:val="both"/>
        <w:rPr>
          <w:del w:id="193" w:author="francesco" w:date="2019-05-02T09:18:00Z"/>
          <w:rFonts w:cstheme="minorHAnsi"/>
          <w:color w:val="000000"/>
          <w:rPrChange w:id="194" w:author="Utente di Microsoft Office" w:date="2019-05-16T06:45:00Z">
            <w:rPr>
              <w:del w:id="195" w:author="francesco" w:date="2019-05-02T09:18:00Z"/>
            </w:rPr>
          </w:rPrChange>
        </w:rPr>
        <w:pPrChange w:id="196" w:author="Utente di Microsoft Office" w:date="2019-05-16T06:45:00Z">
          <w:pPr/>
        </w:pPrChange>
      </w:pPr>
    </w:p>
    <w:p w14:paraId="5F3BD367" w14:textId="77777777" w:rsidR="00305917" w:rsidRPr="00B96E70" w:rsidRDefault="00305917">
      <w:pPr>
        <w:spacing w:line="276" w:lineRule="auto"/>
        <w:jc w:val="both"/>
        <w:rPr>
          <w:del w:id="197" w:author="francesco" w:date="2019-05-02T09:18:00Z"/>
          <w:rFonts w:cstheme="minorHAnsi"/>
          <w:color w:val="000000"/>
          <w:rPrChange w:id="198" w:author="Utente di Microsoft Office" w:date="2019-05-16T06:45:00Z">
            <w:rPr>
              <w:del w:id="199" w:author="francesco" w:date="2019-05-02T09:18:00Z"/>
            </w:rPr>
          </w:rPrChange>
        </w:rPr>
        <w:pPrChange w:id="200" w:author="Utente di Microsoft Office" w:date="2019-05-16T06:45:00Z">
          <w:pPr/>
        </w:pPrChange>
      </w:pPr>
    </w:p>
    <w:p w14:paraId="1529FDD2" w14:textId="77777777" w:rsidR="00305917" w:rsidRPr="00B96E70" w:rsidRDefault="00305917">
      <w:pPr>
        <w:spacing w:line="276" w:lineRule="auto"/>
        <w:jc w:val="both"/>
        <w:rPr>
          <w:del w:id="201" w:author="francesco" w:date="2019-05-02T09:18:00Z"/>
          <w:rFonts w:cstheme="minorHAnsi"/>
          <w:color w:val="000000"/>
          <w:rPrChange w:id="202" w:author="Utente di Microsoft Office" w:date="2019-05-16T06:45:00Z">
            <w:rPr>
              <w:del w:id="203" w:author="francesco" w:date="2019-05-02T09:18:00Z"/>
            </w:rPr>
          </w:rPrChange>
        </w:rPr>
        <w:pPrChange w:id="204" w:author="Utente di Microsoft Office" w:date="2019-05-16T06:45:00Z">
          <w:pPr/>
        </w:pPrChange>
      </w:pPr>
    </w:p>
    <w:p w14:paraId="06FB2E3F" w14:textId="77777777" w:rsidR="00305917" w:rsidRPr="00B96E70" w:rsidRDefault="00305917">
      <w:pPr>
        <w:spacing w:line="276" w:lineRule="auto"/>
        <w:jc w:val="both"/>
        <w:rPr>
          <w:del w:id="205" w:author="francesco" w:date="2019-05-02T09:18:00Z"/>
          <w:rFonts w:cstheme="minorHAnsi"/>
          <w:color w:val="000000"/>
          <w:rPrChange w:id="206" w:author="Utente di Microsoft Office" w:date="2019-05-16T06:45:00Z">
            <w:rPr>
              <w:del w:id="207" w:author="francesco" w:date="2019-05-02T09:18:00Z"/>
            </w:rPr>
          </w:rPrChange>
        </w:rPr>
        <w:pPrChange w:id="208" w:author="Utente di Microsoft Office" w:date="2019-05-16T06:45:00Z">
          <w:pPr/>
        </w:pPrChange>
      </w:pPr>
    </w:p>
    <w:p w14:paraId="6D29C8E7" w14:textId="77777777" w:rsidR="00305917" w:rsidRPr="00B96E70" w:rsidRDefault="00305917">
      <w:pPr>
        <w:spacing w:line="276" w:lineRule="auto"/>
        <w:jc w:val="both"/>
        <w:rPr>
          <w:del w:id="209" w:author="francesco" w:date="2019-05-02T09:18:00Z"/>
          <w:rFonts w:cstheme="minorHAnsi"/>
          <w:color w:val="000000"/>
          <w:rPrChange w:id="210" w:author="Utente di Microsoft Office" w:date="2019-05-16T06:45:00Z">
            <w:rPr>
              <w:del w:id="211" w:author="francesco" w:date="2019-05-02T09:18:00Z"/>
            </w:rPr>
          </w:rPrChange>
        </w:rPr>
        <w:pPrChange w:id="212" w:author="Utente di Microsoft Office" w:date="2019-05-16T06:45:00Z">
          <w:pPr/>
        </w:pPrChange>
      </w:pPr>
    </w:p>
    <w:p w14:paraId="770D3196" w14:textId="77777777" w:rsidR="00305917" w:rsidRPr="00B96E70" w:rsidRDefault="00305917">
      <w:pPr>
        <w:spacing w:line="276" w:lineRule="auto"/>
        <w:jc w:val="both"/>
        <w:rPr>
          <w:del w:id="213" w:author="francesco" w:date="2019-05-02T09:18:00Z"/>
          <w:rFonts w:cstheme="minorHAnsi"/>
          <w:color w:val="000000"/>
          <w:rPrChange w:id="214" w:author="Utente di Microsoft Office" w:date="2019-05-16T06:45:00Z">
            <w:rPr>
              <w:del w:id="215" w:author="francesco" w:date="2019-05-02T09:18:00Z"/>
            </w:rPr>
          </w:rPrChange>
        </w:rPr>
        <w:pPrChange w:id="216" w:author="Utente di Microsoft Office" w:date="2019-05-16T06:45:00Z">
          <w:pPr/>
        </w:pPrChange>
      </w:pPr>
    </w:p>
    <w:p w14:paraId="50344871" w14:textId="77777777" w:rsidR="00305917" w:rsidRPr="00B96E70" w:rsidRDefault="00305917">
      <w:pPr>
        <w:spacing w:line="276" w:lineRule="auto"/>
        <w:jc w:val="both"/>
        <w:rPr>
          <w:del w:id="217" w:author="francesco" w:date="2019-05-02T09:18:00Z"/>
          <w:rFonts w:cstheme="minorHAnsi"/>
          <w:color w:val="000000"/>
        </w:rPr>
        <w:pPrChange w:id="218" w:author="Utente di Microsoft Office" w:date="2019-05-16T06:45:00Z">
          <w:pPr>
            <w:jc w:val="both"/>
          </w:pPr>
        </w:pPrChange>
      </w:pPr>
    </w:p>
    <w:p w14:paraId="00CC081F" w14:textId="77777777" w:rsidR="00305917" w:rsidRPr="00B96E70" w:rsidRDefault="00305917">
      <w:pPr>
        <w:spacing w:line="276" w:lineRule="auto"/>
        <w:jc w:val="both"/>
        <w:rPr>
          <w:del w:id="219" w:author="francesco" w:date="2019-05-02T09:17:00Z"/>
          <w:rFonts w:cstheme="minorHAnsi"/>
          <w:color w:val="000000"/>
        </w:rPr>
        <w:pPrChange w:id="220" w:author="Utente di Microsoft Office" w:date="2019-05-16T06:45:00Z">
          <w:pPr>
            <w:jc w:val="both"/>
          </w:pPr>
        </w:pPrChange>
      </w:pPr>
    </w:p>
    <w:p w14:paraId="2E604469" w14:textId="77777777" w:rsidR="00305917" w:rsidRPr="00B96E70" w:rsidRDefault="00305917">
      <w:pPr>
        <w:spacing w:line="276" w:lineRule="auto"/>
        <w:jc w:val="both"/>
        <w:rPr>
          <w:del w:id="221" w:author="francesco" w:date="2019-05-02T09:18:00Z"/>
          <w:rFonts w:cstheme="minorHAnsi"/>
          <w:color w:val="000000"/>
        </w:rPr>
        <w:pPrChange w:id="222" w:author="Utente di Microsoft Office" w:date="2019-05-16T06:45:00Z">
          <w:pPr>
            <w:jc w:val="both"/>
          </w:pPr>
        </w:pPrChange>
      </w:pPr>
    </w:p>
    <w:p w14:paraId="3E2D3DFF" w14:textId="321AC6B4" w:rsidR="00305917" w:rsidRDefault="005A5D7F" w:rsidP="00B96E70">
      <w:pPr>
        <w:spacing w:line="276" w:lineRule="auto"/>
        <w:jc w:val="both"/>
        <w:rPr>
          <w:ins w:id="223" w:author="Utente di Microsoft Office" w:date="2019-05-16T06:46:00Z"/>
          <w:rFonts w:cstheme="minorHAnsi"/>
          <w:color w:val="000000"/>
        </w:rPr>
      </w:pPr>
      <w:ins w:id="224" w:author="francesco" w:date="2019-05-02T09:05:00Z">
        <w:r w:rsidRPr="00B96E70">
          <w:rPr>
            <w:rFonts w:cstheme="minorHAnsi"/>
            <w:color w:val="000000"/>
          </w:rPr>
          <w:t>CAPITOLO 2</w:t>
        </w:r>
      </w:ins>
      <w:ins w:id="225" w:author="francesco" w:date="2019-05-02T09:28:00Z">
        <w:r w:rsidR="00BA6F45" w:rsidRPr="00B96E70">
          <w:rPr>
            <w:rFonts w:cstheme="minorHAnsi"/>
            <w:color w:val="000000"/>
          </w:rPr>
          <w:t>: Database pubblici</w:t>
        </w:r>
      </w:ins>
      <w:ins w:id="226" w:author="francesco" w:date="2019-05-02T09:30:00Z">
        <w:r w:rsidR="00BA6F45" w:rsidRPr="00B96E70">
          <w:rPr>
            <w:rFonts w:cstheme="minorHAnsi"/>
            <w:color w:val="000000"/>
          </w:rPr>
          <w:t xml:space="preserve"> sull</w:t>
        </w:r>
      </w:ins>
      <w:ins w:id="227" w:author="Utente di Microsoft Office" w:date="2019-05-08T00:25:00Z">
        <w:r w:rsidR="004857A3" w:rsidRPr="00B96E70">
          <w:rPr>
            <w:rFonts w:cstheme="minorHAnsi"/>
            <w:color w:val="000000"/>
          </w:rPr>
          <w:t>’</w:t>
        </w:r>
      </w:ins>
      <w:ins w:id="228" w:author="francesco" w:date="2019-05-02T09:30:00Z">
        <w:del w:id="229" w:author="Utente di Microsoft Office" w:date="2019-05-08T00:25:00Z">
          <w:r w:rsidR="00BA6F45" w:rsidRPr="00B96E70" w:rsidDel="004857A3">
            <w:rPr>
              <w:rFonts w:cstheme="minorHAnsi" w:hint="eastAsia"/>
              <w:color w:val="000000"/>
            </w:rPr>
            <w:delText>’</w:delText>
          </w:r>
        </w:del>
        <w:r w:rsidR="00BA6F45" w:rsidRPr="00B96E70">
          <w:rPr>
            <w:rFonts w:cstheme="minorHAnsi"/>
            <w:color w:val="000000"/>
          </w:rPr>
          <w:t>Alzheimer</w:t>
        </w:r>
      </w:ins>
    </w:p>
    <w:p w14:paraId="4845A5F5" w14:textId="77777777" w:rsidR="00B96E70" w:rsidRPr="00B96E70" w:rsidRDefault="00B96E70">
      <w:pPr>
        <w:spacing w:line="276" w:lineRule="auto"/>
        <w:jc w:val="both"/>
        <w:rPr>
          <w:ins w:id="230" w:author="francesco" w:date="2019-05-02T09:05:00Z"/>
          <w:rFonts w:cstheme="minorHAnsi"/>
          <w:color w:val="000000"/>
        </w:rPr>
        <w:pPrChange w:id="231" w:author="Utente di Microsoft Office" w:date="2019-05-16T06:45:00Z">
          <w:pPr>
            <w:jc w:val="both"/>
          </w:pPr>
        </w:pPrChange>
      </w:pPr>
    </w:p>
    <w:p w14:paraId="68B03A69" w14:textId="77777777" w:rsidR="00305917" w:rsidRPr="00B96E70" w:rsidRDefault="00305917">
      <w:pPr>
        <w:spacing w:line="276" w:lineRule="auto"/>
        <w:jc w:val="both"/>
        <w:rPr>
          <w:ins w:id="232" w:author="francesco" w:date="2019-05-02T09:33:00Z"/>
          <w:rFonts w:cstheme="minorHAnsi"/>
          <w:color w:val="000000"/>
          <w:sz w:val="20"/>
          <w:szCs w:val="20"/>
          <w:rPrChange w:id="233" w:author="Utente di Microsoft Office" w:date="2019-05-16T06:45:00Z">
            <w:rPr>
              <w:ins w:id="234" w:author="francesco" w:date="2019-05-02T09:33:00Z"/>
              <w:rFonts w:cstheme="minorHAnsi"/>
              <w:color w:val="000000"/>
              <w:sz w:val="22"/>
              <w:szCs w:val="22"/>
            </w:rPr>
          </w:rPrChange>
        </w:rPr>
        <w:pPrChange w:id="235" w:author="francesco" w:date="2019-05-02T11:06:00Z">
          <w:pPr>
            <w:jc w:val="both"/>
          </w:pPr>
        </w:pPrChange>
      </w:pPr>
      <w:ins w:id="236" w:author="francesco" w:date="2019-05-02T09:15:00Z">
        <w:r w:rsidRPr="00B96E70">
          <w:rPr>
            <w:rFonts w:cstheme="minorHAnsi"/>
            <w:color w:val="000000"/>
            <w:sz w:val="20"/>
            <w:szCs w:val="20"/>
            <w:rPrChange w:id="237" w:author="Utente di Microsoft Office" w:date="2019-05-16T06:45:00Z">
              <w:rPr>
                <w:rFonts w:cstheme="minorHAnsi"/>
                <w:color w:val="000000"/>
              </w:rPr>
            </w:rPrChange>
          </w:rPr>
          <w:t xml:space="preserve">Obiettivo </w:t>
        </w:r>
      </w:ins>
      <w:ins w:id="238" w:author="francesco" w:date="2019-05-02T09:18:00Z">
        <w:r w:rsidR="00C34218" w:rsidRPr="00B96E70">
          <w:rPr>
            <w:rFonts w:cstheme="minorHAnsi"/>
            <w:color w:val="000000"/>
            <w:sz w:val="20"/>
            <w:szCs w:val="20"/>
            <w:rPrChange w:id="239" w:author="Utente di Microsoft Office" w:date="2019-05-16T06:45:00Z">
              <w:rPr>
                <w:rFonts w:cstheme="minorHAnsi"/>
                <w:color w:val="000000"/>
                <w:sz w:val="22"/>
                <w:szCs w:val="22"/>
              </w:rPr>
            </w:rPrChange>
          </w:rPr>
          <w:t>di questo capitolo è quello di introdurre alcuni dei database pubblici contenenti dati relativi all</w:t>
        </w:r>
      </w:ins>
      <w:ins w:id="240" w:author="francesco" w:date="2019-05-02T09:19:00Z">
        <w:r w:rsidR="00C34218" w:rsidRPr="00B96E70">
          <w:rPr>
            <w:rFonts w:cstheme="minorHAnsi"/>
            <w:color w:val="000000"/>
            <w:sz w:val="20"/>
            <w:szCs w:val="20"/>
            <w:rPrChange w:id="241" w:author="Utente di Microsoft Office" w:date="2019-05-16T06:45:00Z">
              <w:rPr>
                <w:rFonts w:cstheme="minorHAnsi"/>
                <w:color w:val="000000"/>
                <w:sz w:val="22"/>
                <w:szCs w:val="22"/>
              </w:rPr>
            </w:rPrChange>
          </w:rPr>
          <w:t xml:space="preserve">’osservazione di soggetti </w:t>
        </w:r>
      </w:ins>
      <w:ins w:id="242" w:author="francesco" w:date="2019-05-02T09:20:00Z">
        <w:r w:rsidR="00C34218" w:rsidRPr="00B96E70">
          <w:rPr>
            <w:rFonts w:cstheme="minorHAnsi"/>
            <w:color w:val="000000"/>
            <w:sz w:val="20"/>
            <w:szCs w:val="20"/>
            <w:rPrChange w:id="243" w:author="Utente di Microsoft Office" w:date="2019-05-16T06:45:00Z">
              <w:rPr>
                <w:rFonts w:cstheme="minorHAnsi"/>
                <w:color w:val="000000"/>
                <w:sz w:val="22"/>
                <w:szCs w:val="22"/>
              </w:rPr>
            </w:rPrChange>
          </w:rPr>
          <w:t>che partecipano a studi su malattie neurodegenerative, e</w:t>
        </w:r>
      </w:ins>
      <w:ins w:id="244" w:author="francesco" w:date="2019-05-02T09:22:00Z">
        <w:r w:rsidR="00C34218" w:rsidRPr="00B96E70">
          <w:rPr>
            <w:rFonts w:cstheme="minorHAnsi"/>
            <w:color w:val="000000"/>
            <w:sz w:val="20"/>
            <w:szCs w:val="20"/>
            <w:rPrChange w:id="245" w:author="Utente di Microsoft Office" w:date="2019-05-16T06:45:00Z">
              <w:rPr>
                <w:rFonts w:cstheme="minorHAnsi"/>
                <w:color w:val="000000"/>
                <w:sz w:val="22"/>
                <w:szCs w:val="22"/>
              </w:rPr>
            </w:rPrChange>
          </w:rPr>
          <w:t xml:space="preserve"> </w:t>
        </w:r>
      </w:ins>
      <w:ins w:id="246" w:author="francesco" w:date="2019-05-02T09:23:00Z">
        <w:r w:rsidR="00F62CA7" w:rsidRPr="00B96E70">
          <w:rPr>
            <w:rFonts w:cstheme="minorHAnsi"/>
            <w:color w:val="000000"/>
            <w:sz w:val="20"/>
            <w:szCs w:val="20"/>
            <w:rPrChange w:id="247" w:author="Utente di Microsoft Office" w:date="2019-05-16T06:45:00Z">
              <w:rPr>
                <w:rFonts w:cstheme="minorHAnsi"/>
                <w:color w:val="000000"/>
                <w:sz w:val="22"/>
                <w:szCs w:val="22"/>
              </w:rPr>
            </w:rPrChange>
          </w:rPr>
          <w:t>sul</w:t>
        </w:r>
      </w:ins>
      <w:ins w:id="248" w:author="francesco" w:date="2019-05-02T09:20:00Z">
        <w:r w:rsidR="00C34218" w:rsidRPr="00B96E70">
          <w:rPr>
            <w:rFonts w:cstheme="minorHAnsi"/>
            <w:color w:val="000000"/>
            <w:sz w:val="20"/>
            <w:szCs w:val="20"/>
            <w:rPrChange w:id="249" w:author="Utente di Microsoft Office" w:date="2019-05-16T06:45:00Z">
              <w:rPr>
                <w:rFonts w:cstheme="minorHAnsi"/>
                <w:color w:val="000000"/>
                <w:sz w:val="22"/>
                <w:szCs w:val="22"/>
              </w:rPr>
            </w:rPrChange>
          </w:rPr>
          <w:t>l’Alzheimer</w:t>
        </w:r>
      </w:ins>
      <w:ins w:id="250" w:author="francesco" w:date="2019-05-02T09:22:00Z">
        <w:r w:rsidR="00C34218" w:rsidRPr="00B96E70">
          <w:rPr>
            <w:rFonts w:cstheme="minorHAnsi"/>
            <w:color w:val="000000"/>
            <w:sz w:val="20"/>
            <w:szCs w:val="20"/>
            <w:rPrChange w:id="251" w:author="Utente di Microsoft Office" w:date="2019-05-16T06:45:00Z">
              <w:rPr>
                <w:rFonts w:cstheme="minorHAnsi"/>
                <w:color w:val="000000"/>
                <w:sz w:val="22"/>
                <w:szCs w:val="22"/>
              </w:rPr>
            </w:rPrChange>
          </w:rPr>
          <w:t xml:space="preserve"> nello specifico</w:t>
        </w:r>
      </w:ins>
      <w:ins w:id="252" w:author="francesco" w:date="2019-05-02T09:20:00Z">
        <w:r w:rsidR="00C34218" w:rsidRPr="00B96E70">
          <w:rPr>
            <w:rFonts w:cstheme="minorHAnsi"/>
            <w:color w:val="000000"/>
            <w:sz w:val="20"/>
            <w:szCs w:val="20"/>
            <w:rPrChange w:id="253" w:author="Utente di Microsoft Office" w:date="2019-05-16T06:45:00Z">
              <w:rPr>
                <w:rFonts w:cstheme="minorHAnsi"/>
                <w:color w:val="000000"/>
                <w:sz w:val="22"/>
                <w:szCs w:val="22"/>
              </w:rPr>
            </w:rPrChange>
          </w:rPr>
          <w:t>.</w:t>
        </w:r>
      </w:ins>
      <w:ins w:id="254" w:author="francesco" w:date="2019-05-02T09:22:00Z">
        <w:r w:rsidR="00C34218" w:rsidRPr="00B96E70">
          <w:rPr>
            <w:rFonts w:cstheme="minorHAnsi"/>
            <w:color w:val="000000"/>
            <w:sz w:val="20"/>
            <w:szCs w:val="20"/>
            <w:rPrChange w:id="255" w:author="Utente di Microsoft Office" w:date="2019-05-16T06:45:00Z">
              <w:rPr>
                <w:rFonts w:cstheme="minorHAnsi"/>
                <w:color w:val="000000"/>
                <w:sz w:val="22"/>
                <w:szCs w:val="22"/>
              </w:rPr>
            </w:rPrChange>
          </w:rPr>
          <w:t xml:space="preserve"> In particolare, vengono presentati due database</w:t>
        </w:r>
      </w:ins>
      <w:ins w:id="256" w:author="francesco" w:date="2019-05-02T09:23:00Z">
        <w:r w:rsidR="00C34218" w:rsidRPr="00B96E70">
          <w:rPr>
            <w:rFonts w:cstheme="minorHAnsi"/>
            <w:color w:val="000000"/>
            <w:sz w:val="20"/>
            <w:szCs w:val="20"/>
            <w:rPrChange w:id="257" w:author="Utente di Microsoft Office" w:date="2019-05-16T06:45:00Z">
              <w:rPr>
                <w:rFonts w:cstheme="minorHAnsi"/>
                <w:color w:val="000000"/>
                <w:sz w:val="22"/>
                <w:szCs w:val="22"/>
              </w:rPr>
            </w:rPrChange>
          </w:rPr>
          <w:t xml:space="preserve">, che sono il risultato di due </w:t>
        </w:r>
      </w:ins>
      <w:ins w:id="258" w:author="francesco" w:date="2019-05-02T09:25:00Z">
        <w:r w:rsidR="007E38A3" w:rsidRPr="00B96E70">
          <w:rPr>
            <w:rFonts w:cstheme="minorHAnsi"/>
            <w:color w:val="000000"/>
            <w:sz w:val="20"/>
            <w:szCs w:val="20"/>
            <w:rPrChange w:id="259" w:author="Utente di Microsoft Office" w:date="2019-05-16T06:45:00Z">
              <w:rPr>
                <w:rFonts w:cstheme="minorHAnsi"/>
                <w:color w:val="000000"/>
                <w:sz w:val="22"/>
                <w:szCs w:val="22"/>
              </w:rPr>
            </w:rPrChange>
          </w:rPr>
          <w:t>iniziative</w:t>
        </w:r>
      </w:ins>
      <w:ins w:id="260" w:author="francesco" w:date="2019-05-02T09:23:00Z">
        <w:r w:rsidR="007253F6" w:rsidRPr="00B96E70">
          <w:rPr>
            <w:rFonts w:cstheme="minorHAnsi"/>
            <w:color w:val="000000"/>
            <w:sz w:val="20"/>
            <w:szCs w:val="20"/>
            <w:rPrChange w:id="261" w:author="Utente di Microsoft Office" w:date="2019-05-16T06:45:00Z">
              <w:rPr>
                <w:rFonts w:cstheme="minorHAnsi"/>
                <w:color w:val="000000"/>
                <w:sz w:val="22"/>
                <w:szCs w:val="22"/>
              </w:rPr>
            </w:rPrChange>
          </w:rPr>
          <w:t xml:space="preserve"> differenti</w:t>
        </w:r>
      </w:ins>
      <w:ins w:id="262" w:author="francesco" w:date="2019-05-02T09:42:00Z">
        <w:r w:rsidR="007253F6" w:rsidRPr="00B96E70">
          <w:rPr>
            <w:rFonts w:cstheme="minorHAnsi"/>
            <w:color w:val="000000"/>
            <w:sz w:val="20"/>
            <w:szCs w:val="20"/>
            <w:rPrChange w:id="263" w:author="Utente di Microsoft Office" w:date="2019-05-16T06:45:00Z">
              <w:rPr>
                <w:rFonts w:cstheme="minorHAnsi"/>
                <w:color w:val="000000"/>
                <w:sz w:val="22"/>
                <w:szCs w:val="22"/>
              </w:rPr>
            </w:rPrChange>
          </w:rPr>
          <w:t xml:space="preserve">: </w:t>
        </w:r>
      </w:ins>
      <w:proofErr w:type="spellStart"/>
      <w:ins w:id="264" w:author="francesco" w:date="2019-05-02T09:23:00Z">
        <w:r w:rsidR="00A00E56" w:rsidRPr="00B96E70">
          <w:rPr>
            <w:rFonts w:cstheme="minorHAnsi"/>
            <w:color w:val="000000"/>
            <w:sz w:val="20"/>
            <w:szCs w:val="20"/>
            <w:rPrChange w:id="265" w:author="Utente di Microsoft Office" w:date="2019-05-16T06:45:00Z">
              <w:rPr>
                <w:rFonts w:cstheme="minorHAnsi"/>
                <w:color w:val="000000"/>
                <w:sz w:val="22"/>
                <w:szCs w:val="22"/>
              </w:rPr>
            </w:rPrChange>
          </w:rPr>
          <w:t>AddNeuro</w:t>
        </w:r>
      </w:ins>
      <w:ins w:id="266" w:author="francesco" w:date="2019-05-02T09:50:00Z">
        <w:r w:rsidR="00A00E56" w:rsidRPr="00B96E70">
          <w:rPr>
            <w:rFonts w:cstheme="minorHAnsi"/>
            <w:color w:val="000000"/>
            <w:sz w:val="20"/>
            <w:szCs w:val="20"/>
            <w:rPrChange w:id="267" w:author="Utente di Microsoft Office" w:date="2019-05-16T06:45:00Z">
              <w:rPr>
                <w:rFonts w:cstheme="minorHAnsi"/>
                <w:color w:val="000000"/>
                <w:sz w:val="22"/>
                <w:szCs w:val="22"/>
              </w:rPr>
            </w:rPrChange>
          </w:rPr>
          <w:t>M</w:t>
        </w:r>
      </w:ins>
      <w:ins w:id="268" w:author="francesco" w:date="2019-05-02T09:23:00Z">
        <w:r w:rsidR="00C34218" w:rsidRPr="00B96E70">
          <w:rPr>
            <w:rFonts w:cstheme="minorHAnsi"/>
            <w:color w:val="000000"/>
            <w:sz w:val="20"/>
            <w:szCs w:val="20"/>
            <w:rPrChange w:id="269" w:author="Utente di Microsoft Office" w:date="2019-05-16T06:45:00Z">
              <w:rPr>
                <w:rFonts w:cstheme="minorHAnsi"/>
                <w:color w:val="000000"/>
                <w:sz w:val="22"/>
                <w:szCs w:val="22"/>
              </w:rPr>
            </w:rPrChange>
          </w:rPr>
          <w:t>ed</w:t>
        </w:r>
        <w:proofErr w:type="spellEnd"/>
        <w:r w:rsidR="00C34218" w:rsidRPr="00B96E70">
          <w:rPr>
            <w:rFonts w:cstheme="minorHAnsi"/>
            <w:color w:val="000000"/>
            <w:sz w:val="20"/>
            <w:szCs w:val="20"/>
            <w:rPrChange w:id="270" w:author="Utente di Microsoft Office" w:date="2019-05-16T06:45:00Z">
              <w:rPr>
                <w:rFonts w:cstheme="minorHAnsi"/>
                <w:color w:val="000000"/>
                <w:sz w:val="22"/>
                <w:szCs w:val="22"/>
              </w:rPr>
            </w:rPrChange>
          </w:rPr>
          <w:t xml:space="preserve"> ed ADNI</w:t>
        </w:r>
      </w:ins>
      <w:ins w:id="271" w:author="francesco" w:date="2019-05-02T09:51:00Z">
        <w:r w:rsidR="00A00E56" w:rsidRPr="00B96E70">
          <w:rPr>
            <w:rFonts w:cstheme="minorHAnsi"/>
            <w:color w:val="000000"/>
            <w:sz w:val="20"/>
            <w:szCs w:val="20"/>
            <w:rPrChange w:id="272" w:author="Utente di Microsoft Office" w:date="2019-05-16T06:45:00Z">
              <w:rPr>
                <w:rFonts w:cstheme="minorHAnsi"/>
                <w:color w:val="000000"/>
                <w:sz w:val="22"/>
                <w:szCs w:val="22"/>
              </w:rPr>
            </w:rPrChange>
          </w:rPr>
          <w:t>, e che rappresentano</w:t>
        </w:r>
      </w:ins>
      <w:ins w:id="273" w:author="francesco" w:date="2019-05-02T09:52:00Z">
        <w:r w:rsidR="00A00E56" w:rsidRPr="00B96E70">
          <w:rPr>
            <w:rFonts w:cstheme="minorHAnsi"/>
            <w:color w:val="000000"/>
            <w:sz w:val="20"/>
            <w:szCs w:val="20"/>
            <w:rPrChange w:id="274" w:author="Utente di Microsoft Office" w:date="2019-05-16T06:45:00Z">
              <w:rPr>
                <w:rFonts w:cstheme="minorHAnsi"/>
                <w:color w:val="000000"/>
                <w:sz w:val="22"/>
                <w:szCs w:val="22"/>
              </w:rPr>
            </w:rPrChange>
          </w:rPr>
          <w:t>,</w:t>
        </w:r>
      </w:ins>
      <w:ins w:id="275" w:author="francesco" w:date="2019-05-02T09:51:00Z">
        <w:r w:rsidR="00A00E56" w:rsidRPr="00B96E70">
          <w:rPr>
            <w:rFonts w:cstheme="minorHAnsi"/>
            <w:color w:val="000000"/>
            <w:sz w:val="20"/>
            <w:szCs w:val="20"/>
            <w:rPrChange w:id="276" w:author="Utente di Microsoft Office" w:date="2019-05-16T06:45:00Z">
              <w:rPr>
                <w:rFonts w:cstheme="minorHAnsi"/>
                <w:color w:val="000000"/>
                <w:sz w:val="22"/>
                <w:szCs w:val="22"/>
              </w:rPr>
            </w:rPrChange>
          </w:rPr>
          <w:t xml:space="preserve"> </w:t>
        </w:r>
      </w:ins>
      <w:ins w:id="277" w:author="francesco" w:date="2019-05-02T09:52:00Z">
        <w:r w:rsidR="00A00E56" w:rsidRPr="00B96E70">
          <w:rPr>
            <w:rFonts w:cstheme="minorHAnsi"/>
            <w:color w:val="000000"/>
            <w:sz w:val="20"/>
            <w:szCs w:val="20"/>
            <w:rPrChange w:id="278" w:author="Utente di Microsoft Office" w:date="2019-05-16T06:45:00Z">
              <w:rPr>
                <w:rFonts w:cstheme="minorHAnsi"/>
                <w:color w:val="000000"/>
                <w:sz w:val="22"/>
                <w:szCs w:val="22"/>
              </w:rPr>
            </w:rPrChange>
          </w:rPr>
          <w:t xml:space="preserve">rispettivamente, </w:t>
        </w:r>
      </w:ins>
      <w:ins w:id="279" w:author="francesco" w:date="2019-05-02T09:51:00Z">
        <w:r w:rsidR="00A00E56" w:rsidRPr="00B96E70">
          <w:rPr>
            <w:rFonts w:cstheme="minorHAnsi"/>
            <w:color w:val="000000"/>
            <w:sz w:val="20"/>
            <w:szCs w:val="20"/>
            <w:rPrChange w:id="280" w:author="Utente di Microsoft Office" w:date="2019-05-16T06:45:00Z">
              <w:rPr>
                <w:rFonts w:cstheme="minorHAnsi"/>
                <w:color w:val="000000"/>
                <w:sz w:val="22"/>
                <w:szCs w:val="22"/>
              </w:rPr>
            </w:rPrChange>
          </w:rPr>
          <w:t>un’iniziativa europea ed americana.</w:t>
        </w:r>
      </w:ins>
    </w:p>
    <w:p w14:paraId="4BBDBD56" w14:textId="77777777" w:rsidR="00305917" w:rsidRPr="00B96E70" w:rsidRDefault="00B81BF8">
      <w:pPr>
        <w:spacing w:line="276" w:lineRule="auto"/>
        <w:jc w:val="both"/>
        <w:rPr>
          <w:ins w:id="281" w:author="francesco" w:date="2019-05-02T09:40:00Z"/>
          <w:rFonts w:cstheme="minorHAnsi"/>
          <w:color w:val="000000"/>
          <w:sz w:val="20"/>
          <w:szCs w:val="20"/>
          <w:rPrChange w:id="282" w:author="Utente di Microsoft Office" w:date="2019-05-16T06:45:00Z">
            <w:rPr>
              <w:ins w:id="283" w:author="francesco" w:date="2019-05-02T09:40:00Z"/>
              <w:rFonts w:cstheme="minorHAnsi"/>
              <w:color w:val="000000"/>
              <w:sz w:val="22"/>
              <w:szCs w:val="22"/>
            </w:rPr>
          </w:rPrChange>
        </w:rPr>
        <w:pPrChange w:id="284" w:author="francesco" w:date="2019-05-02T11:06:00Z">
          <w:pPr>
            <w:jc w:val="both"/>
          </w:pPr>
        </w:pPrChange>
      </w:pPr>
      <w:ins w:id="285" w:author="francesco" w:date="2019-05-02T09:41:00Z">
        <w:r w:rsidRPr="00B96E70">
          <w:rPr>
            <w:rFonts w:cstheme="minorHAnsi"/>
            <w:color w:val="000000"/>
            <w:sz w:val="20"/>
            <w:szCs w:val="20"/>
            <w:rPrChange w:id="286" w:author="Utente di Microsoft Office" w:date="2019-05-16T06:45:00Z">
              <w:rPr>
                <w:rFonts w:cstheme="minorHAnsi"/>
                <w:color w:val="000000"/>
                <w:sz w:val="22"/>
                <w:szCs w:val="22"/>
              </w:rPr>
            </w:rPrChange>
          </w:rPr>
          <w:t>Q</w:t>
        </w:r>
      </w:ins>
      <w:ins w:id="287" w:author="francesco" w:date="2019-05-02T09:36:00Z">
        <w:r w:rsidRPr="00B96E70">
          <w:rPr>
            <w:rFonts w:cstheme="minorHAnsi"/>
            <w:color w:val="000000"/>
            <w:sz w:val="20"/>
            <w:szCs w:val="20"/>
            <w:rPrChange w:id="288" w:author="Utente di Microsoft Office" w:date="2019-05-16T06:45:00Z">
              <w:rPr>
                <w:rFonts w:cstheme="minorHAnsi"/>
                <w:color w:val="000000"/>
                <w:sz w:val="22"/>
                <w:szCs w:val="22"/>
              </w:rPr>
            </w:rPrChange>
          </w:rPr>
          <w:t xml:space="preserve">uesti due </w:t>
        </w:r>
      </w:ins>
      <w:ins w:id="289" w:author="francesco" w:date="2019-05-02T09:34:00Z">
        <w:r w:rsidR="00F227A8" w:rsidRPr="00B96E70">
          <w:rPr>
            <w:rFonts w:cstheme="minorHAnsi"/>
            <w:color w:val="000000"/>
            <w:sz w:val="20"/>
            <w:szCs w:val="20"/>
            <w:rPrChange w:id="290" w:author="Utente di Microsoft Office" w:date="2019-05-16T06:45:00Z">
              <w:rPr>
                <w:rFonts w:cstheme="minorHAnsi"/>
                <w:color w:val="000000"/>
                <w:sz w:val="22"/>
                <w:szCs w:val="22"/>
              </w:rPr>
            </w:rPrChange>
          </w:rPr>
          <w:t xml:space="preserve">studi </w:t>
        </w:r>
        <w:r w:rsidR="00305917" w:rsidRPr="00B96E70">
          <w:rPr>
            <w:rFonts w:cstheme="minorHAnsi"/>
            <w:i/>
            <w:color w:val="000000"/>
            <w:sz w:val="20"/>
            <w:szCs w:val="20"/>
            <w:rPrChange w:id="291" w:author="Utente di Microsoft Office" w:date="2019-05-16T06:45:00Z">
              <w:rPr>
                <w:rFonts w:cstheme="minorHAnsi"/>
                <w:color w:val="000000"/>
                <w:sz w:val="22"/>
                <w:szCs w:val="22"/>
              </w:rPr>
            </w:rPrChange>
          </w:rPr>
          <w:t>multi-centro</w:t>
        </w:r>
        <w:r w:rsidR="00F227A8" w:rsidRPr="00B96E70">
          <w:rPr>
            <w:rFonts w:cstheme="minorHAnsi"/>
            <w:color w:val="000000"/>
            <w:sz w:val="20"/>
            <w:szCs w:val="20"/>
            <w:rPrChange w:id="292" w:author="Utente di Microsoft Office" w:date="2019-05-16T06:45:00Z">
              <w:rPr>
                <w:rFonts w:cstheme="minorHAnsi"/>
                <w:color w:val="000000"/>
                <w:sz w:val="22"/>
                <w:szCs w:val="22"/>
              </w:rPr>
            </w:rPrChange>
          </w:rPr>
          <w:t xml:space="preserve">, </w:t>
        </w:r>
      </w:ins>
      <w:ins w:id="293" w:author="francesco" w:date="2019-05-02T09:36:00Z">
        <w:r w:rsidRPr="00B96E70">
          <w:rPr>
            <w:rFonts w:cstheme="minorHAnsi"/>
            <w:color w:val="000000"/>
            <w:sz w:val="20"/>
            <w:szCs w:val="20"/>
            <w:rPrChange w:id="294" w:author="Utente di Microsoft Office" w:date="2019-05-16T06:45:00Z">
              <w:rPr>
                <w:rFonts w:cstheme="minorHAnsi"/>
                <w:color w:val="000000"/>
                <w:sz w:val="22"/>
                <w:szCs w:val="22"/>
              </w:rPr>
            </w:rPrChange>
          </w:rPr>
          <w:t xml:space="preserve">nei quali quindi </w:t>
        </w:r>
      </w:ins>
      <w:ins w:id="295" w:author="francesco" w:date="2019-05-02T09:34:00Z">
        <w:r w:rsidR="00F227A8" w:rsidRPr="00B96E70">
          <w:rPr>
            <w:rFonts w:cstheme="minorHAnsi"/>
            <w:color w:val="000000"/>
            <w:sz w:val="20"/>
            <w:szCs w:val="20"/>
            <w:rPrChange w:id="296" w:author="Utente di Microsoft Office" w:date="2019-05-16T06:45:00Z">
              <w:rPr>
                <w:rFonts w:cstheme="minorHAnsi"/>
                <w:color w:val="000000"/>
                <w:sz w:val="22"/>
                <w:szCs w:val="22"/>
              </w:rPr>
            </w:rPrChange>
          </w:rPr>
          <w:t xml:space="preserve">i dati sono raccolti </w:t>
        </w:r>
      </w:ins>
      <w:ins w:id="297" w:author="francesco" w:date="2019-05-02T09:36:00Z">
        <w:r w:rsidRPr="00B96E70">
          <w:rPr>
            <w:rFonts w:cstheme="minorHAnsi"/>
            <w:color w:val="000000"/>
            <w:sz w:val="20"/>
            <w:szCs w:val="20"/>
            <w:rPrChange w:id="298" w:author="Utente di Microsoft Office" w:date="2019-05-16T06:45:00Z">
              <w:rPr>
                <w:rFonts w:cstheme="minorHAnsi"/>
                <w:color w:val="000000"/>
                <w:sz w:val="22"/>
                <w:szCs w:val="22"/>
              </w:rPr>
            </w:rPrChange>
          </w:rPr>
          <w:t>in numerosi</w:t>
        </w:r>
      </w:ins>
      <w:ins w:id="299" w:author="francesco" w:date="2019-05-02T09:34:00Z">
        <w:r w:rsidR="00F227A8" w:rsidRPr="00B96E70">
          <w:rPr>
            <w:rFonts w:cstheme="minorHAnsi"/>
            <w:color w:val="000000"/>
            <w:sz w:val="20"/>
            <w:szCs w:val="20"/>
            <w:rPrChange w:id="300" w:author="Utente di Microsoft Office" w:date="2019-05-16T06:45:00Z">
              <w:rPr>
                <w:rFonts w:cstheme="minorHAnsi"/>
                <w:color w:val="000000"/>
                <w:sz w:val="22"/>
                <w:szCs w:val="22"/>
              </w:rPr>
            </w:rPrChange>
          </w:rPr>
          <w:t xml:space="preserve"> </w:t>
        </w:r>
      </w:ins>
      <w:ins w:id="301" w:author="francesco" w:date="2019-05-02T09:35:00Z">
        <w:r w:rsidRPr="00B96E70">
          <w:rPr>
            <w:rFonts w:cstheme="minorHAnsi"/>
            <w:color w:val="000000"/>
            <w:sz w:val="20"/>
            <w:szCs w:val="20"/>
            <w:rPrChange w:id="302" w:author="Utente di Microsoft Office" w:date="2019-05-16T06:45:00Z">
              <w:rPr>
                <w:rFonts w:cstheme="minorHAnsi"/>
                <w:color w:val="000000"/>
                <w:sz w:val="22"/>
                <w:szCs w:val="22"/>
              </w:rPr>
            </w:rPrChange>
          </w:rPr>
          <w:t>centr</w:t>
        </w:r>
      </w:ins>
      <w:ins w:id="303" w:author="francesco" w:date="2019-05-02T09:38:00Z">
        <w:r w:rsidRPr="00B96E70">
          <w:rPr>
            <w:rFonts w:cstheme="minorHAnsi"/>
            <w:color w:val="000000"/>
            <w:sz w:val="20"/>
            <w:szCs w:val="20"/>
            <w:rPrChange w:id="304" w:author="Utente di Microsoft Office" w:date="2019-05-16T06:45:00Z">
              <w:rPr>
                <w:rFonts w:cstheme="minorHAnsi"/>
                <w:color w:val="000000"/>
                <w:sz w:val="22"/>
                <w:szCs w:val="22"/>
              </w:rPr>
            </w:rPrChange>
          </w:rPr>
          <w:t>i</w:t>
        </w:r>
      </w:ins>
      <w:ins w:id="305" w:author="francesco" w:date="2019-05-02T09:35:00Z">
        <w:r w:rsidRPr="00B96E70">
          <w:rPr>
            <w:rFonts w:cstheme="minorHAnsi"/>
            <w:color w:val="000000"/>
            <w:sz w:val="20"/>
            <w:szCs w:val="20"/>
            <w:rPrChange w:id="306" w:author="Utente di Microsoft Office" w:date="2019-05-16T06:45:00Z">
              <w:rPr>
                <w:rFonts w:cstheme="minorHAnsi"/>
                <w:color w:val="000000"/>
                <w:sz w:val="22"/>
                <w:szCs w:val="22"/>
              </w:rPr>
            </w:rPrChange>
          </w:rPr>
          <w:t xml:space="preserve"> medic</w:t>
        </w:r>
      </w:ins>
      <w:ins w:id="307" w:author="francesco" w:date="2019-05-02T09:36:00Z">
        <w:r w:rsidRPr="00B96E70">
          <w:rPr>
            <w:rFonts w:cstheme="minorHAnsi"/>
            <w:color w:val="000000"/>
            <w:sz w:val="20"/>
            <w:szCs w:val="20"/>
            <w:rPrChange w:id="308" w:author="Utente di Microsoft Office" w:date="2019-05-16T06:45:00Z">
              <w:rPr>
                <w:rFonts w:cstheme="minorHAnsi"/>
                <w:color w:val="000000"/>
                <w:sz w:val="22"/>
                <w:szCs w:val="22"/>
              </w:rPr>
            </w:rPrChange>
          </w:rPr>
          <w:t>i</w:t>
        </w:r>
      </w:ins>
      <w:ins w:id="309" w:author="francesco" w:date="2019-05-02T09:38:00Z">
        <w:r w:rsidRPr="00B96E70">
          <w:rPr>
            <w:rFonts w:cstheme="minorHAnsi"/>
            <w:color w:val="000000"/>
            <w:sz w:val="20"/>
            <w:szCs w:val="20"/>
            <w:rPrChange w:id="310" w:author="Utente di Microsoft Office" w:date="2019-05-16T06:45:00Z">
              <w:rPr>
                <w:rFonts w:cstheme="minorHAnsi"/>
                <w:color w:val="000000"/>
                <w:sz w:val="22"/>
                <w:szCs w:val="22"/>
              </w:rPr>
            </w:rPrChange>
          </w:rPr>
          <w:t xml:space="preserve"> con metodologie condivise</w:t>
        </w:r>
      </w:ins>
      <w:ins w:id="311" w:author="francesco" w:date="2019-05-02T09:35:00Z">
        <w:r w:rsidRPr="00B96E70">
          <w:rPr>
            <w:rFonts w:cstheme="minorHAnsi"/>
            <w:color w:val="000000"/>
            <w:sz w:val="20"/>
            <w:szCs w:val="20"/>
            <w:rPrChange w:id="312" w:author="Utente di Microsoft Office" w:date="2019-05-16T06:45:00Z">
              <w:rPr>
                <w:rFonts w:cstheme="minorHAnsi"/>
                <w:color w:val="000000"/>
                <w:sz w:val="22"/>
                <w:szCs w:val="22"/>
              </w:rPr>
            </w:rPrChange>
          </w:rPr>
          <w:t xml:space="preserve">, </w:t>
        </w:r>
      </w:ins>
      <w:ins w:id="313" w:author="francesco" w:date="2019-05-02T09:36:00Z">
        <w:r w:rsidRPr="00B96E70">
          <w:rPr>
            <w:rFonts w:cstheme="minorHAnsi"/>
            <w:color w:val="000000"/>
            <w:sz w:val="20"/>
            <w:szCs w:val="20"/>
            <w:rPrChange w:id="314" w:author="Utente di Microsoft Office" w:date="2019-05-16T06:45:00Z">
              <w:rPr>
                <w:rFonts w:cstheme="minorHAnsi"/>
                <w:color w:val="000000"/>
                <w:sz w:val="22"/>
                <w:szCs w:val="22"/>
              </w:rPr>
            </w:rPrChange>
          </w:rPr>
          <w:t xml:space="preserve">hanno come </w:t>
        </w:r>
      </w:ins>
      <w:ins w:id="315" w:author="francesco" w:date="2019-05-02T09:37:00Z">
        <w:r w:rsidRPr="00B96E70">
          <w:rPr>
            <w:rFonts w:cstheme="minorHAnsi"/>
            <w:color w:val="000000"/>
            <w:sz w:val="20"/>
            <w:szCs w:val="20"/>
            <w:rPrChange w:id="316" w:author="Utente di Microsoft Office" w:date="2019-05-16T06:45:00Z">
              <w:rPr>
                <w:rFonts w:cstheme="minorHAnsi"/>
                <w:color w:val="000000"/>
                <w:sz w:val="22"/>
                <w:szCs w:val="22"/>
              </w:rPr>
            </w:rPrChange>
          </w:rPr>
          <w:t>scopo</w:t>
        </w:r>
      </w:ins>
      <w:ins w:id="317" w:author="francesco" w:date="2019-05-02T09:36:00Z">
        <w:r w:rsidRPr="00B96E70">
          <w:rPr>
            <w:rFonts w:cstheme="minorHAnsi"/>
            <w:color w:val="000000"/>
            <w:sz w:val="20"/>
            <w:szCs w:val="20"/>
            <w:rPrChange w:id="318" w:author="Utente di Microsoft Office" w:date="2019-05-16T06:45:00Z">
              <w:rPr>
                <w:rFonts w:cstheme="minorHAnsi"/>
                <w:color w:val="000000"/>
                <w:sz w:val="22"/>
                <w:szCs w:val="22"/>
              </w:rPr>
            </w:rPrChange>
          </w:rPr>
          <w:t xml:space="preserve"> quello di</w:t>
        </w:r>
      </w:ins>
      <w:ins w:id="319" w:author="francesco" w:date="2019-05-02T09:43:00Z">
        <w:r w:rsidR="007253F6" w:rsidRPr="00B96E70">
          <w:rPr>
            <w:rFonts w:cstheme="minorHAnsi"/>
            <w:color w:val="000000"/>
            <w:sz w:val="20"/>
            <w:szCs w:val="20"/>
            <w:rPrChange w:id="320" w:author="Utente di Microsoft Office" w:date="2019-05-16T06:45:00Z">
              <w:rPr>
                <w:rFonts w:cstheme="minorHAnsi"/>
                <w:color w:val="000000"/>
                <w:sz w:val="22"/>
                <w:szCs w:val="22"/>
              </w:rPr>
            </w:rPrChange>
          </w:rPr>
          <w:t xml:space="preserve"> collezionare dati al fine di</w:t>
        </w:r>
      </w:ins>
      <w:ins w:id="321" w:author="francesco" w:date="2019-05-02T09:41:00Z">
        <w:r w:rsidRPr="00B96E70">
          <w:rPr>
            <w:rFonts w:cstheme="minorHAnsi"/>
            <w:color w:val="000000"/>
            <w:sz w:val="20"/>
            <w:szCs w:val="20"/>
            <w:rPrChange w:id="322" w:author="Utente di Microsoft Office" w:date="2019-05-16T06:45:00Z">
              <w:rPr>
                <w:rFonts w:cstheme="minorHAnsi"/>
                <w:color w:val="000000"/>
                <w:sz w:val="22"/>
                <w:szCs w:val="22"/>
              </w:rPr>
            </w:rPrChange>
          </w:rPr>
          <w:t xml:space="preserve">: (i) </w:t>
        </w:r>
      </w:ins>
      <w:ins w:id="323" w:author="francesco" w:date="2019-05-02T09:38:00Z">
        <w:r w:rsidRPr="00B96E70">
          <w:rPr>
            <w:rFonts w:cstheme="minorHAnsi"/>
            <w:color w:val="000000"/>
            <w:sz w:val="20"/>
            <w:szCs w:val="20"/>
            <w:rPrChange w:id="324" w:author="Utente di Microsoft Office" w:date="2019-05-16T06:45:00Z">
              <w:rPr>
                <w:rFonts w:cstheme="minorHAnsi"/>
                <w:color w:val="000000"/>
                <w:sz w:val="22"/>
                <w:szCs w:val="22"/>
              </w:rPr>
            </w:rPrChange>
          </w:rPr>
          <w:t xml:space="preserve">trovare e </w:t>
        </w:r>
      </w:ins>
      <w:ins w:id="325" w:author="francesco" w:date="2019-05-02T09:37:00Z">
        <w:r w:rsidRPr="00B96E70">
          <w:rPr>
            <w:rFonts w:cstheme="minorHAnsi"/>
            <w:color w:val="000000"/>
            <w:sz w:val="20"/>
            <w:szCs w:val="20"/>
            <w:rPrChange w:id="326" w:author="Utente di Microsoft Office" w:date="2019-05-16T06:45:00Z">
              <w:rPr>
                <w:rFonts w:cstheme="minorHAnsi"/>
                <w:color w:val="000000"/>
                <w:sz w:val="22"/>
                <w:szCs w:val="22"/>
              </w:rPr>
            </w:rPrChange>
          </w:rPr>
          <w:t xml:space="preserve">valutare </w:t>
        </w:r>
      </w:ins>
      <w:ins w:id="327" w:author="francesco" w:date="2019-05-02T09:38:00Z">
        <w:r w:rsidR="00305917" w:rsidRPr="00B96E70">
          <w:rPr>
            <w:rFonts w:cstheme="minorHAnsi"/>
            <w:i/>
            <w:color w:val="000000"/>
            <w:sz w:val="20"/>
            <w:szCs w:val="20"/>
            <w:rPrChange w:id="328" w:author="Utente di Microsoft Office" w:date="2019-05-16T06:45:00Z">
              <w:rPr>
                <w:rFonts w:cstheme="minorHAnsi"/>
                <w:color w:val="000000"/>
                <w:sz w:val="22"/>
                <w:szCs w:val="22"/>
              </w:rPr>
            </w:rPrChange>
          </w:rPr>
          <w:t>marcatori</w:t>
        </w:r>
        <w:r w:rsidRPr="00B96E70">
          <w:rPr>
            <w:rFonts w:cstheme="minorHAnsi"/>
            <w:color w:val="000000"/>
            <w:sz w:val="20"/>
            <w:szCs w:val="20"/>
            <w:rPrChange w:id="329" w:author="Utente di Microsoft Office" w:date="2019-05-16T06:45:00Z">
              <w:rPr>
                <w:rFonts w:cstheme="minorHAnsi"/>
                <w:color w:val="000000"/>
                <w:sz w:val="22"/>
                <w:szCs w:val="22"/>
              </w:rPr>
            </w:rPrChange>
          </w:rPr>
          <w:t xml:space="preserve"> per una diagnosi precoce</w:t>
        </w:r>
      </w:ins>
      <w:ins w:id="330" w:author="francesco" w:date="2019-05-02T09:44:00Z">
        <w:r w:rsidR="007253F6" w:rsidRPr="00B96E70">
          <w:rPr>
            <w:rFonts w:cstheme="minorHAnsi"/>
            <w:color w:val="000000"/>
            <w:sz w:val="20"/>
            <w:szCs w:val="20"/>
            <w:rPrChange w:id="331" w:author="Utente di Microsoft Office" w:date="2019-05-16T06:45:00Z">
              <w:rPr>
                <w:rFonts w:cstheme="minorHAnsi"/>
                <w:color w:val="000000"/>
                <w:sz w:val="22"/>
                <w:szCs w:val="22"/>
              </w:rPr>
            </w:rPrChange>
          </w:rPr>
          <w:t xml:space="preserve"> dell’Alzheimer</w:t>
        </w:r>
      </w:ins>
      <w:ins w:id="332" w:author="francesco" w:date="2019-05-02T09:41:00Z">
        <w:r w:rsidRPr="00B96E70">
          <w:rPr>
            <w:rFonts w:cstheme="minorHAnsi"/>
            <w:color w:val="000000"/>
            <w:sz w:val="20"/>
            <w:szCs w:val="20"/>
            <w:rPrChange w:id="333" w:author="Utente di Microsoft Office" w:date="2019-05-16T06:45:00Z">
              <w:rPr>
                <w:rFonts w:cstheme="minorHAnsi"/>
                <w:color w:val="000000"/>
                <w:sz w:val="22"/>
                <w:szCs w:val="22"/>
              </w:rPr>
            </w:rPrChange>
          </w:rPr>
          <w:t>; (ii)</w:t>
        </w:r>
      </w:ins>
      <w:ins w:id="334" w:author="francesco" w:date="2019-05-02T09:39:00Z">
        <w:r w:rsidRPr="00B96E70">
          <w:rPr>
            <w:rFonts w:cstheme="minorHAnsi"/>
            <w:color w:val="000000"/>
            <w:sz w:val="20"/>
            <w:szCs w:val="20"/>
            <w:rPrChange w:id="335" w:author="Utente di Microsoft Office" w:date="2019-05-16T06:45:00Z">
              <w:rPr>
                <w:rFonts w:cstheme="minorHAnsi"/>
                <w:color w:val="000000"/>
                <w:sz w:val="22"/>
                <w:szCs w:val="22"/>
              </w:rPr>
            </w:rPrChange>
          </w:rPr>
          <w:t xml:space="preserve"> monitorare la progressione della malattia</w:t>
        </w:r>
      </w:ins>
      <w:ins w:id="336" w:author="francesco" w:date="2019-05-02T09:41:00Z">
        <w:r w:rsidRPr="00B96E70">
          <w:rPr>
            <w:rFonts w:cstheme="minorHAnsi"/>
            <w:color w:val="000000"/>
            <w:sz w:val="20"/>
            <w:szCs w:val="20"/>
            <w:rPrChange w:id="337" w:author="Utente di Microsoft Office" w:date="2019-05-16T06:45:00Z">
              <w:rPr>
                <w:rFonts w:cstheme="minorHAnsi"/>
                <w:color w:val="000000"/>
                <w:sz w:val="22"/>
                <w:szCs w:val="22"/>
              </w:rPr>
            </w:rPrChange>
          </w:rPr>
          <w:t xml:space="preserve">; (iii) </w:t>
        </w:r>
      </w:ins>
      <w:ins w:id="338" w:author="francesco" w:date="2019-05-02T09:39:00Z">
        <w:r w:rsidRPr="00B96E70">
          <w:rPr>
            <w:rFonts w:cstheme="minorHAnsi"/>
            <w:color w:val="000000"/>
            <w:sz w:val="20"/>
            <w:szCs w:val="20"/>
            <w:rPrChange w:id="339" w:author="Utente di Microsoft Office" w:date="2019-05-16T06:45:00Z">
              <w:rPr>
                <w:rFonts w:cstheme="minorHAnsi"/>
                <w:color w:val="000000"/>
                <w:sz w:val="22"/>
                <w:szCs w:val="22"/>
              </w:rPr>
            </w:rPrChange>
          </w:rPr>
          <w:t>identifica</w:t>
        </w:r>
      </w:ins>
      <w:ins w:id="340" w:author="francesco" w:date="2019-05-02T09:41:00Z">
        <w:r w:rsidRPr="00B96E70">
          <w:rPr>
            <w:rFonts w:cstheme="minorHAnsi"/>
            <w:color w:val="000000"/>
            <w:sz w:val="20"/>
            <w:szCs w:val="20"/>
            <w:rPrChange w:id="341" w:author="Utente di Microsoft Office" w:date="2019-05-16T06:45:00Z">
              <w:rPr>
                <w:rFonts w:cstheme="minorHAnsi"/>
                <w:color w:val="000000"/>
                <w:sz w:val="22"/>
                <w:szCs w:val="22"/>
              </w:rPr>
            </w:rPrChange>
          </w:rPr>
          <w:t>r</w:t>
        </w:r>
      </w:ins>
      <w:ins w:id="342" w:author="francesco" w:date="2019-05-02T09:39:00Z">
        <w:r w:rsidRPr="00B96E70">
          <w:rPr>
            <w:rFonts w:cstheme="minorHAnsi"/>
            <w:color w:val="000000"/>
            <w:sz w:val="20"/>
            <w:szCs w:val="20"/>
            <w:rPrChange w:id="343" w:author="Utente di Microsoft Office" w:date="2019-05-16T06:45:00Z">
              <w:rPr>
                <w:rFonts w:cstheme="minorHAnsi"/>
                <w:color w:val="000000"/>
                <w:sz w:val="22"/>
                <w:szCs w:val="22"/>
              </w:rPr>
            </w:rPrChange>
          </w:rPr>
          <w:t>e gli effetti di terapie farmaceutiche specifiche per l</w:t>
        </w:r>
      </w:ins>
      <w:ins w:id="344" w:author="francesco" w:date="2019-05-02T09:40:00Z">
        <w:r w:rsidRPr="00B96E70">
          <w:rPr>
            <w:rFonts w:cstheme="minorHAnsi"/>
            <w:color w:val="000000"/>
            <w:sz w:val="20"/>
            <w:szCs w:val="20"/>
            <w:rPrChange w:id="345" w:author="Utente di Microsoft Office" w:date="2019-05-16T06:45:00Z">
              <w:rPr>
                <w:rFonts w:cstheme="minorHAnsi"/>
                <w:color w:val="000000"/>
                <w:sz w:val="22"/>
                <w:szCs w:val="22"/>
              </w:rPr>
            </w:rPrChange>
          </w:rPr>
          <w:t>’Alzheimer.</w:t>
        </w:r>
      </w:ins>
    </w:p>
    <w:p w14:paraId="49157B5C" w14:textId="77777777" w:rsidR="00305917" w:rsidRPr="00B96E70" w:rsidRDefault="007253F6">
      <w:pPr>
        <w:spacing w:line="276" w:lineRule="auto"/>
        <w:jc w:val="both"/>
        <w:rPr>
          <w:ins w:id="346" w:author="francesco" w:date="2019-05-02T09:33:00Z"/>
          <w:rFonts w:cstheme="minorHAnsi"/>
          <w:color w:val="000000"/>
          <w:sz w:val="20"/>
          <w:szCs w:val="20"/>
          <w:rPrChange w:id="347" w:author="Utente di Microsoft Office" w:date="2019-05-16T06:45:00Z">
            <w:rPr>
              <w:ins w:id="348" w:author="francesco" w:date="2019-05-02T09:33:00Z"/>
              <w:rFonts w:cstheme="minorHAnsi"/>
              <w:color w:val="000000"/>
              <w:sz w:val="22"/>
              <w:szCs w:val="22"/>
            </w:rPr>
          </w:rPrChange>
        </w:rPr>
        <w:pPrChange w:id="349" w:author="francesco" w:date="2019-05-02T11:06:00Z">
          <w:pPr>
            <w:jc w:val="both"/>
          </w:pPr>
        </w:pPrChange>
      </w:pPr>
      <w:ins w:id="350" w:author="francesco" w:date="2019-05-02T09:44:00Z">
        <w:r w:rsidRPr="00B96E70">
          <w:rPr>
            <w:rFonts w:cstheme="minorHAnsi"/>
            <w:color w:val="000000"/>
            <w:sz w:val="20"/>
            <w:szCs w:val="20"/>
            <w:rPrChange w:id="351" w:author="Utente di Microsoft Office" w:date="2019-05-16T06:45:00Z">
              <w:rPr>
                <w:rFonts w:cstheme="minorHAnsi"/>
                <w:color w:val="000000"/>
                <w:sz w:val="22"/>
                <w:szCs w:val="22"/>
              </w:rPr>
            </w:rPrChange>
          </w:rPr>
          <w:t>Nel corso del capitolo, v</w:t>
        </w:r>
      </w:ins>
      <w:ins w:id="352" w:author="francesco" w:date="2019-05-02T09:25:00Z">
        <w:r w:rsidR="007E38A3" w:rsidRPr="00B96E70">
          <w:rPr>
            <w:rFonts w:cstheme="minorHAnsi"/>
            <w:color w:val="000000"/>
            <w:sz w:val="20"/>
            <w:szCs w:val="20"/>
            <w:rPrChange w:id="353" w:author="Utente di Microsoft Office" w:date="2019-05-16T06:45:00Z">
              <w:rPr>
                <w:rFonts w:cstheme="minorHAnsi"/>
                <w:color w:val="000000"/>
                <w:sz w:val="22"/>
                <w:szCs w:val="22"/>
              </w:rPr>
            </w:rPrChange>
          </w:rPr>
          <w:t xml:space="preserve">engono quindi descritte le caratteristiche principali dei due progetti, </w:t>
        </w:r>
      </w:ins>
      <w:ins w:id="354" w:author="francesco" w:date="2019-05-02T09:26:00Z">
        <w:r w:rsidR="007E38A3" w:rsidRPr="00B96E70">
          <w:rPr>
            <w:rFonts w:cstheme="minorHAnsi"/>
            <w:color w:val="000000"/>
            <w:sz w:val="20"/>
            <w:szCs w:val="20"/>
            <w:rPrChange w:id="355" w:author="Utente di Microsoft Office" w:date="2019-05-16T06:45:00Z">
              <w:rPr>
                <w:rFonts w:cstheme="minorHAnsi"/>
                <w:color w:val="000000"/>
                <w:sz w:val="22"/>
                <w:szCs w:val="22"/>
              </w:rPr>
            </w:rPrChange>
          </w:rPr>
          <w:t>per poi presentare l</w:t>
        </w:r>
      </w:ins>
      <w:ins w:id="356" w:author="francesco" w:date="2019-05-02T09:28:00Z">
        <w:r w:rsidR="007E38A3" w:rsidRPr="00B96E70">
          <w:rPr>
            <w:rFonts w:cstheme="minorHAnsi"/>
            <w:color w:val="000000"/>
            <w:sz w:val="20"/>
            <w:szCs w:val="20"/>
            <w:rPrChange w:id="357" w:author="Utente di Microsoft Office" w:date="2019-05-16T06:45:00Z">
              <w:rPr>
                <w:rFonts w:cstheme="minorHAnsi"/>
                <w:color w:val="000000"/>
                <w:sz w:val="22"/>
                <w:szCs w:val="22"/>
              </w:rPr>
            </w:rPrChange>
          </w:rPr>
          <w:t>e</w:t>
        </w:r>
      </w:ins>
      <w:ins w:id="358" w:author="francesco" w:date="2019-05-02T09:26:00Z">
        <w:r w:rsidR="007E38A3" w:rsidRPr="00B96E70">
          <w:rPr>
            <w:rFonts w:cstheme="minorHAnsi"/>
            <w:color w:val="000000"/>
            <w:sz w:val="20"/>
            <w:szCs w:val="20"/>
            <w:rPrChange w:id="359" w:author="Utente di Microsoft Office" w:date="2019-05-16T06:45:00Z">
              <w:rPr>
                <w:rFonts w:cstheme="minorHAnsi"/>
                <w:color w:val="000000"/>
                <w:sz w:val="22"/>
                <w:szCs w:val="22"/>
              </w:rPr>
            </w:rPrChange>
          </w:rPr>
          <w:t xml:space="preserve"> tipologi</w:t>
        </w:r>
      </w:ins>
      <w:ins w:id="360" w:author="francesco" w:date="2019-05-02T09:28:00Z">
        <w:r w:rsidR="007E38A3" w:rsidRPr="00B96E70">
          <w:rPr>
            <w:rFonts w:cstheme="minorHAnsi"/>
            <w:color w:val="000000"/>
            <w:sz w:val="20"/>
            <w:szCs w:val="20"/>
            <w:rPrChange w:id="361" w:author="Utente di Microsoft Office" w:date="2019-05-16T06:45:00Z">
              <w:rPr>
                <w:rFonts w:cstheme="minorHAnsi"/>
                <w:color w:val="000000"/>
                <w:sz w:val="22"/>
                <w:szCs w:val="22"/>
              </w:rPr>
            </w:rPrChange>
          </w:rPr>
          <w:t>e</w:t>
        </w:r>
      </w:ins>
      <w:ins w:id="362" w:author="francesco" w:date="2019-05-02T09:26:00Z">
        <w:r w:rsidR="007E38A3" w:rsidRPr="00B96E70">
          <w:rPr>
            <w:rFonts w:cstheme="minorHAnsi"/>
            <w:color w:val="000000"/>
            <w:sz w:val="20"/>
            <w:szCs w:val="20"/>
            <w:rPrChange w:id="363" w:author="Utente di Microsoft Office" w:date="2019-05-16T06:45:00Z">
              <w:rPr>
                <w:rFonts w:cstheme="minorHAnsi"/>
                <w:color w:val="000000"/>
                <w:sz w:val="22"/>
                <w:szCs w:val="22"/>
              </w:rPr>
            </w:rPrChange>
          </w:rPr>
          <w:t xml:space="preserve"> di dati </w:t>
        </w:r>
      </w:ins>
      <w:ins w:id="364" w:author="francesco" w:date="2019-05-02T09:27:00Z">
        <w:r w:rsidR="007E38A3" w:rsidRPr="00B96E70">
          <w:rPr>
            <w:rFonts w:cstheme="minorHAnsi"/>
            <w:color w:val="000000"/>
            <w:sz w:val="20"/>
            <w:szCs w:val="20"/>
            <w:rPrChange w:id="365" w:author="Utente di Microsoft Office" w:date="2019-05-16T06:45:00Z">
              <w:rPr>
                <w:rFonts w:cstheme="minorHAnsi"/>
                <w:color w:val="000000"/>
                <w:sz w:val="22"/>
                <w:szCs w:val="22"/>
              </w:rPr>
            </w:rPrChange>
          </w:rPr>
          <w:t xml:space="preserve">che </w:t>
        </w:r>
      </w:ins>
      <w:ins w:id="366" w:author="francesco" w:date="2019-05-02T09:28:00Z">
        <w:r w:rsidR="007E38A3" w:rsidRPr="00B96E70">
          <w:rPr>
            <w:rFonts w:cstheme="minorHAnsi"/>
            <w:color w:val="000000"/>
            <w:sz w:val="20"/>
            <w:szCs w:val="20"/>
            <w:rPrChange w:id="367" w:author="Utente di Microsoft Office" w:date="2019-05-16T06:45:00Z">
              <w:rPr>
                <w:rFonts w:cstheme="minorHAnsi"/>
                <w:color w:val="000000"/>
                <w:sz w:val="22"/>
                <w:szCs w:val="22"/>
              </w:rPr>
            </w:rPrChange>
          </w:rPr>
          <w:t>sono memorizzate nei rispettivi database.</w:t>
        </w:r>
      </w:ins>
    </w:p>
    <w:p w14:paraId="1233928E" w14:textId="77777777" w:rsidR="00B96E70" w:rsidRDefault="00B96E70" w:rsidP="00B96E70">
      <w:pPr>
        <w:spacing w:line="276" w:lineRule="auto"/>
        <w:jc w:val="both"/>
        <w:rPr>
          <w:ins w:id="368" w:author="Utente di Microsoft Office" w:date="2019-05-16T06:46:00Z"/>
          <w:rFonts w:cstheme="minorHAnsi"/>
          <w:color w:val="000000"/>
        </w:rPr>
      </w:pPr>
    </w:p>
    <w:p w14:paraId="582A6092" w14:textId="159F0FF3" w:rsidR="00305917" w:rsidRPr="00B96E70" w:rsidRDefault="00305917">
      <w:pPr>
        <w:spacing w:line="276" w:lineRule="auto"/>
        <w:jc w:val="both"/>
        <w:rPr>
          <w:ins w:id="369" w:author="francesco" w:date="2019-05-02T09:48:00Z"/>
          <w:rFonts w:cstheme="minorHAnsi"/>
          <w:color w:val="000000"/>
          <w:sz w:val="22"/>
          <w:szCs w:val="22"/>
          <w:rPrChange w:id="370" w:author="Utente di Microsoft Office" w:date="2019-05-16T06:46:00Z">
            <w:rPr>
              <w:ins w:id="371" w:author="francesco" w:date="2019-05-02T09:48:00Z"/>
            </w:rPr>
          </w:rPrChange>
        </w:rPr>
        <w:pPrChange w:id="372" w:author="Utente di Microsoft Office" w:date="2019-05-16T06:46:00Z">
          <w:pPr>
            <w:jc w:val="both"/>
          </w:pPr>
        </w:pPrChange>
      </w:pPr>
      <w:r w:rsidRPr="00B96E70">
        <w:rPr>
          <w:rFonts w:cstheme="minorHAnsi"/>
          <w:color w:val="000000"/>
          <w:sz w:val="22"/>
          <w:szCs w:val="22"/>
          <w:rPrChange w:id="373" w:author="Utente di Microsoft Office" w:date="2019-05-16T06:46:00Z">
            <w:rPr>
              <w:rFonts w:cstheme="minorHAnsi"/>
              <w:color w:val="000000"/>
            </w:rPr>
          </w:rPrChange>
        </w:rPr>
        <w:t>2.1</w:t>
      </w:r>
      <w:ins w:id="374" w:author="francesco" w:date="2019-05-02T11:03:00Z">
        <w:r w:rsidR="00D43FA8" w:rsidRPr="00B96E70">
          <w:rPr>
            <w:rFonts w:cstheme="minorHAnsi"/>
            <w:color w:val="000000"/>
            <w:sz w:val="22"/>
            <w:szCs w:val="22"/>
            <w:rPrChange w:id="375" w:author="Utente di Microsoft Office" w:date="2019-05-16T06:46:00Z">
              <w:rPr/>
            </w:rPrChange>
          </w:rPr>
          <w:t>.</w:t>
        </w:r>
      </w:ins>
      <w:r w:rsidRPr="00B96E70">
        <w:rPr>
          <w:rFonts w:cstheme="minorHAnsi"/>
          <w:color w:val="000000"/>
          <w:sz w:val="22"/>
          <w:szCs w:val="22"/>
          <w:rPrChange w:id="376" w:author="Utente di Microsoft Office" w:date="2019-05-16T06:46:00Z">
            <w:rPr>
              <w:rFonts w:cstheme="minorHAnsi"/>
              <w:color w:val="000000"/>
            </w:rPr>
          </w:rPrChange>
        </w:rPr>
        <w:t xml:space="preserve"> </w:t>
      </w:r>
      <w:del w:id="377" w:author="francesco" w:date="2019-05-02T11:01:00Z">
        <w:r w:rsidRPr="00B96E70">
          <w:rPr>
            <w:rFonts w:cstheme="minorHAnsi"/>
            <w:color w:val="000000"/>
            <w:sz w:val="22"/>
            <w:szCs w:val="22"/>
            <w:rPrChange w:id="378" w:author="Utente di Microsoft Office" w:date="2019-05-16T06:46:00Z">
              <w:rPr>
                <w:rFonts w:cstheme="minorHAnsi"/>
                <w:color w:val="000000"/>
              </w:rPr>
            </w:rPrChange>
          </w:rPr>
          <w:delText xml:space="preserve">Database pubblici: ADNI e </w:delText>
        </w:r>
      </w:del>
      <w:proofErr w:type="spellStart"/>
      <w:r w:rsidRPr="00B96E70">
        <w:rPr>
          <w:rFonts w:cstheme="minorHAnsi"/>
          <w:color w:val="000000"/>
          <w:sz w:val="22"/>
          <w:szCs w:val="22"/>
          <w:rPrChange w:id="379" w:author="Utente di Microsoft Office" w:date="2019-05-16T06:46:00Z">
            <w:rPr>
              <w:rFonts w:cstheme="minorHAnsi"/>
              <w:color w:val="000000"/>
            </w:rPr>
          </w:rPrChange>
        </w:rPr>
        <w:t>AddNeuromed</w:t>
      </w:r>
      <w:proofErr w:type="spellEnd"/>
    </w:p>
    <w:p w14:paraId="4DC89EC9" w14:textId="77777777" w:rsidR="00B96E70" w:rsidRDefault="00B96E70">
      <w:pPr>
        <w:spacing w:line="276" w:lineRule="auto"/>
        <w:jc w:val="both"/>
        <w:rPr>
          <w:ins w:id="380" w:author="Utente di Microsoft Office" w:date="2019-05-16T06:46:00Z"/>
          <w:rFonts w:cstheme="minorHAnsi"/>
          <w:color w:val="000000"/>
          <w:sz w:val="22"/>
          <w:szCs w:val="22"/>
        </w:rPr>
      </w:pPr>
    </w:p>
    <w:p w14:paraId="6CC7AD4F" w14:textId="5F8A0AAE" w:rsidR="00305917" w:rsidRPr="00B96E70" w:rsidRDefault="00305917">
      <w:pPr>
        <w:spacing w:line="276" w:lineRule="auto"/>
        <w:jc w:val="both"/>
        <w:rPr>
          <w:ins w:id="381" w:author="francesco" w:date="2019-05-02T10:16:00Z"/>
          <w:rFonts w:cstheme="minorHAnsi"/>
          <w:color w:val="000000"/>
          <w:sz w:val="20"/>
          <w:szCs w:val="20"/>
          <w:rPrChange w:id="382" w:author="Utente di Microsoft Office" w:date="2019-05-16T06:46:00Z">
            <w:rPr>
              <w:ins w:id="383" w:author="francesco" w:date="2019-05-02T10:16:00Z"/>
              <w:rFonts w:cstheme="minorHAnsi"/>
              <w:color w:val="000000"/>
              <w:sz w:val="22"/>
              <w:szCs w:val="22"/>
            </w:rPr>
          </w:rPrChange>
        </w:rPr>
        <w:pPrChange w:id="384" w:author="francesco" w:date="2019-05-02T11:06:00Z">
          <w:pPr>
            <w:pStyle w:val="NormalWeb"/>
            <w:shd w:val="clear" w:color="auto" w:fill="FFFFFF"/>
            <w:spacing w:beforeAutospacing="0" w:afterAutospacing="0"/>
          </w:pPr>
        </w:pPrChange>
      </w:pPr>
      <w:proofErr w:type="spellStart"/>
      <w:ins w:id="385" w:author="francesco" w:date="2019-05-02T10:00:00Z">
        <w:r w:rsidRPr="00B96E70">
          <w:rPr>
            <w:rFonts w:cstheme="minorHAnsi"/>
            <w:color w:val="000000"/>
            <w:sz w:val="20"/>
            <w:szCs w:val="20"/>
            <w:rPrChange w:id="386" w:author="Utente di Microsoft Office" w:date="2019-05-16T06:46:00Z">
              <w:rPr>
                <w:rFonts w:ascii="Lato" w:hAnsi="Lato"/>
                <w:color w:val="000000"/>
                <w:sz w:val="12"/>
                <w:szCs w:val="12"/>
                <w:lang w:val="en-GB"/>
              </w:rPr>
            </w:rPrChange>
          </w:rPr>
          <w:t>AddNeuroMed</w:t>
        </w:r>
        <w:proofErr w:type="spellEnd"/>
        <w:r w:rsidRPr="00B96E70">
          <w:rPr>
            <w:rFonts w:cstheme="minorHAnsi"/>
            <w:color w:val="000000"/>
            <w:sz w:val="20"/>
            <w:szCs w:val="20"/>
            <w:rPrChange w:id="387" w:author="Utente di Microsoft Office" w:date="2019-05-16T06:46:00Z">
              <w:rPr>
                <w:rFonts w:ascii="Lato" w:hAnsi="Lato"/>
                <w:color w:val="000000"/>
                <w:sz w:val="12"/>
                <w:szCs w:val="12"/>
                <w:lang w:val="en-GB"/>
              </w:rPr>
            </w:rPrChange>
          </w:rPr>
          <w:t xml:space="preserve"> è un’iniziativa europea, nata dalla collaborazione di </w:t>
        </w:r>
      </w:ins>
      <w:ins w:id="388" w:author="francesco" w:date="2019-05-02T10:01:00Z">
        <w:r w:rsidRPr="00B96E70">
          <w:rPr>
            <w:rFonts w:cstheme="minorHAnsi"/>
            <w:color w:val="000000"/>
            <w:sz w:val="20"/>
            <w:szCs w:val="20"/>
            <w:rPrChange w:id="389" w:author="Utente di Microsoft Office" w:date="2019-05-16T06:46:00Z">
              <w:rPr>
                <w:rFonts w:ascii="Lato" w:hAnsi="Lato"/>
                <w:color w:val="000000"/>
                <w:sz w:val="12"/>
                <w:szCs w:val="12"/>
              </w:rPr>
            </w:rPrChange>
          </w:rPr>
          <w:t>enti pubblici e privati</w:t>
        </w:r>
      </w:ins>
      <w:ins w:id="390" w:author="francesco" w:date="2019-05-02T10:02:00Z">
        <w:r w:rsidRPr="00B96E70">
          <w:rPr>
            <w:rFonts w:cstheme="minorHAnsi"/>
            <w:color w:val="000000"/>
            <w:sz w:val="20"/>
            <w:szCs w:val="20"/>
            <w:rPrChange w:id="391" w:author="Utente di Microsoft Office" w:date="2019-05-16T06:46:00Z">
              <w:rPr>
                <w:rFonts w:ascii="Lato" w:hAnsi="Lato"/>
                <w:color w:val="000000"/>
                <w:sz w:val="12"/>
                <w:szCs w:val="12"/>
              </w:rPr>
            </w:rPrChange>
          </w:rPr>
          <w:t xml:space="preserve"> nell’ambito di un progetto finanziato </w:t>
        </w:r>
      </w:ins>
      <w:ins w:id="392" w:author="francesco" w:date="2019-05-02T10:06:00Z">
        <w:r w:rsidRPr="00B96E70">
          <w:rPr>
            <w:rFonts w:cstheme="minorHAnsi"/>
            <w:color w:val="000000"/>
            <w:sz w:val="20"/>
            <w:szCs w:val="20"/>
            <w:rPrChange w:id="393" w:author="Utente di Microsoft Office" w:date="2019-05-16T06:46:00Z">
              <w:rPr>
                <w:rFonts w:ascii="Lato" w:hAnsi="Lato"/>
                <w:color w:val="000000"/>
                <w:sz w:val="12"/>
                <w:szCs w:val="12"/>
              </w:rPr>
            </w:rPrChange>
          </w:rPr>
          <w:t>dal</w:t>
        </w:r>
      </w:ins>
      <w:ins w:id="394" w:author="francesco" w:date="2019-05-02T10:03:00Z">
        <w:r w:rsidRPr="00B96E70">
          <w:rPr>
            <w:rFonts w:cstheme="minorHAnsi"/>
            <w:color w:val="000000"/>
            <w:sz w:val="20"/>
            <w:szCs w:val="20"/>
            <w:rPrChange w:id="395" w:author="Utente di Microsoft Office" w:date="2019-05-16T06:46:00Z">
              <w:rPr>
                <w:rFonts w:ascii="Lato" w:hAnsi="Lato"/>
                <w:color w:val="000000"/>
                <w:sz w:val="12"/>
                <w:szCs w:val="12"/>
              </w:rPr>
            </w:rPrChange>
          </w:rPr>
          <w:t xml:space="preserve"> VI Programma Quadro della Commissione Europea</w:t>
        </w:r>
      </w:ins>
      <w:ins w:id="396" w:author="francesco" w:date="2019-05-02T10:07:00Z">
        <w:r w:rsidRPr="00B96E70">
          <w:rPr>
            <w:rFonts w:cstheme="minorHAnsi"/>
            <w:color w:val="000000"/>
            <w:sz w:val="20"/>
            <w:szCs w:val="20"/>
            <w:rPrChange w:id="397" w:author="Utente di Microsoft Office" w:date="2019-05-16T06:46:00Z">
              <w:rPr>
                <w:rFonts w:ascii="Lato" w:hAnsi="Lato"/>
                <w:color w:val="000000"/>
                <w:sz w:val="12"/>
                <w:szCs w:val="12"/>
              </w:rPr>
            </w:rPrChange>
          </w:rPr>
          <w:t xml:space="preserve">, e </w:t>
        </w:r>
      </w:ins>
      <w:ins w:id="398" w:author="francesco" w:date="2019-05-02T10:03:00Z">
        <w:r w:rsidRPr="00B96E70">
          <w:rPr>
            <w:rFonts w:cstheme="minorHAnsi"/>
            <w:color w:val="000000"/>
            <w:sz w:val="20"/>
            <w:szCs w:val="20"/>
            <w:rPrChange w:id="399" w:author="Utente di Microsoft Office" w:date="2019-05-16T06:46:00Z">
              <w:rPr>
                <w:rFonts w:ascii="Lato" w:hAnsi="Lato"/>
                <w:color w:val="000000"/>
                <w:sz w:val="12"/>
                <w:szCs w:val="12"/>
              </w:rPr>
            </w:rPrChange>
          </w:rPr>
          <w:t xml:space="preserve">con il supporto </w:t>
        </w:r>
      </w:ins>
      <w:ins w:id="400" w:author="francesco" w:date="2019-05-02T10:07:00Z">
        <w:r w:rsidRPr="00B96E70">
          <w:rPr>
            <w:rFonts w:cstheme="minorHAnsi"/>
            <w:color w:val="000000"/>
            <w:sz w:val="20"/>
            <w:szCs w:val="20"/>
            <w:rPrChange w:id="401" w:author="Utente di Microsoft Office" w:date="2019-05-16T06:46:00Z">
              <w:rPr>
                <w:rFonts w:ascii="Lato" w:hAnsi="Lato"/>
                <w:color w:val="000000"/>
                <w:sz w:val="12"/>
                <w:szCs w:val="12"/>
              </w:rPr>
            </w:rPrChange>
          </w:rPr>
          <w:t>di EFPIA</w:t>
        </w:r>
      </w:ins>
      <w:ins w:id="402" w:author="francesco" w:date="2019-05-02T10:10:00Z">
        <w:r w:rsidRPr="00B96E70">
          <w:rPr>
            <w:rFonts w:cstheme="minorHAnsi"/>
            <w:sz w:val="20"/>
            <w:szCs w:val="20"/>
            <w:rPrChange w:id="403" w:author="Utente di Microsoft Office" w:date="2019-05-16T06:46:00Z">
              <w:rPr>
                <w:rStyle w:val="FootnoteReference"/>
                <w:rFonts w:ascii="Lato" w:hAnsi="Lato"/>
                <w:color w:val="000000"/>
                <w:sz w:val="12"/>
                <w:szCs w:val="12"/>
              </w:rPr>
            </w:rPrChange>
          </w:rPr>
          <w:footnoteReference w:id="1"/>
        </w:r>
      </w:ins>
      <w:ins w:id="405" w:author="francesco" w:date="2019-05-02T10:07:00Z">
        <w:r w:rsidRPr="00B96E70">
          <w:rPr>
            <w:rFonts w:cstheme="minorHAnsi"/>
            <w:color w:val="000000"/>
            <w:sz w:val="20"/>
            <w:szCs w:val="20"/>
            <w:rPrChange w:id="406" w:author="Utente di Microsoft Office" w:date="2019-05-16T06:46:00Z">
              <w:rPr>
                <w:rFonts w:ascii="Lato" w:hAnsi="Lato"/>
                <w:color w:val="000000"/>
                <w:sz w:val="12"/>
                <w:szCs w:val="12"/>
                <w:vertAlign w:val="superscript"/>
              </w:rPr>
            </w:rPrChange>
          </w:rPr>
          <w:t xml:space="preserve">, la Federazione Europea delle Industrie ed Associazioni Farmaceutiche, </w:t>
        </w:r>
      </w:ins>
      <w:ins w:id="407" w:author="francesco" w:date="2019-05-02T10:08:00Z">
        <w:r w:rsidRPr="00B96E70">
          <w:rPr>
            <w:rFonts w:cstheme="minorHAnsi"/>
            <w:color w:val="000000"/>
            <w:sz w:val="20"/>
            <w:szCs w:val="20"/>
            <w:rPrChange w:id="408" w:author="Utente di Microsoft Office" w:date="2019-05-16T06:46:00Z">
              <w:rPr>
                <w:rFonts w:ascii="Lato" w:hAnsi="Lato"/>
                <w:color w:val="000000"/>
                <w:sz w:val="12"/>
                <w:szCs w:val="12"/>
                <w:vertAlign w:val="superscript"/>
              </w:rPr>
            </w:rPrChange>
          </w:rPr>
          <w:t xml:space="preserve">che rappresenta le industrie europee che si occupano di ricerca </w:t>
        </w:r>
      </w:ins>
      <w:ins w:id="409" w:author="francesco" w:date="2019-05-02T10:10:00Z">
        <w:r w:rsidRPr="00B96E70">
          <w:rPr>
            <w:rFonts w:cstheme="minorHAnsi"/>
            <w:color w:val="000000"/>
            <w:sz w:val="20"/>
            <w:szCs w:val="20"/>
            <w:rPrChange w:id="410" w:author="Utente di Microsoft Office" w:date="2019-05-16T06:46:00Z">
              <w:rPr>
                <w:rFonts w:ascii="Lato" w:hAnsi="Lato"/>
                <w:color w:val="000000"/>
                <w:sz w:val="12"/>
                <w:szCs w:val="12"/>
                <w:vertAlign w:val="superscript"/>
              </w:rPr>
            </w:rPrChange>
          </w:rPr>
          <w:t xml:space="preserve">farmaceutica </w:t>
        </w:r>
      </w:ins>
      <w:ins w:id="411" w:author="francesco" w:date="2019-05-02T10:08:00Z">
        <w:r w:rsidRPr="00B96E70">
          <w:rPr>
            <w:rFonts w:cstheme="minorHAnsi"/>
            <w:color w:val="000000"/>
            <w:sz w:val="20"/>
            <w:szCs w:val="20"/>
            <w:rPrChange w:id="412" w:author="Utente di Microsoft Office" w:date="2019-05-16T06:46:00Z">
              <w:rPr>
                <w:rFonts w:ascii="Lato" w:hAnsi="Lato"/>
                <w:color w:val="000000"/>
                <w:sz w:val="12"/>
                <w:szCs w:val="12"/>
                <w:vertAlign w:val="superscript"/>
              </w:rPr>
            </w:rPrChange>
          </w:rPr>
          <w:t>in Europa.</w:t>
        </w:r>
      </w:ins>
      <w:ins w:id="413" w:author="francesco" w:date="2019-05-02T10:16:00Z">
        <w:r w:rsidR="00BE0BB9" w:rsidRPr="00B96E70">
          <w:rPr>
            <w:rFonts w:cstheme="minorHAnsi"/>
            <w:color w:val="000000"/>
            <w:sz w:val="20"/>
            <w:szCs w:val="20"/>
            <w:rPrChange w:id="414" w:author="Utente di Microsoft Office" w:date="2019-05-16T06:46:00Z">
              <w:rPr>
                <w:rFonts w:cstheme="minorHAnsi"/>
                <w:color w:val="000000"/>
                <w:sz w:val="22"/>
                <w:szCs w:val="22"/>
              </w:rPr>
            </w:rPrChange>
          </w:rPr>
          <w:t xml:space="preserve"> </w:t>
        </w:r>
      </w:ins>
      <w:proofErr w:type="spellStart"/>
      <w:ins w:id="415" w:author="francesco" w:date="2019-05-02T10:11:00Z">
        <w:r w:rsidRPr="00B96E70">
          <w:rPr>
            <w:rFonts w:cstheme="minorHAnsi"/>
            <w:color w:val="000000"/>
            <w:sz w:val="20"/>
            <w:szCs w:val="20"/>
            <w:rPrChange w:id="416" w:author="Utente di Microsoft Office" w:date="2019-05-16T06:46:00Z">
              <w:rPr>
                <w:rFonts w:ascii="Lato" w:hAnsi="Lato"/>
                <w:color w:val="000000"/>
                <w:sz w:val="12"/>
                <w:szCs w:val="12"/>
                <w:vertAlign w:val="superscript"/>
              </w:rPr>
            </w:rPrChange>
          </w:rPr>
          <w:t>AddNeuroMed</w:t>
        </w:r>
        <w:proofErr w:type="spellEnd"/>
        <w:r w:rsidRPr="00B96E70">
          <w:rPr>
            <w:rFonts w:cstheme="minorHAnsi"/>
            <w:color w:val="000000"/>
            <w:sz w:val="20"/>
            <w:szCs w:val="20"/>
            <w:rPrChange w:id="417" w:author="Utente di Microsoft Office" w:date="2019-05-16T06:46:00Z">
              <w:rPr>
                <w:rFonts w:ascii="Lato" w:hAnsi="Lato"/>
                <w:color w:val="000000"/>
                <w:sz w:val="12"/>
                <w:szCs w:val="12"/>
                <w:vertAlign w:val="superscript"/>
              </w:rPr>
            </w:rPrChange>
          </w:rPr>
          <w:t xml:space="preserve"> </w:t>
        </w:r>
      </w:ins>
      <w:ins w:id="418" w:author="francesco" w:date="2019-05-02T10:15:00Z">
        <w:r w:rsidR="00BE0BB9" w:rsidRPr="00B96E70">
          <w:rPr>
            <w:rFonts w:cstheme="minorHAnsi"/>
            <w:color w:val="000000"/>
            <w:sz w:val="20"/>
            <w:szCs w:val="20"/>
            <w:rPrChange w:id="419" w:author="Utente di Microsoft Office" w:date="2019-05-16T06:46:00Z">
              <w:rPr>
                <w:rFonts w:cstheme="minorHAnsi"/>
                <w:color w:val="000000"/>
                <w:sz w:val="22"/>
                <w:szCs w:val="22"/>
              </w:rPr>
            </w:rPrChange>
          </w:rPr>
          <w:t xml:space="preserve">è </w:t>
        </w:r>
      </w:ins>
      <w:ins w:id="420" w:author="francesco" w:date="2019-05-02T10:11:00Z">
        <w:r w:rsidRPr="00B96E70">
          <w:rPr>
            <w:rFonts w:cstheme="minorHAnsi"/>
            <w:color w:val="000000"/>
            <w:sz w:val="20"/>
            <w:szCs w:val="20"/>
            <w:rPrChange w:id="421" w:author="Utente di Microsoft Office" w:date="2019-05-16T06:46:00Z">
              <w:rPr>
                <w:rFonts w:ascii="Lato" w:hAnsi="Lato"/>
                <w:color w:val="000000"/>
                <w:sz w:val="12"/>
                <w:szCs w:val="12"/>
                <w:vertAlign w:val="superscript"/>
              </w:rPr>
            </w:rPrChange>
          </w:rPr>
          <w:t xml:space="preserve">inoltre </w:t>
        </w:r>
      </w:ins>
      <w:ins w:id="422" w:author="francesco" w:date="2019-05-02T10:16:00Z">
        <w:r w:rsidR="00BE0BB9" w:rsidRPr="00B96E70">
          <w:rPr>
            <w:rFonts w:cstheme="minorHAnsi"/>
            <w:color w:val="000000"/>
            <w:sz w:val="20"/>
            <w:szCs w:val="20"/>
            <w:rPrChange w:id="423" w:author="Utente di Microsoft Office" w:date="2019-05-16T06:46:00Z">
              <w:rPr>
                <w:rFonts w:cstheme="minorHAnsi"/>
                <w:color w:val="000000"/>
                <w:sz w:val="22"/>
                <w:szCs w:val="22"/>
              </w:rPr>
            </w:rPrChange>
          </w:rPr>
          <w:t xml:space="preserve">stato </w:t>
        </w:r>
      </w:ins>
      <w:ins w:id="424" w:author="francesco" w:date="2019-05-02T10:12:00Z">
        <w:r w:rsidRPr="00B96E70">
          <w:rPr>
            <w:rFonts w:cstheme="minorHAnsi"/>
            <w:color w:val="000000"/>
            <w:sz w:val="20"/>
            <w:szCs w:val="20"/>
            <w:rPrChange w:id="425" w:author="Utente di Microsoft Office" w:date="2019-05-16T06:46:00Z">
              <w:rPr>
                <w:rFonts w:ascii="Lato" w:hAnsi="Lato"/>
                <w:color w:val="000000"/>
                <w:sz w:val="12"/>
                <w:szCs w:val="12"/>
                <w:vertAlign w:val="superscript"/>
              </w:rPr>
            </w:rPrChange>
          </w:rPr>
          <w:t xml:space="preserve">un </w:t>
        </w:r>
      </w:ins>
      <w:ins w:id="426" w:author="francesco" w:date="2019-05-02T10:14:00Z">
        <w:r w:rsidRPr="00B96E70">
          <w:rPr>
            <w:rFonts w:cstheme="minorHAnsi"/>
            <w:color w:val="000000"/>
            <w:sz w:val="20"/>
            <w:szCs w:val="20"/>
            <w:rPrChange w:id="427" w:author="Utente di Microsoft Office" w:date="2019-05-16T06:46:00Z">
              <w:rPr>
                <w:rFonts w:ascii="Lato" w:hAnsi="Lato"/>
                <w:color w:val="000000"/>
                <w:sz w:val="12"/>
                <w:szCs w:val="12"/>
                <w:vertAlign w:val="superscript"/>
              </w:rPr>
            </w:rPrChange>
          </w:rPr>
          <w:t>precursore</w:t>
        </w:r>
      </w:ins>
      <w:ins w:id="428" w:author="francesco" w:date="2019-05-02T10:12:00Z">
        <w:r w:rsidRPr="00B96E70">
          <w:rPr>
            <w:rFonts w:cstheme="minorHAnsi"/>
            <w:color w:val="000000"/>
            <w:sz w:val="20"/>
            <w:szCs w:val="20"/>
            <w:rPrChange w:id="429" w:author="Utente di Microsoft Office" w:date="2019-05-16T06:46:00Z">
              <w:rPr>
                <w:rFonts w:ascii="Lato" w:hAnsi="Lato"/>
                <w:color w:val="000000"/>
                <w:sz w:val="12"/>
                <w:szCs w:val="12"/>
                <w:vertAlign w:val="superscript"/>
              </w:rPr>
            </w:rPrChange>
          </w:rPr>
          <w:t xml:space="preserve"> dell</w:t>
        </w:r>
      </w:ins>
      <w:ins w:id="430" w:author="francesco" w:date="2019-05-02T10:13:00Z">
        <w:r w:rsidRPr="00B96E70">
          <w:rPr>
            <w:rFonts w:cstheme="minorHAnsi"/>
            <w:color w:val="000000"/>
            <w:sz w:val="20"/>
            <w:szCs w:val="20"/>
            <w:rPrChange w:id="431" w:author="Utente di Microsoft Office" w:date="2019-05-16T06:46:00Z">
              <w:rPr>
                <w:rFonts w:ascii="Lato" w:hAnsi="Lato"/>
                <w:color w:val="000000"/>
                <w:sz w:val="12"/>
                <w:szCs w:val="12"/>
                <w:vertAlign w:val="superscript"/>
              </w:rPr>
            </w:rPrChange>
          </w:rPr>
          <w:t>’IMI</w:t>
        </w:r>
        <w:r w:rsidRPr="00B96E70">
          <w:rPr>
            <w:rFonts w:cstheme="minorHAnsi"/>
            <w:sz w:val="20"/>
            <w:szCs w:val="20"/>
            <w:rPrChange w:id="432" w:author="Utente di Microsoft Office" w:date="2019-05-16T06:46:00Z">
              <w:rPr>
                <w:rStyle w:val="FootnoteReference"/>
                <w:rFonts w:ascii="Lato" w:hAnsi="Lato"/>
                <w:color w:val="000000"/>
                <w:sz w:val="12"/>
                <w:szCs w:val="12"/>
              </w:rPr>
            </w:rPrChange>
          </w:rPr>
          <w:footnoteReference w:id="2"/>
        </w:r>
        <w:r w:rsidRPr="00B96E70">
          <w:rPr>
            <w:rFonts w:cstheme="minorHAnsi"/>
            <w:color w:val="000000"/>
            <w:sz w:val="20"/>
            <w:szCs w:val="20"/>
            <w:rPrChange w:id="434" w:author="Utente di Microsoft Office" w:date="2019-05-16T06:46:00Z">
              <w:rPr>
                <w:rFonts w:ascii="Lato" w:hAnsi="Lato"/>
                <w:color w:val="000000"/>
                <w:sz w:val="12"/>
                <w:szCs w:val="12"/>
                <w:vertAlign w:val="superscript"/>
              </w:rPr>
            </w:rPrChange>
          </w:rPr>
          <w:t xml:space="preserve"> (Innovative </w:t>
        </w:r>
        <w:proofErr w:type="spellStart"/>
        <w:r w:rsidRPr="00B96E70">
          <w:rPr>
            <w:rFonts w:cstheme="minorHAnsi"/>
            <w:color w:val="000000"/>
            <w:sz w:val="20"/>
            <w:szCs w:val="20"/>
            <w:rPrChange w:id="435" w:author="Utente di Microsoft Office" w:date="2019-05-16T06:46:00Z">
              <w:rPr>
                <w:rFonts w:ascii="Lato" w:hAnsi="Lato"/>
                <w:color w:val="000000"/>
                <w:sz w:val="12"/>
                <w:szCs w:val="12"/>
                <w:vertAlign w:val="superscript"/>
              </w:rPr>
            </w:rPrChange>
          </w:rPr>
          <w:t>Medicines</w:t>
        </w:r>
        <w:proofErr w:type="spellEnd"/>
        <w:r w:rsidRPr="00B96E70">
          <w:rPr>
            <w:rFonts w:cstheme="minorHAnsi"/>
            <w:color w:val="000000"/>
            <w:sz w:val="20"/>
            <w:szCs w:val="20"/>
            <w:rPrChange w:id="436" w:author="Utente di Microsoft Office" w:date="2019-05-16T06:46:00Z">
              <w:rPr>
                <w:rFonts w:ascii="Lato" w:hAnsi="Lato"/>
                <w:color w:val="000000"/>
                <w:sz w:val="12"/>
                <w:szCs w:val="12"/>
                <w:vertAlign w:val="superscript"/>
              </w:rPr>
            </w:rPrChange>
          </w:rPr>
          <w:t xml:space="preserve"> </w:t>
        </w:r>
        <w:proofErr w:type="spellStart"/>
        <w:r w:rsidRPr="00B96E70">
          <w:rPr>
            <w:rFonts w:cstheme="minorHAnsi"/>
            <w:color w:val="000000"/>
            <w:sz w:val="20"/>
            <w:szCs w:val="20"/>
            <w:rPrChange w:id="437" w:author="Utente di Microsoft Office" w:date="2019-05-16T06:46:00Z">
              <w:rPr>
                <w:rFonts w:ascii="Lato" w:hAnsi="Lato"/>
                <w:color w:val="000000"/>
                <w:sz w:val="12"/>
                <w:szCs w:val="12"/>
                <w:vertAlign w:val="superscript"/>
              </w:rPr>
            </w:rPrChange>
          </w:rPr>
          <w:t>Initiative</w:t>
        </w:r>
        <w:proofErr w:type="spellEnd"/>
        <w:r w:rsidRPr="00B96E70">
          <w:rPr>
            <w:rFonts w:cstheme="minorHAnsi"/>
            <w:color w:val="000000"/>
            <w:sz w:val="20"/>
            <w:szCs w:val="20"/>
            <w:rPrChange w:id="438" w:author="Utente di Microsoft Office" w:date="2019-05-16T06:46:00Z">
              <w:rPr>
                <w:rFonts w:ascii="Lato" w:hAnsi="Lato"/>
                <w:color w:val="000000"/>
                <w:sz w:val="12"/>
                <w:szCs w:val="12"/>
                <w:vertAlign w:val="superscript"/>
              </w:rPr>
            </w:rPrChange>
          </w:rPr>
          <w:t>)</w:t>
        </w:r>
      </w:ins>
      <w:ins w:id="439" w:author="francesco" w:date="2019-05-02T10:16:00Z">
        <w:r w:rsidR="00BE0BB9" w:rsidRPr="00B96E70">
          <w:rPr>
            <w:rFonts w:cstheme="minorHAnsi"/>
            <w:color w:val="000000"/>
            <w:sz w:val="20"/>
            <w:szCs w:val="20"/>
            <w:rPrChange w:id="440" w:author="Utente di Microsoft Office" w:date="2019-05-16T06:46:00Z">
              <w:rPr>
                <w:rFonts w:cstheme="minorHAnsi"/>
                <w:color w:val="000000"/>
                <w:sz w:val="22"/>
                <w:szCs w:val="22"/>
              </w:rPr>
            </w:rPrChange>
          </w:rPr>
          <w:t xml:space="preserve">, </w:t>
        </w:r>
      </w:ins>
      <w:ins w:id="441" w:author="francesco" w:date="2019-05-02T10:14:00Z">
        <w:r w:rsidRPr="00B96E70">
          <w:rPr>
            <w:rFonts w:cstheme="minorHAnsi"/>
            <w:color w:val="000000"/>
            <w:sz w:val="20"/>
            <w:szCs w:val="20"/>
            <w:rPrChange w:id="442" w:author="Utente di Microsoft Office" w:date="2019-05-16T06:46:00Z">
              <w:rPr>
                <w:rFonts w:ascii="Lato" w:hAnsi="Lato"/>
                <w:color w:val="000000"/>
                <w:sz w:val="12"/>
                <w:szCs w:val="12"/>
                <w:vertAlign w:val="superscript"/>
              </w:rPr>
            </w:rPrChange>
          </w:rPr>
          <w:t>una collaborazione tra l’Unione Europea e l’industr</w:t>
        </w:r>
      </w:ins>
      <w:ins w:id="443" w:author="francesco" w:date="2019-05-02T10:16:00Z">
        <w:r w:rsidR="00BE0BB9" w:rsidRPr="00B96E70">
          <w:rPr>
            <w:rFonts w:cstheme="minorHAnsi"/>
            <w:color w:val="000000"/>
            <w:sz w:val="20"/>
            <w:szCs w:val="20"/>
            <w:rPrChange w:id="444" w:author="Utente di Microsoft Office" w:date="2019-05-16T06:46:00Z">
              <w:rPr>
                <w:rFonts w:cstheme="minorHAnsi"/>
                <w:color w:val="000000"/>
                <w:sz w:val="22"/>
                <w:szCs w:val="22"/>
              </w:rPr>
            </w:rPrChange>
          </w:rPr>
          <w:t>i</w:t>
        </w:r>
      </w:ins>
      <w:ins w:id="445" w:author="francesco" w:date="2019-05-02T10:14:00Z">
        <w:r w:rsidRPr="00B96E70">
          <w:rPr>
            <w:rFonts w:cstheme="minorHAnsi"/>
            <w:color w:val="000000"/>
            <w:sz w:val="20"/>
            <w:szCs w:val="20"/>
            <w:rPrChange w:id="446" w:author="Utente di Microsoft Office" w:date="2019-05-16T06:46:00Z">
              <w:rPr>
                <w:rFonts w:ascii="Lato" w:hAnsi="Lato"/>
                <w:color w:val="000000"/>
                <w:sz w:val="12"/>
                <w:szCs w:val="12"/>
                <w:vertAlign w:val="superscript"/>
              </w:rPr>
            </w:rPrChange>
          </w:rPr>
          <w:t>a farmaceutica europea.</w:t>
        </w:r>
      </w:ins>
    </w:p>
    <w:p w14:paraId="43509B99" w14:textId="54EC22DA" w:rsidR="00305917" w:rsidRPr="00B96E70" w:rsidRDefault="00BE0BB9">
      <w:pPr>
        <w:spacing w:line="276" w:lineRule="auto"/>
        <w:jc w:val="both"/>
        <w:rPr>
          <w:ins w:id="447" w:author="francesco" w:date="2019-05-02T11:33:00Z"/>
          <w:rFonts w:cstheme="minorHAnsi"/>
          <w:color w:val="000000"/>
          <w:sz w:val="20"/>
          <w:szCs w:val="20"/>
          <w:rPrChange w:id="448" w:author="Utente di Microsoft Office" w:date="2019-05-16T06:46:00Z">
            <w:rPr>
              <w:ins w:id="449" w:author="francesco" w:date="2019-05-02T11:33:00Z"/>
              <w:rFonts w:cstheme="minorHAnsi"/>
              <w:color w:val="000000"/>
              <w:sz w:val="22"/>
              <w:szCs w:val="22"/>
            </w:rPr>
          </w:rPrChange>
        </w:rPr>
        <w:pPrChange w:id="450" w:author="francesco" w:date="2019-05-02T11:06:00Z">
          <w:pPr>
            <w:pStyle w:val="NormalWeb"/>
            <w:shd w:val="clear" w:color="auto" w:fill="FFFFFF"/>
            <w:spacing w:beforeAutospacing="0" w:afterAutospacing="0"/>
          </w:pPr>
        </w:pPrChange>
      </w:pPr>
      <w:proofErr w:type="spellStart"/>
      <w:ins w:id="451" w:author="francesco" w:date="2019-05-02T10:16:00Z">
        <w:r w:rsidRPr="00B96E70">
          <w:rPr>
            <w:rFonts w:cstheme="minorHAnsi"/>
            <w:color w:val="000000"/>
            <w:sz w:val="20"/>
            <w:szCs w:val="20"/>
            <w:rPrChange w:id="452" w:author="Utente di Microsoft Office" w:date="2019-05-16T06:46:00Z">
              <w:rPr>
                <w:rFonts w:cstheme="minorHAnsi"/>
                <w:color w:val="000000"/>
                <w:sz w:val="22"/>
                <w:szCs w:val="22"/>
              </w:rPr>
            </w:rPrChange>
          </w:rPr>
          <w:t>AddNeuroMed</w:t>
        </w:r>
        <w:proofErr w:type="spellEnd"/>
        <w:r w:rsidRPr="00B96E70">
          <w:rPr>
            <w:rFonts w:cstheme="minorHAnsi"/>
            <w:color w:val="000000"/>
            <w:sz w:val="20"/>
            <w:szCs w:val="20"/>
            <w:rPrChange w:id="453" w:author="Utente di Microsoft Office" w:date="2019-05-16T06:46:00Z">
              <w:rPr>
                <w:rFonts w:cstheme="minorHAnsi"/>
                <w:color w:val="000000"/>
                <w:sz w:val="22"/>
                <w:szCs w:val="22"/>
              </w:rPr>
            </w:rPrChange>
          </w:rPr>
          <w:t xml:space="preserve"> è uno studio multi-centro, durante il quale, il primo soggetto è stato </w:t>
        </w:r>
      </w:ins>
      <w:ins w:id="454" w:author="francesco" w:date="2019-05-02T10:18:00Z">
        <w:r w:rsidRPr="00B96E70">
          <w:rPr>
            <w:rFonts w:cstheme="minorHAnsi"/>
            <w:color w:val="000000"/>
            <w:sz w:val="20"/>
            <w:szCs w:val="20"/>
            <w:rPrChange w:id="455" w:author="Utente di Microsoft Office" w:date="2019-05-16T06:46:00Z">
              <w:rPr>
                <w:rFonts w:cstheme="minorHAnsi"/>
                <w:color w:val="000000"/>
                <w:sz w:val="22"/>
                <w:szCs w:val="22"/>
              </w:rPr>
            </w:rPrChange>
          </w:rPr>
          <w:t xml:space="preserve">arruolato nel gennaio del 2006 e l’ultimo nel Febbraio del 2008. </w:t>
        </w:r>
      </w:ins>
      <w:ins w:id="456" w:author="francesco" w:date="2019-05-02T11:08:00Z">
        <w:r w:rsidR="00304D6F" w:rsidRPr="00B96E70">
          <w:rPr>
            <w:rFonts w:cstheme="minorHAnsi"/>
            <w:color w:val="000000"/>
            <w:sz w:val="20"/>
            <w:szCs w:val="20"/>
            <w:rPrChange w:id="457" w:author="Utente di Microsoft Office" w:date="2019-05-16T06:46:00Z">
              <w:rPr>
                <w:rFonts w:cstheme="minorHAnsi"/>
                <w:color w:val="000000"/>
                <w:sz w:val="22"/>
                <w:szCs w:val="22"/>
              </w:rPr>
            </w:rPrChange>
          </w:rPr>
          <w:t xml:space="preserve">I dati sono stati raccolti in 6 centri, </w:t>
        </w:r>
      </w:ins>
      <w:ins w:id="458" w:author="francesco" w:date="2019-05-02T11:09:00Z">
        <w:r w:rsidR="00304D6F" w:rsidRPr="00B96E70">
          <w:rPr>
            <w:rFonts w:cstheme="minorHAnsi"/>
            <w:color w:val="000000"/>
            <w:sz w:val="20"/>
            <w:szCs w:val="20"/>
            <w:rPrChange w:id="459" w:author="Utente di Microsoft Office" w:date="2019-05-16T06:46:00Z">
              <w:rPr>
                <w:rFonts w:cstheme="minorHAnsi"/>
                <w:color w:val="000000"/>
                <w:sz w:val="22"/>
                <w:szCs w:val="22"/>
              </w:rPr>
            </w:rPrChange>
          </w:rPr>
          <w:t xml:space="preserve">tra cui anche l’Università degli Studi di Perugia. </w:t>
        </w:r>
      </w:ins>
      <w:ins w:id="460" w:author="francesco" w:date="2019-05-02T10:19:00Z">
        <w:r w:rsidR="001A1437" w:rsidRPr="00B96E70">
          <w:rPr>
            <w:rFonts w:cstheme="minorHAnsi"/>
            <w:color w:val="000000"/>
            <w:sz w:val="20"/>
            <w:szCs w:val="20"/>
            <w:rPrChange w:id="461" w:author="Utente di Microsoft Office" w:date="2019-05-16T06:46:00Z">
              <w:rPr>
                <w:rFonts w:cstheme="minorHAnsi"/>
                <w:color w:val="000000"/>
                <w:sz w:val="22"/>
                <w:szCs w:val="22"/>
              </w:rPr>
            </w:rPrChange>
          </w:rPr>
          <w:t xml:space="preserve">Per ogni soggetto coinvolto, </w:t>
        </w:r>
      </w:ins>
      <w:ins w:id="462" w:author="francesco" w:date="2019-05-02T10:20:00Z">
        <w:r w:rsidR="001A1437" w:rsidRPr="00B96E70">
          <w:rPr>
            <w:rFonts w:cstheme="minorHAnsi"/>
            <w:color w:val="000000"/>
            <w:sz w:val="20"/>
            <w:szCs w:val="20"/>
            <w:rPrChange w:id="463" w:author="Utente di Microsoft Office" w:date="2019-05-16T06:46:00Z">
              <w:rPr>
                <w:rFonts w:cstheme="minorHAnsi"/>
                <w:color w:val="000000"/>
                <w:sz w:val="22"/>
                <w:szCs w:val="22"/>
              </w:rPr>
            </w:rPrChange>
          </w:rPr>
          <w:t>i</w:t>
        </w:r>
      </w:ins>
      <w:ins w:id="464" w:author="francesco" w:date="2019-05-02T10:18:00Z">
        <w:r w:rsidRPr="00B96E70">
          <w:rPr>
            <w:rFonts w:cstheme="minorHAnsi"/>
            <w:color w:val="000000"/>
            <w:sz w:val="20"/>
            <w:szCs w:val="20"/>
            <w:rPrChange w:id="465" w:author="Utente di Microsoft Office" w:date="2019-05-16T06:46:00Z">
              <w:rPr>
                <w:rFonts w:cstheme="minorHAnsi"/>
                <w:color w:val="000000"/>
                <w:sz w:val="22"/>
                <w:szCs w:val="22"/>
              </w:rPr>
            </w:rPrChange>
          </w:rPr>
          <w:t xml:space="preserve">l protocollo dello studio </w:t>
        </w:r>
      </w:ins>
      <w:ins w:id="466" w:author="francesco" w:date="2019-05-02T10:20:00Z">
        <w:r w:rsidR="001A1437" w:rsidRPr="00B96E70">
          <w:rPr>
            <w:rFonts w:cstheme="minorHAnsi"/>
            <w:color w:val="000000"/>
            <w:sz w:val="20"/>
            <w:szCs w:val="20"/>
            <w:rPrChange w:id="467" w:author="Utente di Microsoft Office" w:date="2019-05-16T06:46:00Z">
              <w:rPr>
                <w:rFonts w:cstheme="minorHAnsi"/>
                <w:color w:val="000000"/>
                <w:sz w:val="22"/>
                <w:szCs w:val="22"/>
              </w:rPr>
            </w:rPrChange>
          </w:rPr>
          <w:t xml:space="preserve">prevede </w:t>
        </w:r>
      </w:ins>
      <w:ins w:id="468" w:author="francesco" w:date="2019-05-02T10:18:00Z">
        <w:r w:rsidR="001A1437" w:rsidRPr="00B96E70">
          <w:rPr>
            <w:rFonts w:cstheme="minorHAnsi"/>
            <w:color w:val="000000"/>
            <w:sz w:val="20"/>
            <w:szCs w:val="20"/>
            <w:rPrChange w:id="469" w:author="Utente di Microsoft Office" w:date="2019-05-16T06:46:00Z">
              <w:rPr>
                <w:rFonts w:cstheme="minorHAnsi"/>
                <w:color w:val="000000"/>
                <w:sz w:val="22"/>
                <w:szCs w:val="22"/>
              </w:rPr>
            </w:rPrChange>
          </w:rPr>
          <w:t>una visita iniziale</w:t>
        </w:r>
      </w:ins>
      <w:ins w:id="470" w:author="francesco" w:date="2019-05-02T10:19:00Z">
        <w:r w:rsidR="001A1437" w:rsidRPr="00B96E70">
          <w:rPr>
            <w:rFonts w:cstheme="minorHAnsi"/>
            <w:color w:val="000000"/>
            <w:sz w:val="20"/>
            <w:szCs w:val="20"/>
            <w:rPrChange w:id="471" w:author="Utente di Microsoft Office" w:date="2019-05-16T06:46:00Z">
              <w:rPr>
                <w:rFonts w:cstheme="minorHAnsi"/>
                <w:color w:val="000000"/>
                <w:sz w:val="22"/>
                <w:szCs w:val="22"/>
              </w:rPr>
            </w:rPrChange>
          </w:rPr>
          <w:t>, durante la quale viene formulata la diagnosi relativa all’Alzheimer</w:t>
        </w:r>
      </w:ins>
      <w:ins w:id="472" w:author="Utente di Microsoft Office" w:date="2019-05-08T00:32:00Z">
        <w:r w:rsidR="00C02262" w:rsidRPr="00B96E70">
          <w:rPr>
            <w:rFonts w:cstheme="minorHAnsi"/>
            <w:color w:val="000000"/>
            <w:sz w:val="20"/>
            <w:szCs w:val="20"/>
            <w:rPrChange w:id="473" w:author="Utente di Microsoft Office" w:date="2019-05-16T06:46:00Z">
              <w:rPr>
                <w:rFonts w:cstheme="minorHAnsi"/>
                <w:color w:val="000000"/>
                <w:sz w:val="22"/>
                <w:szCs w:val="22"/>
              </w:rPr>
            </w:rPrChange>
          </w:rPr>
          <w:t xml:space="preserve"> </w:t>
        </w:r>
      </w:ins>
      <w:ins w:id="474" w:author="francesco" w:date="2019-05-02T10:19:00Z">
        <w:del w:id="475" w:author="Utente di Microsoft Office" w:date="2019-05-08T00:32:00Z">
          <w:r w:rsidR="001A1437" w:rsidRPr="00B96E70" w:rsidDel="00C02262">
            <w:rPr>
              <w:rFonts w:cstheme="minorHAnsi"/>
              <w:color w:val="000000"/>
              <w:sz w:val="20"/>
              <w:szCs w:val="20"/>
              <w:rPrChange w:id="476" w:author="Utente di Microsoft Office" w:date="2019-05-16T06:46:00Z">
                <w:rPr>
                  <w:rFonts w:cstheme="minorHAnsi"/>
                  <w:color w:val="000000"/>
                  <w:sz w:val="22"/>
                  <w:szCs w:val="22"/>
                </w:rPr>
              </w:rPrChange>
            </w:rPr>
            <w:delText xml:space="preserve"> </w:delText>
          </w:r>
        </w:del>
      </w:ins>
      <w:ins w:id="477" w:author="francesco" w:date="2019-05-02T10:20:00Z">
        <w:del w:id="478" w:author="Utente di Microsoft Office" w:date="2019-05-08T00:32:00Z">
          <w:r w:rsidR="001A1437" w:rsidRPr="00B96E70" w:rsidDel="00C02262">
            <w:rPr>
              <w:rFonts w:cstheme="minorHAnsi"/>
              <w:color w:val="000000"/>
              <w:sz w:val="20"/>
              <w:szCs w:val="20"/>
              <w:rPrChange w:id="479" w:author="Utente di Microsoft Office" w:date="2019-05-16T06:46:00Z">
                <w:rPr>
                  <w:rFonts w:cstheme="minorHAnsi"/>
                  <w:color w:val="000000"/>
                  <w:sz w:val="22"/>
                  <w:szCs w:val="22"/>
                </w:rPr>
              </w:rPrChange>
            </w:rPr>
            <w:delText>all’ingresso del soggetto nello studio</w:delText>
          </w:r>
        </w:del>
      </w:ins>
      <w:ins w:id="480" w:author="francesco" w:date="2019-05-02T10:21:00Z">
        <w:del w:id="481" w:author="Utente di Microsoft Office" w:date="2019-05-08T00:32:00Z">
          <w:r w:rsidR="001A1437" w:rsidRPr="00B96E70" w:rsidDel="00C02262">
            <w:rPr>
              <w:rFonts w:cstheme="minorHAnsi"/>
              <w:color w:val="000000"/>
              <w:sz w:val="20"/>
              <w:szCs w:val="20"/>
              <w:rPrChange w:id="482" w:author="Utente di Microsoft Office" w:date="2019-05-16T06:46:00Z">
                <w:rPr>
                  <w:rFonts w:cstheme="minorHAnsi"/>
                  <w:color w:val="000000"/>
                  <w:sz w:val="22"/>
                  <w:szCs w:val="22"/>
                </w:rPr>
              </w:rPrChange>
            </w:rPr>
            <w:delText xml:space="preserve"> </w:delText>
          </w:r>
        </w:del>
        <w:r w:rsidR="001A1437" w:rsidRPr="00B96E70">
          <w:rPr>
            <w:rFonts w:cstheme="minorHAnsi"/>
            <w:color w:val="000000"/>
            <w:sz w:val="20"/>
            <w:szCs w:val="20"/>
            <w:rPrChange w:id="483" w:author="Utente di Microsoft Office" w:date="2019-05-16T06:46:00Z">
              <w:rPr>
                <w:rFonts w:cstheme="minorHAnsi"/>
                <w:color w:val="000000"/>
                <w:sz w:val="22"/>
                <w:szCs w:val="22"/>
              </w:rPr>
            </w:rPrChange>
          </w:rPr>
          <w:t>(</w:t>
        </w:r>
        <w:r w:rsidR="00305917" w:rsidRPr="00B96E70">
          <w:rPr>
            <w:rFonts w:cstheme="minorHAnsi"/>
            <w:color w:val="000000"/>
            <w:sz w:val="20"/>
            <w:szCs w:val="20"/>
            <w:rPrChange w:id="484" w:author="Utente di Microsoft Office" w:date="2019-05-16T06:46:00Z">
              <w:rPr>
                <w:rFonts w:cstheme="minorHAnsi"/>
                <w:color w:val="000000"/>
                <w:sz w:val="22"/>
                <w:szCs w:val="22"/>
                <w:vertAlign w:val="superscript"/>
              </w:rPr>
            </w:rPrChange>
          </w:rPr>
          <w:t xml:space="preserve">baseline </w:t>
        </w:r>
        <w:proofErr w:type="spellStart"/>
        <w:r w:rsidR="00305917" w:rsidRPr="00B96E70">
          <w:rPr>
            <w:rFonts w:cstheme="minorHAnsi"/>
            <w:color w:val="000000"/>
            <w:sz w:val="20"/>
            <w:szCs w:val="20"/>
            <w:rPrChange w:id="485" w:author="Utente di Microsoft Office" w:date="2019-05-16T06:46:00Z">
              <w:rPr>
                <w:rFonts w:cstheme="minorHAnsi"/>
                <w:color w:val="000000"/>
                <w:sz w:val="22"/>
                <w:szCs w:val="22"/>
                <w:vertAlign w:val="superscript"/>
              </w:rPr>
            </w:rPrChange>
          </w:rPr>
          <w:t>assessment</w:t>
        </w:r>
        <w:proofErr w:type="spellEnd"/>
        <w:r w:rsidR="001A1437" w:rsidRPr="00B96E70">
          <w:rPr>
            <w:rFonts w:cstheme="minorHAnsi"/>
            <w:color w:val="000000"/>
            <w:sz w:val="20"/>
            <w:szCs w:val="20"/>
            <w:rPrChange w:id="486" w:author="Utente di Microsoft Office" w:date="2019-05-16T06:46:00Z">
              <w:rPr>
                <w:rFonts w:cstheme="minorHAnsi"/>
                <w:color w:val="000000"/>
                <w:sz w:val="22"/>
                <w:szCs w:val="22"/>
              </w:rPr>
            </w:rPrChange>
          </w:rPr>
          <w:t>)</w:t>
        </w:r>
      </w:ins>
      <w:ins w:id="487" w:author="francesco" w:date="2019-05-02T10:20:00Z">
        <w:r w:rsidR="001A1437" w:rsidRPr="00B96E70">
          <w:rPr>
            <w:rFonts w:cstheme="minorHAnsi"/>
            <w:color w:val="000000"/>
            <w:sz w:val="20"/>
            <w:szCs w:val="20"/>
            <w:rPrChange w:id="488" w:author="Utente di Microsoft Office" w:date="2019-05-16T06:46:00Z">
              <w:rPr>
                <w:rFonts w:cstheme="minorHAnsi"/>
                <w:color w:val="000000"/>
                <w:sz w:val="22"/>
                <w:szCs w:val="22"/>
              </w:rPr>
            </w:rPrChange>
          </w:rPr>
          <w:t xml:space="preserve">, una </w:t>
        </w:r>
      </w:ins>
      <w:ins w:id="489" w:author="francesco" w:date="2019-05-02T10:21:00Z">
        <w:r w:rsidR="001A1437" w:rsidRPr="00B96E70">
          <w:rPr>
            <w:rFonts w:cstheme="minorHAnsi"/>
            <w:color w:val="000000"/>
            <w:sz w:val="20"/>
            <w:szCs w:val="20"/>
            <w:rPrChange w:id="490" w:author="Utente di Microsoft Office" w:date="2019-05-16T06:46:00Z">
              <w:rPr>
                <w:rFonts w:cstheme="minorHAnsi"/>
                <w:color w:val="000000"/>
                <w:sz w:val="22"/>
                <w:szCs w:val="22"/>
              </w:rPr>
            </w:rPrChange>
          </w:rPr>
          <w:t xml:space="preserve">visita di controllo </w:t>
        </w:r>
      </w:ins>
      <w:ins w:id="491" w:author="francesco" w:date="2019-05-02T10:22:00Z">
        <w:r w:rsidR="001A1437" w:rsidRPr="00B96E70">
          <w:rPr>
            <w:rFonts w:cstheme="minorHAnsi"/>
            <w:color w:val="000000"/>
            <w:sz w:val="20"/>
            <w:szCs w:val="20"/>
            <w:rPrChange w:id="492" w:author="Utente di Microsoft Office" w:date="2019-05-16T06:46:00Z">
              <w:rPr>
                <w:rFonts w:cstheme="minorHAnsi"/>
                <w:color w:val="000000"/>
                <w:sz w:val="22"/>
                <w:szCs w:val="22"/>
              </w:rPr>
            </w:rPrChange>
          </w:rPr>
          <w:t>(</w:t>
        </w:r>
        <w:proofErr w:type="spellStart"/>
        <w:r w:rsidR="00305917" w:rsidRPr="00B96E70">
          <w:rPr>
            <w:rFonts w:cstheme="minorHAnsi"/>
            <w:color w:val="000000"/>
            <w:sz w:val="20"/>
            <w:szCs w:val="20"/>
            <w:rPrChange w:id="493" w:author="Utente di Microsoft Office" w:date="2019-05-16T06:46:00Z">
              <w:rPr>
                <w:rFonts w:cstheme="minorHAnsi"/>
                <w:color w:val="000000"/>
                <w:sz w:val="22"/>
                <w:szCs w:val="22"/>
                <w:vertAlign w:val="superscript"/>
              </w:rPr>
            </w:rPrChange>
          </w:rPr>
          <w:t>follow</w:t>
        </w:r>
        <w:proofErr w:type="spellEnd"/>
        <w:r w:rsidR="00305917" w:rsidRPr="00B96E70">
          <w:rPr>
            <w:rFonts w:cstheme="minorHAnsi"/>
            <w:color w:val="000000"/>
            <w:sz w:val="20"/>
            <w:szCs w:val="20"/>
            <w:rPrChange w:id="494" w:author="Utente di Microsoft Office" w:date="2019-05-16T06:46:00Z">
              <w:rPr>
                <w:rFonts w:cstheme="minorHAnsi"/>
                <w:color w:val="000000"/>
                <w:sz w:val="22"/>
                <w:szCs w:val="22"/>
                <w:vertAlign w:val="superscript"/>
              </w:rPr>
            </w:rPrChange>
          </w:rPr>
          <w:t xml:space="preserve"> up</w:t>
        </w:r>
        <w:r w:rsidR="001A1437" w:rsidRPr="00B96E70">
          <w:rPr>
            <w:rFonts w:cstheme="minorHAnsi"/>
            <w:color w:val="000000"/>
            <w:sz w:val="20"/>
            <w:szCs w:val="20"/>
            <w:rPrChange w:id="495" w:author="Utente di Microsoft Office" w:date="2019-05-16T06:46:00Z">
              <w:rPr>
                <w:rFonts w:cstheme="minorHAnsi"/>
                <w:color w:val="000000"/>
                <w:sz w:val="22"/>
                <w:szCs w:val="22"/>
              </w:rPr>
            </w:rPrChange>
          </w:rPr>
          <w:t xml:space="preserve">) </w:t>
        </w:r>
      </w:ins>
      <w:ins w:id="496" w:author="francesco" w:date="2019-05-02T10:21:00Z">
        <w:r w:rsidR="001A1437" w:rsidRPr="00B96E70">
          <w:rPr>
            <w:rFonts w:cstheme="minorHAnsi"/>
            <w:color w:val="000000"/>
            <w:sz w:val="20"/>
            <w:szCs w:val="20"/>
            <w:rPrChange w:id="497" w:author="Utente di Microsoft Office" w:date="2019-05-16T06:46:00Z">
              <w:rPr>
                <w:rFonts w:cstheme="minorHAnsi"/>
                <w:color w:val="000000"/>
                <w:sz w:val="22"/>
                <w:szCs w:val="22"/>
              </w:rPr>
            </w:rPrChange>
          </w:rPr>
          <w:t xml:space="preserve">ogni 3 mesi per il primo anno, </w:t>
        </w:r>
      </w:ins>
      <w:ins w:id="498" w:author="francesco" w:date="2019-05-02T10:22:00Z">
        <w:r w:rsidR="001A1437" w:rsidRPr="00B96E70">
          <w:rPr>
            <w:rFonts w:cstheme="minorHAnsi"/>
            <w:color w:val="000000"/>
            <w:sz w:val="20"/>
            <w:szCs w:val="20"/>
            <w:rPrChange w:id="499" w:author="Utente di Microsoft Office" w:date="2019-05-16T06:46:00Z">
              <w:rPr>
                <w:rFonts w:cstheme="minorHAnsi"/>
                <w:color w:val="000000"/>
                <w:sz w:val="22"/>
                <w:szCs w:val="22"/>
              </w:rPr>
            </w:rPrChange>
          </w:rPr>
          <w:t>ed una visita annuale per gli anni successivi.</w:t>
        </w:r>
      </w:ins>
      <w:ins w:id="500" w:author="francesco" w:date="2019-05-02T11:10:00Z">
        <w:r w:rsidR="004501A5" w:rsidRPr="00B96E70">
          <w:rPr>
            <w:rFonts w:cstheme="minorHAnsi"/>
            <w:color w:val="000000"/>
            <w:sz w:val="20"/>
            <w:szCs w:val="20"/>
            <w:rPrChange w:id="501" w:author="Utente di Microsoft Office" w:date="2019-05-16T06:46:00Z">
              <w:rPr>
                <w:rFonts w:cstheme="minorHAnsi"/>
                <w:color w:val="000000"/>
                <w:sz w:val="22"/>
                <w:szCs w:val="22"/>
              </w:rPr>
            </w:rPrChange>
          </w:rPr>
          <w:t xml:space="preserve"> Durante le visite di controllo, viene emessa una nuova diagnosi.</w:t>
        </w:r>
      </w:ins>
      <w:ins w:id="502" w:author="francesco" w:date="2019-05-02T10:22:00Z">
        <w:r w:rsidR="001A1437" w:rsidRPr="00B96E70">
          <w:rPr>
            <w:rFonts w:cstheme="minorHAnsi"/>
            <w:color w:val="000000"/>
            <w:sz w:val="20"/>
            <w:szCs w:val="20"/>
            <w:rPrChange w:id="503" w:author="Utente di Microsoft Office" w:date="2019-05-16T06:46:00Z">
              <w:rPr>
                <w:rFonts w:cstheme="minorHAnsi"/>
                <w:color w:val="000000"/>
                <w:sz w:val="22"/>
                <w:szCs w:val="22"/>
              </w:rPr>
            </w:rPrChange>
          </w:rPr>
          <w:t xml:space="preserve"> Lo studio </w:t>
        </w:r>
        <w:r w:rsidR="004501A5" w:rsidRPr="00B96E70">
          <w:rPr>
            <w:rFonts w:cstheme="minorHAnsi"/>
            <w:color w:val="000000"/>
            <w:sz w:val="20"/>
            <w:szCs w:val="20"/>
            <w:rPrChange w:id="504" w:author="Utente di Microsoft Office" w:date="2019-05-16T06:46:00Z">
              <w:rPr>
                <w:rFonts w:cstheme="minorHAnsi"/>
                <w:color w:val="000000"/>
                <w:sz w:val="22"/>
                <w:szCs w:val="22"/>
              </w:rPr>
            </w:rPrChange>
          </w:rPr>
          <w:t>coinvol</w:t>
        </w:r>
      </w:ins>
      <w:ins w:id="505" w:author="francesco" w:date="2019-05-02T11:11:00Z">
        <w:r w:rsidR="004501A5" w:rsidRPr="00B96E70">
          <w:rPr>
            <w:rFonts w:cstheme="minorHAnsi"/>
            <w:color w:val="000000"/>
            <w:sz w:val="20"/>
            <w:szCs w:val="20"/>
            <w:rPrChange w:id="506" w:author="Utente di Microsoft Office" w:date="2019-05-16T06:46:00Z">
              <w:rPr>
                <w:rFonts w:cstheme="minorHAnsi"/>
                <w:color w:val="000000"/>
                <w:sz w:val="22"/>
                <w:szCs w:val="22"/>
              </w:rPr>
            </w:rPrChange>
          </w:rPr>
          <w:t>ge</w:t>
        </w:r>
      </w:ins>
      <w:ins w:id="507" w:author="francesco" w:date="2019-05-02T10:22:00Z">
        <w:r w:rsidR="001A1437" w:rsidRPr="00B96E70">
          <w:rPr>
            <w:rFonts w:cstheme="minorHAnsi"/>
            <w:color w:val="000000"/>
            <w:sz w:val="20"/>
            <w:szCs w:val="20"/>
            <w:rPrChange w:id="508" w:author="Utente di Microsoft Office" w:date="2019-05-16T06:46:00Z">
              <w:rPr>
                <w:rFonts w:cstheme="minorHAnsi"/>
                <w:color w:val="000000"/>
                <w:sz w:val="22"/>
                <w:szCs w:val="22"/>
              </w:rPr>
            </w:rPrChange>
          </w:rPr>
          <w:t xml:space="preserve"> un totale di 781 soggetti</w:t>
        </w:r>
      </w:ins>
      <w:ins w:id="509" w:author="francesco" w:date="2019-05-02T10:23:00Z">
        <w:r w:rsidR="001A1437" w:rsidRPr="00B96E70">
          <w:rPr>
            <w:rFonts w:cstheme="minorHAnsi"/>
            <w:color w:val="000000"/>
            <w:sz w:val="20"/>
            <w:szCs w:val="20"/>
            <w:rPrChange w:id="510" w:author="Utente di Microsoft Office" w:date="2019-05-16T06:46:00Z">
              <w:rPr>
                <w:rFonts w:cstheme="minorHAnsi"/>
                <w:color w:val="000000"/>
                <w:sz w:val="22"/>
                <w:szCs w:val="22"/>
              </w:rPr>
            </w:rPrChange>
          </w:rPr>
          <w:t xml:space="preserve">. </w:t>
        </w:r>
      </w:ins>
      <w:ins w:id="511" w:author="francesco" w:date="2019-05-02T10:54:00Z">
        <w:r w:rsidR="00A80E08" w:rsidRPr="00B96E70">
          <w:rPr>
            <w:rFonts w:cstheme="minorHAnsi"/>
            <w:color w:val="000000"/>
            <w:sz w:val="20"/>
            <w:szCs w:val="20"/>
            <w:rPrChange w:id="512" w:author="Utente di Microsoft Office" w:date="2019-05-16T06:46:00Z">
              <w:rPr>
                <w:rFonts w:cstheme="minorHAnsi"/>
                <w:color w:val="000000"/>
                <w:sz w:val="22"/>
                <w:szCs w:val="22"/>
              </w:rPr>
            </w:rPrChange>
          </w:rPr>
          <w:t xml:space="preserve">Di questi, al momento del baseline </w:t>
        </w:r>
        <w:proofErr w:type="spellStart"/>
        <w:r w:rsidR="00A80E08" w:rsidRPr="00B96E70">
          <w:rPr>
            <w:rFonts w:cstheme="minorHAnsi"/>
            <w:color w:val="000000"/>
            <w:sz w:val="20"/>
            <w:szCs w:val="20"/>
            <w:rPrChange w:id="513" w:author="Utente di Microsoft Office" w:date="2019-05-16T06:46:00Z">
              <w:rPr>
                <w:rFonts w:cstheme="minorHAnsi"/>
                <w:color w:val="000000"/>
                <w:sz w:val="22"/>
                <w:szCs w:val="22"/>
              </w:rPr>
            </w:rPrChange>
          </w:rPr>
          <w:t>assessment</w:t>
        </w:r>
        <w:proofErr w:type="spellEnd"/>
        <w:r w:rsidR="00A80E08" w:rsidRPr="00B96E70">
          <w:rPr>
            <w:rFonts w:cstheme="minorHAnsi"/>
            <w:color w:val="000000"/>
            <w:sz w:val="20"/>
            <w:szCs w:val="20"/>
            <w:rPrChange w:id="514" w:author="Utente di Microsoft Office" w:date="2019-05-16T06:46:00Z">
              <w:rPr>
                <w:rFonts w:cstheme="minorHAnsi"/>
                <w:color w:val="000000"/>
                <w:sz w:val="22"/>
                <w:szCs w:val="22"/>
              </w:rPr>
            </w:rPrChange>
          </w:rPr>
          <w:t xml:space="preserve">, </w:t>
        </w:r>
      </w:ins>
      <w:ins w:id="515" w:author="francesco" w:date="2019-05-02T10:55:00Z">
        <w:r w:rsidR="00A80E08" w:rsidRPr="00B96E70">
          <w:rPr>
            <w:rFonts w:cstheme="minorHAnsi"/>
            <w:color w:val="000000"/>
            <w:sz w:val="20"/>
            <w:szCs w:val="20"/>
            <w:rPrChange w:id="516" w:author="Utente di Microsoft Office" w:date="2019-05-16T06:46:00Z">
              <w:rPr>
                <w:rFonts w:cstheme="minorHAnsi"/>
                <w:color w:val="000000"/>
                <w:sz w:val="22"/>
                <w:szCs w:val="22"/>
              </w:rPr>
            </w:rPrChange>
          </w:rPr>
          <w:t xml:space="preserve">per </w:t>
        </w:r>
      </w:ins>
      <w:ins w:id="517" w:author="francesco" w:date="2019-05-02T10:22:00Z">
        <w:r w:rsidR="00A80E08" w:rsidRPr="00B96E70">
          <w:rPr>
            <w:rFonts w:cstheme="minorHAnsi"/>
            <w:color w:val="000000"/>
            <w:sz w:val="20"/>
            <w:szCs w:val="20"/>
            <w:rPrChange w:id="518" w:author="Utente di Microsoft Office" w:date="2019-05-16T06:46:00Z">
              <w:rPr>
                <w:rFonts w:cstheme="minorHAnsi"/>
                <w:color w:val="000000"/>
                <w:sz w:val="22"/>
                <w:szCs w:val="22"/>
              </w:rPr>
            </w:rPrChange>
          </w:rPr>
          <w:t xml:space="preserve">258 </w:t>
        </w:r>
      </w:ins>
      <w:ins w:id="519" w:author="francesco" w:date="2019-05-02T10:55:00Z">
        <w:r w:rsidR="00A80E08" w:rsidRPr="00B96E70">
          <w:rPr>
            <w:rFonts w:cstheme="minorHAnsi"/>
            <w:color w:val="000000"/>
            <w:sz w:val="20"/>
            <w:szCs w:val="20"/>
            <w:rPrChange w:id="520" w:author="Utente di Microsoft Office" w:date="2019-05-16T06:46:00Z">
              <w:rPr>
                <w:rFonts w:cstheme="minorHAnsi"/>
                <w:color w:val="000000"/>
                <w:sz w:val="22"/>
                <w:szCs w:val="22"/>
              </w:rPr>
            </w:rPrChange>
          </w:rPr>
          <w:t>è stata diagnosticata l</w:t>
        </w:r>
      </w:ins>
      <w:ins w:id="521" w:author="Utente di Microsoft Office" w:date="2019-05-08T00:32:00Z">
        <w:r w:rsidR="00946373" w:rsidRPr="00B96E70">
          <w:rPr>
            <w:rFonts w:cstheme="minorHAnsi"/>
            <w:color w:val="000000"/>
            <w:sz w:val="20"/>
            <w:szCs w:val="20"/>
            <w:rPrChange w:id="522" w:author="Utente di Microsoft Office" w:date="2019-05-16T06:46:00Z">
              <w:rPr>
                <w:rFonts w:cstheme="minorHAnsi"/>
                <w:color w:val="000000"/>
                <w:sz w:val="22"/>
                <w:szCs w:val="22"/>
              </w:rPr>
            </w:rPrChange>
          </w:rPr>
          <w:t xml:space="preserve">a malattia di </w:t>
        </w:r>
      </w:ins>
      <w:ins w:id="523" w:author="francesco" w:date="2019-05-02T10:55:00Z">
        <w:del w:id="524" w:author="Utente di Microsoft Office" w:date="2019-05-08T00:32:00Z">
          <w:r w:rsidR="00A80E08" w:rsidRPr="00B96E70" w:rsidDel="00946373">
            <w:rPr>
              <w:rFonts w:cstheme="minorHAnsi"/>
              <w:color w:val="000000"/>
              <w:sz w:val="20"/>
              <w:szCs w:val="20"/>
              <w:rPrChange w:id="525" w:author="Utente di Microsoft Office" w:date="2019-05-16T06:46:00Z">
                <w:rPr>
                  <w:rFonts w:cstheme="minorHAnsi"/>
                  <w:color w:val="000000"/>
                  <w:sz w:val="22"/>
                  <w:szCs w:val="22"/>
                </w:rPr>
              </w:rPrChange>
            </w:rPr>
            <w:delText>’</w:delText>
          </w:r>
        </w:del>
        <w:r w:rsidR="00A80E08" w:rsidRPr="00B96E70">
          <w:rPr>
            <w:rFonts w:cstheme="minorHAnsi"/>
            <w:color w:val="000000"/>
            <w:sz w:val="20"/>
            <w:szCs w:val="20"/>
            <w:rPrChange w:id="526" w:author="Utente di Microsoft Office" w:date="2019-05-16T06:46:00Z">
              <w:rPr>
                <w:rFonts w:cstheme="minorHAnsi"/>
                <w:color w:val="000000"/>
                <w:sz w:val="22"/>
                <w:szCs w:val="22"/>
              </w:rPr>
            </w:rPrChange>
          </w:rPr>
          <w:t>Alzheimer</w:t>
        </w:r>
      </w:ins>
      <w:ins w:id="527" w:author="francesco" w:date="2019-05-02T10:59:00Z">
        <w:r w:rsidR="00A80E08" w:rsidRPr="00B96E70">
          <w:rPr>
            <w:rFonts w:cstheme="minorHAnsi"/>
            <w:color w:val="000000"/>
            <w:sz w:val="20"/>
            <w:szCs w:val="20"/>
            <w:rPrChange w:id="528" w:author="Utente di Microsoft Office" w:date="2019-05-16T06:46:00Z">
              <w:rPr>
                <w:rFonts w:cstheme="minorHAnsi"/>
                <w:color w:val="000000"/>
                <w:sz w:val="22"/>
                <w:szCs w:val="22"/>
              </w:rPr>
            </w:rPrChange>
          </w:rPr>
          <w:t xml:space="preserve"> (AD, </w:t>
        </w:r>
        <w:r w:rsidR="00305917" w:rsidRPr="00B96E70">
          <w:rPr>
            <w:rFonts w:cstheme="minorHAnsi"/>
            <w:color w:val="000000"/>
            <w:sz w:val="20"/>
            <w:szCs w:val="20"/>
            <w:rPrChange w:id="529" w:author="Utente di Microsoft Office" w:date="2019-05-16T06:46:00Z">
              <w:rPr>
                <w:rFonts w:cstheme="minorHAnsi"/>
                <w:color w:val="000000"/>
                <w:sz w:val="22"/>
                <w:szCs w:val="22"/>
                <w:vertAlign w:val="superscript"/>
              </w:rPr>
            </w:rPrChange>
          </w:rPr>
          <w:t xml:space="preserve">Alzheimer </w:t>
        </w:r>
        <w:proofErr w:type="spellStart"/>
        <w:r w:rsidR="00305917" w:rsidRPr="00B96E70">
          <w:rPr>
            <w:rFonts w:cstheme="minorHAnsi"/>
            <w:color w:val="000000"/>
            <w:sz w:val="20"/>
            <w:szCs w:val="20"/>
            <w:rPrChange w:id="530" w:author="Utente di Microsoft Office" w:date="2019-05-16T06:46:00Z">
              <w:rPr>
                <w:rFonts w:cstheme="minorHAnsi"/>
                <w:color w:val="000000"/>
                <w:sz w:val="22"/>
                <w:szCs w:val="22"/>
                <w:vertAlign w:val="superscript"/>
              </w:rPr>
            </w:rPrChange>
          </w:rPr>
          <w:t>Disease</w:t>
        </w:r>
        <w:proofErr w:type="spellEnd"/>
        <w:r w:rsidR="00A80E08" w:rsidRPr="00B96E70">
          <w:rPr>
            <w:rFonts w:cstheme="minorHAnsi"/>
            <w:color w:val="000000"/>
            <w:sz w:val="20"/>
            <w:szCs w:val="20"/>
            <w:rPrChange w:id="531" w:author="Utente di Microsoft Office" w:date="2019-05-16T06:46:00Z">
              <w:rPr>
                <w:rFonts w:cstheme="minorHAnsi"/>
                <w:color w:val="000000"/>
                <w:sz w:val="22"/>
                <w:szCs w:val="22"/>
              </w:rPr>
            </w:rPrChange>
          </w:rPr>
          <w:t>)</w:t>
        </w:r>
      </w:ins>
      <w:ins w:id="532" w:author="francesco" w:date="2019-05-02T10:55:00Z">
        <w:r w:rsidR="00A80E08" w:rsidRPr="00B96E70">
          <w:rPr>
            <w:rFonts w:cstheme="minorHAnsi"/>
            <w:color w:val="000000"/>
            <w:sz w:val="20"/>
            <w:szCs w:val="20"/>
            <w:rPrChange w:id="533" w:author="Utente di Microsoft Office" w:date="2019-05-16T06:46:00Z">
              <w:rPr>
                <w:rFonts w:cstheme="minorHAnsi"/>
                <w:color w:val="000000"/>
                <w:sz w:val="22"/>
                <w:szCs w:val="22"/>
              </w:rPr>
            </w:rPrChange>
          </w:rPr>
          <w:t xml:space="preserve">, </w:t>
        </w:r>
      </w:ins>
      <w:ins w:id="534" w:author="francesco" w:date="2019-05-02T10:58:00Z">
        <w:r w:rsidR="00A80E08" w:rsidRPr="00B96E70">
          <w:rPr>
            <w:rFonts w:cstheme="minorHAnsi"/>
            <w:color w:val="000000"/>
            <w:sz w:val="20"/>
            <w:szCs w:val="20"/>
            <w:rPrChange w:id="535" w:author="Utente di Microsoft Office" w:date="2019-05-16T06:46:00Z">
              <w:rPr>
                <w:rFonts w:cstheme="minorHAnsi"/>
                <w:color w:val="000000"/>
                <w:sz w:val="22"/>
                <w:szCs w:val="22"/>
              </w:rPr>
            </w:rPrChange>
          </w:rPr>
          <w:t>per 257 è stat</w:t>
        </w:r>
      </w:ins>
      <w:ins w:id="536" w:author="francesco" w:date="2019-05-02T10:59:00Z">
        <w:r w:rsidR="00A80E08" w:rsidRPr="00B96E70">
          <w:rPr>
            <w:rFonts w:cstheme="minorHAnsi"/>
            <w:color w:val="000000"/>
            <w:sz w:val="20"/>
            <w:szCs w:val="20"/>
            <w:rPrChange w:id="537" w:author="Utente di Microsoft Office" w:date="2019-05-16T06:46:00Z">
              <w:rPr>
                <w:rFonts w:cstheme="minorHAnsi"/>
                <w:color w:val="000000"/>
                <w:sz w:val="22"/>
                <w:szCs w:val="22"/>
              </w:rPr>
            </w:rPrChange>
          </w:rPr>
          <w:t>o</w:t>
        </w:r>
      </w:ins>
      <w:ins w:id="538" w:author="francesco" w:date="2019-05-02T10:58:00Z">
        <w:r w:rsidR="00A80E08" w:rsidRPr="00B96E70">
          <w:rPr>
            <w:rFonts w:cstheme="minorHAnsi"/>
            <w:color w:val="000000"/>
            <w:sz w:val="20"/>
            <w:szCs w:val="20"/>
            <w:rPrChange w:id="539" w:author="Utente di Microsoft Office" w:date="2019-05-16T06:46:00Z">
              <w:rPr>
                <w:rFonts w:cstheme="minorHAnsi"/>
                <w:color w:val="000000"/>
                <w:sz w:val="22"/>
                <w:szCs w:val="22"/>
              </w:rPr>
            </w:rPrChange>
          </w:rPr>
          <w:t xml:space="preserve"> diagnosticato </w:t>
        </w:r>
      </w:ins>
      <w:ins w:id="540" w:author="francesco" w:date="2019-05-02T10:59:00Z">
        <w:r w:rsidR="00A80E08" w:rsidRPr="00B96E70">
          <w:rPr>
            <w:rFonts w:cstheme="minorHAnsi"/>
            <w:color w:val="000000"/>
            <w:sz w:val="20"/>
            <w:szCs w:val="20"/>
            <w:rPrChange w:id="541" w:author="Utente di Microsoft Office" w:date="2019-05-16T06:46:00Z">
              <w:rPr>
                <w:rFonts w:cstheme="minorHAnsi"/>
                <w:color w:val="000000"/>
                <w:sz w:val="22"/>
                <w:szCs w:val="22"/>
              </w:rPr>
            </w:rPrChange>
          </w:rPr>
          <w:t xml:space="preserve">un deterioramento cognitivo lieve (MCI, </w:t>
        </w:r>
        <w:proofErr w:type="spellStart"/>
        <w:r w:rsidR="00305917" w:rsidRPr="00B96E70">
          <w:rPr>
            <w:rFonts w:cstheme="minorHAnsi"/>
            <w:color w:val="000000"/>
            <w:sz w:val="20"/>
            <w:szCs w:val="20"/>
            <w:rPrChange w:id="542" w:author="Utente di Microsoft Office" w:date="2019-05-16T06:46:00Z">
              <w:rPr>
                <w:rFonts w:cstheme="minorHAnsi"/>
                <w:color w:val="000000"/>
                <w:sz w:val="22"/>
                <w:szCs w:val="22"/>
                <w:vertAlign w:val="superscript"/>
              </w:rPr>
            </w:rPrChange>
          </w:rPr>
          <w:t>Mild</w:t>
        </w:r>
        <w:proofErr w:type="spellEnd"/>
        <w:r w:rsidR="00305917" w:rsidRPr="00B96E70">
          <w:rPr>
            <w:rFonts w:cstheme="minorHAnsi"/>
            <w:color w:val="000000"/>
            <w:sz w:val="20"/>
            <w:szCs w:val="20"/>
            <w:rPrChange w:id="543" w:author="Utente di Microsoft Office" w:date="2019-05-16T06:46:00Z">
              <w:rPr>
                <w:rFonts w:cstheme="minorHAnsi"/>
                <w:color w:val="000000"/>
                <w:sz w:val="22"/>
                <w:szCs w:val="22"/>
                <w:vertAlign w:val="superscript"/>
              </w:rPr>
            </w:rPrChange>
          </w:rPr>
          <w:t xml:space="preserve"> Cognitive </w:t>
        </w:r>
        <w:proofErr w:type="spellStart"/>
        <w:r w:rsidR="00305917" w:rsidRPr="00B96E70">
          <w:rPr>
            <w:rFonts w:cstheme="minorHAnsi"/>
            <w:color w:val="000000"/>
            <w:sz w:val="20"/>
            <w:szCs w:val="20"/>
            <w:rPrChange w:id="544" w:author="Utente di Microsoft Office" w:date="2019-05-16T06:46:00Z">
              <w:rPr>
                <w:rFonts w:cstheme="minorHAnsi"/>
                <w:color w:val="000000"/>
                <w:sz w:val="22"/>
                <w:szCs w:val="22"/>
                <w:vertAlign w:val="superscript"/>
              </w:rPr>
            </w:rPrChange>
          </w:rPr>
          <w:t>Impairement</w:t>
        </w:r>
        <w:proofErr w:type="spellEnd"/>
        <w:r w:rsidR="00A80E08" w:rsidRPr="00B96E70">
          <w:rPr>
            <w:rFonts w:cstheme="minorHAnsi"/>
            <w:color w:val="000000"/>
            <w:sz w:val="20"/>
            <w:szCs w:val="20"/>
            <w:rPrChange w:id="545" w:author="Utente di Microsoft Office" w:date="2019-05-16T06:46:00Z">
              <w:rPr>
                <w:rFonts w:cstheme="minorHAnsi"/>
                <w:color w:val="000000"/>
                <w:sz w:val="22"/>
                <w:szCs w:val="22"/>
              </w:rPr>
            </w:rPrChange>
          </w:rPr>
          <w:t>)</w:t>
        </w:r>
      </w:ins>
      <w:ins w:id="546" w:author="francesco" w:date="2019-05-02T11:00:00Z">
        <w:r w:rsidR="00A80E08" w:rsidRPr="00B96E70">
          <w:rPr>
            <w:rFonts w:cstheme="minorHAnsi"/>
            <w:color w:val="000000"/>
            <w:sz w:val="20"/>
            <w:szCs w:val="20"/>
            <w:rPrChange w:id="547" w:author="Utente di Microsoft Office" w:date="2019-05-16T06:46:00Z">
              <w:rPr>
                <w:rFonts w:cstheme="minorHAnsi"/>
                <w:color w:val="000000"/>
                <w:sz w:val="22"/>
                <w:szCs w:val="22"/>
              </w:rPr>
            </w:rPrChange>
          </w:rPr>
          <w:t>, mentre per 266 non è stato diagnosticato alcun deterioramento cognitivo</w:t>
        </w:r>
      </w:ins>
      <w:ins w:id="548" w:author="francesco" w:date="2019-05-02T11:11:00Z">
        <w:r w:rsidR="004501A5" w:rsidRPr="00B96E70">
          <w:rPr>
            <w:rFonts w:cstheme="minorHAnsi"/>
            <w:color w:val="000000"/>
            <w:sz w:val="20"/>
            <w:szCs w:val="20"/>
            <w:rPrChange w:id="549" w:author="Utente di Microsoft Office" w:date="2019-05-16T06:46:00Z">
              <w:rPr>
                <w:rFonts w:cstheme="minorHAnsi"/>
                <w:color w:val="000000"/>
                <w:sz w:val="22"/>
                <w:szCs w:val="22"/>
              </w:rPr>
            </w:rPrChange>
          </w:rPr>
          <w:t xml:space="preserve"> significativo (soggetti di controllo)</w:t>
        </w:r>
      </w:ins>
      <w:ins w:id="550" w:author="francesco" w:date="2019-05-02T11:00:00Z">
        <w:r w:rsidR="00A80E08" w:rsidRPr="00B96E70">
          <w:rPr>
            <w:rFonts w:cstheme="minorHAnsi"/>
            <w:color w:val="000000"/>
            <w:sz w:val="20"/>
            <w:szCs w:val="20"/>
            <w:rPrChange w:id="551" w:author="Utente di Microsoft Office" w:date="2019-05-16T06:46:00Z">
              <w:rPr>
                <w:rFonts w:cstheme="minorHAnsi"/>
                <w:color w:val="000000"/>
                <w:sz w:val="22"/>
                <w:szCs w:val="22"/>
              </w:rPr>
            </w:rPrChange>
          </w:rPr>
          <w:t>.</w:t>
        </w:r>
      </w:ins>
    </w:p>
    <w:p w14:paraId="066E05A4" w14:textId="7F8BE6F1" w:rsidR="009411FF" w:rsidRDefault="008173A7">
      <w:pPr>
        <w:spacing w:line="276" w:lineRule="auto"/>
        <w:jc w:val="both"/>
        <w:rPr>
          <w:ins w:id="552" w:author="Utente di Microsoft Office" w:date="2019-05-16T06:46:00Z"/>
          <w:rFonts w:cstheme="minorHAnsi"/>
          <w:color w:val="000000"/>
          <w:sz w:val="20"/>
          <w:szCs w:val="20"/>
        </w:rPr>
      </w:pPr>
      <w:ins w:id="553" w:author="francesco" w:date="2019-05-02T11:49:00Z">
        <w:r w:rsidRPr="00B96E70">
          <w:rPr>
            <w:rFonts w:cstheme="minorHAnsi"/>
            <w:color w:val="000000"/>
            <w:sz w:val="20"/>
            <w:szCs w:val="20"/>
            <w:rPrChange w:id="554" w:author="Utente di Microsoft Office" w:date="2019-05-16T06:46:00Z">
              <w:rPr>
                <w:rFonts w:cstheme="minorHAnsi"/>
                <w:color w:val="000000"/>
                <w:sz w:val="22"/>
                <w:szCs w:val="22"/>
              </w:rPr>
            </w:rPrChange>
          </w:rPr>
          <w:t xml:space="preserve">I dati </w:t>
        </w:r>
      </w:ins>
      <w:ins w:id="555" w:author="francesco" w:date="2019-05-02T11:45:00Z">
        <w:r w:rsidRPr="00B96E70">
          <w:rPr>
            <w:rFonts w:cstheme="minorHAnsi"/>
            <w:color w:val="000000"/>
            <w:sz w:val="20"/>
            <w:szCs w:val="20"/>
            <w:rPrChange w:id="556" w:author="Utente di Microsoft Office" w:date="2019-05-16T06:46:00Z">
              <w:rPr>
                <w:rFonts w:cstheme="minorHAnsi"/>
                <w:color w:val="000000"/>
                <w:sz w:val="22"/>
                <w:szCs w:val="22"/>
              </w:rPr>
            </w:rPrChange>
          </w:rPr>
          <w:t xml:space="preserve">raccolti in </w:t>
        </w:r>
        <w:proofErr w:type="spellStart"/>
        <w:r w:rsidRPr="00B96E70">
          <w:rPr>
            <w:rFonts w:cstheme="minorHAnsi"/>
            <w:color w:val="000000"/>
            <w:sz w:val="20"/>
            <w:szCs w:val="20"/>
            <w:rPrChange w:id="557" w:author="Utente di Microsoft Office" w:date="2019-05-16T06:46:00Z">
              <w:rPr>
                <w:rFonts w:cstheme="minorHAnsi"/>
                <w:color w:val="000000"/>
                <w:sz w:val="22"/>
                <w:szCs w:val="22"/>
              </w:rPr>
            </w:rPrChange>
          </w:rPr>
          <w:t>AddNeuroMed</w:t>
        </w:r>
        <w:proofErr w:type="spellEnd"/>
        <w:r w:rsidRPr="00B96E70">
          <w:rPr>
            <w:rFonts w:cstheme="minorHAnsi"/>
            <w:color w:val="000000"/>
            <w:sz w:val="20"/>
            <w:szCs w:val="20"/>
            <w:rPrChange w:id="558" w:author="Utente di Microsoft Office" w:date="2019-05-16T06:46:00Z">
              <w:rPr>
                <w:rFonts w:cstheme="minorHAnsi"/>
                <w:color w:val="000000"/>
                <w:sz w:val="22"/>
                <w:szCs w:val="22"/>
              </w:rPr>
            </w:rPrChange>
          </w:rPr>
          <w:t xml:space="preserve"> </w:t>
        </w:r>
      </w:ins>
      <w:ins w:id="559" w:author="francesco" w:date="2019-05-02T11:49:00Z">
        <w:r w:rsidRPr="00B96E70">
          <w:rPr>
            <w:rFonts w:cstheme="minorHAnsi"/>
            <w:color w:val="000000"/>
            <w:sz w:val="20"/>
            <w:szCs w:val="20"/>
            <w:rPrChange w:id="560" w:author="Utente di Microsoft Office" w:date="2019-05-16T06:46:00Z">
              <w:rPr>
                <w:rFonts w:cstheme="minorHAnsi"/>
                <w:color w:val="000000"/>
                <w:sz w:val="22"/>
                <w:szCs w:val="22"/>
              </w:rPr>
            </w:rPrChange>
          </w:rPr>
          <w:t>appartengono alle seguenti categorie</w:t>
        </w:r>
      </w:ins>
      <w:ins w:id="561" w:author="francesco" w:date="2019-05-02T12:01:00Z">
        <w:r w:rsidR="005472B7" w:rsidRPr="00B96E70">
          <w:rPr>
            <w:sz w:val="20"/>
            <w:szCs w:val="20"/>
            <w:rPrChange w:id="562" w:author="Utente di Microsoft Office" w:date="2019-05-16T06:46:00Z">
              <w:rPr>
                <w:rStyle w:val="FootnoteReference"/>
                <w:rFonts w:cstheme="minorHAnsi"/>
                <w:color w:val="000000"/>
                <w:sz w:val="22"/>
                <w:szCs w:val="22"/>
              </w:rPr>
            </w:rPrChange>
          </w:rPr>
          <w:footnoteReference w:id="3"/>
        </w:r>
      </w:ins>
      <w:ins w:id="564" w:author="francesco" w:date="2019-05-02T11:46:00Z">
        <w:r w:rsidRPr="00B96E70">
          <w:rPr>
            <w:rFonts w:cstheme="minorHAnsi"/>
            <w:color w:val="000000"/>
            <w:sz w:val="20"/>
            <w:szCs w:val="20"/>
            <w:rPrChange w:id="565" w:author="Utente di Microsoft Office" w:date="2019-05-16T06:46:00Z">
              <w:rPr>
                <w:rFonts w:cstheme="minorHAnsi"/>
                <w:color w:val="000000"/>
                <w:sz w:val="22"/>
                <w:szCs w:val="22"/>
              </w:rPr>
            </w:rPrChange>
          </w:rPr>
          <w:t>:</w:t>
        </w:r>
      </w:ins>
    </w:p>
    <w:p w14:paraId="3527BABD" w14:textId="77777777" w:rsidR="00B96E70" w:rsidRPr="00B96E70" w:rsidRDefault="00B96E70">
      <w:pPr>
        <w:spacing w:line="276" w:lineRule="auto"/>
        <w:jc w:val="both"/>
        <w:rPr>
          <w:ins w:id="566" w:author="francesco" w:date="2019-05-02T11:46:00Z"/>
          <w:rFonts w:cstheme="minorHAnsi"/>
          <w:color w:val="000000"/>
          <w:sz w:val="20"/>
          <w:szCs w:val="20"/>
          <w:rPrChange w:id="567" w:author="Utente di Microsoft Office" w:date="2019-05-16T06:46:00Z">
            <w:rPr>
              <w:ins w:id="568" w:author="francesco" w:date="2019-05-02T11:46:00Z"/>
              <w:rFonts w:cstheme="minorHAnsi"/>
              <w:color w:val="000000"/>
              <w:sz w:val="22"/>
              <w:szCs w:val="22"/>
            </w:rPr>
          </w:rPrChange>
        </w:rPr>
        <w:pPrChange w:id="569" w:author="francesco" w:date="2019-05-02T11:06:00Z">
          <w:pPr>
            <w:pStyle w:val="NormalWeb"/>
            <w:shd w:val="clear" w:color="auto" w:fill="FFFFFF"/>
            <w:spacing w:beforeAutospacing="0" w:afterAutospacing="0"/>
          </w:pPr>
        </w:pPrChange>
      </w:pPr>
    </w:p>
    <w:p w14:paraId="45DB1BE0" w14:textId="77777777" w:rsidR="009411FF" w:rsidRPr="00B96E70" w:rsidRDefault="00305917">
      <w:pPr>
        <w:pStyle w:val="ListParagraph"/>
        <w:numPr>
          <w:ilvl w:val="0"/>
          <w:numId w:val="10"/>
        </w:numPr>
        <w:spacing w:line="276" w:lineRule="auto"/>
        <w:jc w:val="both"/>
        <w:rPr>
          <w:ins w:id="570" w:author="francesco" w:date="2019-05-02T11:46:00Z"/>
          <w:rFonts w:cstheme="minorHAnsi"/>
          <w:color w:val="000000"/>
          <w:sz w:val="20"/>
          <w:szCs w:val="20"/>
          <w:rPrChange w:id="571" w:author="Utente di Microsoft Office" w:date="2019-05-16T06:47:00Z">
            <w:rPr>
              <w:ins w:id="572" w:author="francesco" w:date="2019-05-02T11:46:00Z"/>
              <w:rFonts w:cstheme="minorHAnsi"/>
              <w:color w:val="000000"/>
              <w:sz w:val="22"/>
              <w:szCs w:val="22"/>
            </w:rPr>
          </w:rPrChange>
        </w:rPr>
        <w:pPrChange w:id="573" w:author="francesco" w:date="2019-05-02T11:46:00Z">
          <w:pPr>
            <w:pStyle w:val="NormalWeb"/>
            <w:shd w:val="clear" w:color="auto" w:fill="FFFFFF"/>
            <w:spacing w:beforeAutospacing="0" w:afterAutospacing="0"/>
          </w:pPr>
        </w:pPrChange>
      </w:pPr>
      <w:proofErr w:type="spellStart"/>
      <w:ins w:id="574" w:author="francesco" w:date="2019-05-02T11:47:00Z">
        <w:r w:rsidRPr="00B96E70">
          <w:rPr>
            <w:rFonts w:cstheme="minorHAnsi"/>
            <w:b/>
            <w:color w:val="000000"/>
            <w:sz w:val="20"/>
            <w:szCs w:val="20"/>
            <w:rPrChange w:id="575" w:author="Utente di Microsoft Office" w:date="2019-05-16T06:48:00Z">
              <w:rPr>
                <w:rFonts w:cstheme="minorHAnsi"/>
                <w:color w:val="000000"/>
                <w:sz w:val="22"/>
                <w:szCs w:val="22"/>
                <w:vertAlign w:val="superscript"/>
              </w:rPr>
            </w:rPrChange>
          </w:rPr>
          <w:t>Clinical</w:t>
        </w:r>
        <w:proofErr w:type="spellEnd"/>
        <w:r w:rsidR="008173A7" w:rsidRPr="00B96E70">
          <w:rPr>
            <w:rFonts w:cstheme="minorHAnsi"/>
            <w:color w:val="000000"/>
            <w:sz w:val="20"/>
            <w:szCs w:val="20"/>
            <w:rPrChange w:id="576" w:author="Utente di Microsoft Office" w:date="2019-05-16T06:48:00Z">
              <w:rPr>
                <w:rFonts w:cstheme="minorHAnsi"/>
                <w:color w:val="000000"/>
                <w:sz w:val="22"/>
                <w:szCs w:val="22"/>
              </w:rPr>
            </w:rPrChange>
          </w:rPr>
          <w:t>:</w:t>
        </w:r>
        <w:r w:rsidR="008173A7">
          <w:rPr>
            <w:rFonts w:cstheme="minorHAnsi"/>
            <w:color w:val="000000"/>
            <w:sz w:val="22"/>
            <w:szCs w:val="22"/>
          </w:rPr>
          <w:t xml:space="preserve"> </w:t>
        </w:r>
      </w:ins>
      <w:ins w:id="577" w:author="francesco" w:date="2019-05-02T11:50:00Z">
        <w:r w:rsidR="008173A7" w:rsidRPr="00B96E70">
          <w:rPr>
            <w:rFonts w:cstheme="minorHAnsi"/>
            <w:color w:val="000000"/>
            <w:sz w:val="20"/>
            <w:szCs w:val="20"/>
            <w:rPrChange w:id="578" w:author="Utente di Microsoft Office" w:date="2019-05-16T06:47:00Z">
              <w:rPr>
                <w:rFonts w:cstheme="minorHAnsi"/>
                <w:color w:val="000000"/>
                <w:sz w:val="22"/>
                <w:szCs w:val="22"/>
              </w:rPr>
            </w:rPrChange>
          </w:rPr>
          <w:t xml:space="preserve">questi dati rappresentano soprattutto il risultato </w:t>
        </w:r>
      </w:ins>
      <w:ins w:id="579" w:author="francesco" w:date="2019-05-02T11:52:00Z">
        <w:r w:rsidR="008173A7" w:rsidRPr="00B96E70">
          <w:rPr>
            <w:rFonts w:cstheme="minorHAnsi"/>
            <w:color w:val="000000"/>
            <w:sz w:val="20"/>
            <w:szCs w:val="20"/>
            <w:rPrChange w:id="580" w:author="Utente di Microsoft Office" w:date="2019-05-16T06:47:00Z">
              <w:rPr>
                <w:rFonts w:cstheme="minorHAnsi"/>
                <w:color w:val="000000"/>
                <w:sz w:val="22"/>
                <w:szCs w:val="22"/>
              </w:rPr>
            </w:rPrChange>
          </w:rPr>
          <w:t>d</w:t>
        </w:r>
      </w:ins>
      <w:ins w:id="581" w:author="francesco" w:date="2019-05-02T11:50:00Z">
        <w:r w:rsidR="008173A7" w:rsidRPr="00B96E70">
          <w:rPr>
            <w:rFonts w:cstheme="minorHAnsi"/>
            <w:color w:val="000000"/>
            <w:sz w:val="20"/>
            <w:szCs w:val="20"/>
            <w:rPrChange w:id="582" w:author="Utente di Microsoft Office" w:date="2019-05-16T06:47:00Z">
              <w:rPr>
                <w:rFonts w:cstheme="minorHAnsi"/>
                <w:color w:val="000000"/>
                <w:sz w:val="22"/>
                <w:szCs w:val="22"/>
              </w:rPr>
            </w:rPrChange>
          </w:rPr>
          <w:t xml:space="preserve">i test neuropsicologici, </w:t>
        </w:r>
      </w:ins>
      <w:ins w:id="583" w:author="francesco" w:date="2019-05-02T12:02:00Z">
        <w:r w:rsidR="00C41BD1" w:rsidRPr="00B96E70">
          <w:rPr>
            <w:rFonts w:cstheme="minorHAnsi"/>
            <w:color w:val="000000"/>
            <w:sz w:val="20"/>
            <w:szCs w:val="20"/>
            <w:rPrChange w:id="584" w:author="Utente di Microsoft Office" w:date="2019-05-16T06:47:00Z">
              <w:rPr>
                <w:rFonts w:cstheme="minorHAnsi"/>
                <w:color w:val="000000"/>
                <w:sz w:val="22"/>
                <w:szCs w:val="22"/>
              </w:rPr>
            </w:rPrChange>
          </w:rPr>
          <w:t xml:space="preserve">e cioè quei dati che sono utilizzati per </w:t>
        </w:r>
      </w:ins>
      <w:ins w:id="585" w:author="francesco" w:date="2019-05-02T11:50:00Z">
        <w:r w:rsidR="00C41BD1" w:rsidRPr="00B96E70">
          <w:rPr>
            <w:rFonts w:cstheme="minorHAnsi"/>
            <w:color w:val="000000"/>
            <w:sz w:val="20"/>
            <w:szCs w:val="20"/>
            <w:rPrChange w:id="586" w:author="Utente di Microsoft Office" w:date="2019-05-16T06:47:00Z">
              <w:rPr>
                <w:rFonts w:cstheme="minorHAnsi"/>
                <w:color w:val="000000"/>
                <w:sz w:val="22"/>
                <w:szCs w:val="22"/>
              </w:rPr>
            </w:rPrChange>
          </w:rPr>
          <w:t>determin</w:t>
        </w:r>
      </w:ins>
      <w:ins w:id="587" w:author="francesco" w:date="2019-05-02T12:02:00Z">
        <w:r w:rsidR="00C41BD1" w:rsidRPr="00B96E70">
          <w:rPr>
            <w:rFonts w:cstheme="minorHAnsi"/>
            <w:color w:val="000000"/>
            <w:sz w:val="20"/>
            <w:szCs w:val="20"/>
            <w:rPrChange w:id="588" w:author="Utente di Microsoft Office" w:date="2019-05-16T06:47:00Z">
              <w:rPr>
                <w:rFonts w:cstheme="minorHAnsi"/>
                <w:color w:val="000000"/>
                <w:sz w:val="22"/>
                <w:szCs w:val="22"/>
              </w:rPr>
            </w:rPrChange>
          </w:rPr>
          <w:t>are</w:t>
        </w:r>
      </w:ins>
      <w:ins w:id="589" w:author="francesco" w:date="2019-05-02T11:50:00Z">
        <w:r w:rsidR="008173A7" w:rsidRPr="00B96E70">
          <w:rPr>
            <w:rFonts w:cstheme="minorHAnsi"/>
            <w:color w:val="000000"/>
            <w:sz w:val="20"/>
            <w:szCs w:val="20"/>
            <w:rPrChange w:id="590" w:author="Utente di Microsoft Office" w:date="2019-05-16T06:47:00Z">
              <w:rPr>
                <w:rFonts w:cstheme="minorHAnsi"/>
                <w:color w:val="000000"/>
                <w:sz w:val="22"/>
                <w:szCs w:val="22"/>
              </w:rPr>
            </w:rPrChange>
          </w:rPr>
          <w:t xml:space="preserve"> la diagnosi al ter</w:t>
        </w:r>
        <w:r w:rsidR="00C41BD1" w:rsidRPr="00B96E70">
          <w:rPr>
            <w:rFonts w:cstheme="minorHAnsi"/>
            <w:color w:val="000000"/>
            <w:sz w:val="20"/>
            <w:szCs w:val="20"/>
            <w:rPrChange w:id="591" w:author="Utente di Microsoft Office" w:date="2019-05-16T06:47:00Z">
              <w:rPr>
                <w:rFonts w:cstheme="minorHAnsi"/>
                <w:color w:val="000000"/>
                <w:sz w:val="22"/>
                <w:szCs w:val="22"/>
              </w:rPr>
            </w:rPrChange>
          </w:rPr>
          <w:t>mine di ogni visita</w:t>
        </w:r>
      </w:ins>
      <w:ins w:id="592" w:author="francesco" w:date="2019-05-02T12:02:00Z">
        <w:r w:rsidR="00C41BD1" w:rsidRPr="00B96E70">
          <w:rPr>
            <w:rFonts w:cstheme="minorHAnsi"/>
            <w:color w:val="000000"/>
            <w:sz w:val="20"/>
            <w:szCs w:val="20"/>
            <w:rPrChange w:id="593" w:author="Utente di Microsoft Office" w:date="2019-05-16T06:47:00Z">
              <w:rPr>
                <w:rFonts w:cstheme="minorHAnsi"/>
                <w:color w:val="000000"/>
                <w:sz w:val="22"/>
                <w:szCs w:val="22"/>
              </w:rPr>
            </w:rPrChange>
          </w:rPr>
          <w:t>.</w:t>
        </w:r>
      </w:ins>
    </w:p>
    <w:p w14:paraId="01C93C2B" w14:textId="77777777" w:rsidR="009411FF" w:rsidRDefault="00305917">
      <w:pPr>
        <w:pStyle w:val="ListParagraph"/>
        <w:numPr>
          <w:ilvl w:val="0"/>
          <w:numId w:val="10"/>
        </w:numPr>
        <w:spacing w:line="276" w:lineRule="auto"/>
        <w:jc w:val="both"/>
        <w:rPr>
          <w:ins w:id="594" w:author="francesco" w:date="2019-05-02T11:46:00Z"/>
          <w:rFonts w:cstheme="minorHAnsi"/>
          <w:color w:val="000000"/>
          <w:sz w:val="22"/>
          <w:szCs w:val="22"/>
        </w:rPr>
        <w:pPrChange w:id="595" w:author="francesco" w:date="2019-05-02T11:46:00Z">
          <w:pPr>
            <w:pStyle w:val="NormalWeb"/>
            <w:shd w:val="clear" w:color="auto" w:fill="FFFFFF"/>
            <w:spacing w:beforeAutospacing="0" w:afterAutospacing="0"/>
          </w:pPr>
        </w:pPrChange>
      </w:pPr>
      <w:ins w:id="596" w:author="francesco" w:date="2019-05-02T11:47:00Z">
        <w:r w:rsidRPr="00B96E70">
          <w:rPr>
            <w:rFonts w:cstheme="minorHAnsi"/>
            <w:b/>
            <w:color w:val="000000"/>
            <w:sz w:val="20"/>
            <w:szCs w:val="20"/>
            <w:rPrChange w:id="597" w:author="Utente di Microsoft Office" w:date="2019-05-16T06:48:00Z">
              <w:rPr>
                <w:rFonts w:cstheme="minorHAnsi"/>
                <w:color w:val="000000"/>
                <w:sz w:val="22"/>
                <w:szCs w:val="22"/>
                <w:vertAlign w:val="superscript"/>
              </w:rPr>
            </w:rPrChange>
          </w:rPr>
          <w:t>DNA</w:t>
        </w:r>
        <w:r w:rsidR="008173A7" w:rsidRPr="00B96E70">
          <w:rPr>
            <w:rFonts w:cstheme="minorHAnsi"/>
            <w:color w:val="000000"/>
            <w:sz w:val="20"/>
            <w:szCs w:val="20"/>
            <w:rPrChange w:id="598" w:author="Utente di Microsoft Office" w:date="2019-05-16T06:48:00Z">
              <w:rPr>
                <w:rFonts w:cstheme="minorHAnsi"/>
                <w:color w:val="000000"/>
                <w:sz w:val="22"/>
                <w:szCs w:val="22"/>
              </w:rPr>
            </w:rPrChange>
          </w:rPr>
          <w:t>:</w:t>
        </w:r>
        <w:r w:rsidR="008173A7">
          <w:rPr>
            <w:rFonts w:cstheme="minorHAnsi"/>
            <w:color w:val="000000"/>
            <w:sz w:val="22"/>
            <w:szCs w:val="22"/>
          </w:rPr>
          <w:t xml:space="preserve"> </w:t>
        </w:r>
      </w:ins>
      <w:ins w:id="599" w:author="francesco" w:date="2019-05-02T11:52:00Z">
        <w:r w:rsidR="008173A7" w:rsidRPr="00B96E70">
          <w:rPr>
            <w:rFonts w:cstheme="minorHAnsi"/>
            <w:color w:val="000000"/>
            <w:sz w:val="20"/>
            <w:szCs w:val="20"/>
            <w:rPrChange w:id="600" w:author="Utente di Microsoft Office" w:date="2019-05-16T06:47:00Z">
              <w:rPr>
                <w:rFonts w:cstheme="minorHAnsi"/>
                <w:color w:val="000000"/>
                <w:sz w:val="22"/>
                <w:szCs w:val="22"/>
              </w:rPr>
            </w:rPrChange>
          </w:rPr>
          <w:t xml:space="preserve">questi dati rappresentano dati genetici </w:t>
        </w:r>
      </w:ins>
      <w:ins w:id="601" w:author="francesco" w:date="2019-05-02T14:24:00Z">
        <w:r w:rsidR="00D905CB" w:rsidRPr="00B96E70">
          <w:rPr>
            <w:rFonts w:cstheme="minorHAnsi"/>
            <w:color w:val="000000"/>
            <w:sz w:val="20"/>
            <w:szCs w:val="20"/>
            <w:rPrChange w:id="602" w:author="Utente di Microsoft Office" w:date="2019-05-16T06:47:00Z">
              <w:rPr>
                <w:rFonts w:cstheme="minorHAnsi"/>
                <w:color w:val="000000"/>
                <w:sz w:val="22"/>
                <w:szCs w:val="22"/>
              </w:rPr>
            </w:rPrChange>
          </w:rPr>
          <w:t>&lt;DA COMPLETARE&gt;</w:t>
        </w:r>
      </w:ins>
    </w:p>
    <w:p w14:paraId="2015DE4B" w14:textId="77777777" w:rsidR="009411FF" w:rsidRPr="00B96E70" w:rsidRDefault="00305917">
      <w:pPr>
        <w:pStyle w:val="ListParagraph"/>
        <w:numPr>
          <w:ilvl w:val="0"/>
          <w:numId w:val="10"/>
        </w:numPr>
        <w:spacing w:line="276" w:lineRule="auto"/>
        <w:jc w:val="both"/>
        <w:rPr>
          <w:ins w:id="603" w:author="francesco" w:date="2019-05-02T11:48:00Z"/>
          <w:rFonts w:cstheme="minorHAnsi"/>
          <w:color w:val="000000"/>
          <w:sz w:val="20"/>
          <w:szCs w:val="20"/>
          <w:rPrChange w:id="604" w:author="Utente di Microsoft Office" w:date="2019-05-16T06:47:00Z">
            <w:rPr>
              <w:ins w:id="605" w:author="francesco" w:date="2019-05-02T11:48:00Z"/>
              <w:rFonts w:cstheme="minorHAnsi"/>
              <w:color w:val="000000"/>
              <w:sz w:val="22"/>
              <w:szCs w:val="22"/>
            </w:rPr>
          </w:rPrChange>
        </w:rPr>
        <w:pPrChange w:id="606" w:author="francesco" w:date="2019-05-02T11:46:00Z">
          <w:pPr>
            <w:pStyle w:val="NormalWeb"/>
            <w:shd w:val="clear" w:color="auto" w:fill="FFFFFF"/>
            <w:spacing w:beforeAutospacing="0" w:afterAutospacing="0"/>
          </w:pPr>
        </w:pPrChange>
      </w:pPr>
      <w:proofErr w:type="spellStart"/>
      <w:ins w:id="607" w:author="francesco" w:date="2019-05-02T11:48:00Z">
        <w:r w:rsidRPr="00B96E70">
          <w:rPr>
            <w:rFonts w:cstheme="minorHAnsi"/>
            <w:b/>
            <w:color w:val="000000"/>
            <w:sz w:val="20"/>
            <w:szCs w:val="20"/>
            <w:rPrChange w:id="608" w:author="Utente di Microsoft Office" w:date="2019-05-16T06:48:00Z">
              <w:rPr>
                <w:rFonts w:cstheme="minorHAnsi"/>
                <w:color w:val="000000"/>
                <w:sz w:val="22"/>
                <w:szCs w:val="22"/>
                <w:vertAlign w:val="superscript"/>
              </w:rPr>
            </w:rPrChange>
          </w:rPr>
          <w:t>Imaging</w:t>
        </w:r>
        <w:proofErr w:type="spellEnd"/>
        <w:r w:rsidR="008173A7" w:rsidRPr="00B96E70">
          <w:rPr>
            <w:rFonts w:cstheme="minorHAnsi"/>
            <w:color w:val="000000"/>
            <w:sz w:val="20"/>
            <w:szCs w:val="20"/>
            <w:rPrChange w:id="609" w:author="Utente di Microsoft Office" w:date="2019-05-16T06:48:00Z">
              <w:rPr>
                <w:rFonts w:cstheme="minorHAnsi"/>
                <w:color w:val="000000"/>
                <w:sz w:val="22"/>
                <w:szCs w:val="22"/>
              </w:rPr>
            </w:rPrChange>
          </w:rPr>
          <w:t>:</w:t>
        </w:r>
        <w:r w:rsidR="008173A7">
          <w:rPr>
            <w:rFonts w:cstheme="minorHAnsi"/>
            <w:color w:val="000000"/>
            <w:sz w:val="22"/>
            <w:szCs w:val="22"/>
          </w:rPr>
          <w:t xml:space="preserve"> </w:t>
        </w:r>
      </w:ins>
      <w:ins w:id="610" w:author="francesco" w:date="2019-05-02T11:52:00Z">
        <w:r w:rsidR="008173A7" w:rsidRPr="00B96E70">
          <w:rPr>
            <w:rFonts w:cstheme="minorHAnsi"/>
            <w:color w:val="000000"/>
            <w:sz w:val="20"/>
            <w:szCs w:val="20"/>
            <w:rPrChange w:id="611" w:author="Utente di Microsoft Office" w:date="2019-05-16T06:47:00Z">
              <w:rPr>
                <w:rFonts w:cstheme="minorHAnsi"/>
                <w:color w:val="000000"/>
                <w:sz w:val="22"/>
                <w:szCs w:val="22"/>
              </w:rPr>
            </w:rPrChange>
          </w:rPr>
          <w:t xml:space="preserve">questi dati </w:t>
        </w:r>
      </w:ins>
      <w:ins w:id="612" w:author="francesco" w:date="2019-05-02T11:55:00Z">
        <w:r w:rsidR="00BB28CA" w:rsidRPr="00B96E70">
          <w:rPr>
            <w:rFonts w:cstheme="minorHAnsi"/>
            <w:color w:val="000000"/>
            <w:sz w:val="20"/>
            <w:szCs w:val="20"/>
            <w:rPrChange w:id="613" w:author="Utente di Microsoft Office" w:date="2019-05-16T06:47:00Z">
              <w:rPr>
                <w:rFonts w:cstheme="minorHAnsi"/>
                <w:color w:val="000000"/>
                <w:sz w:val="22"/>
                <w:szCs w:val="22"/>
              </w:rPr>
            </w:rPrChange>
          </w:rPr>
          <w:t xml:space="preserve">sono relativi </w:t>
        </w:r>
      </w:ins>
      <w:ins w:id="614" w:author="francesco" w:date="2019-05-02T11:47:00Z">
        <w:r w:rsidR="008173A7" w:rsidRPr="00B96E70">
          <w:rPr>
            <w:rFonts w:cstheme="minorHAnsi"/>
            <w:color w:val="000000"/>
            <w:sz w:val="20"/>
            <w:szCs w:val="20"/>
            <w:rPrChange w:id="615" w:author="Utente di Microsoft Office" w:date="2019-05-16T06:47:00Z">
              <w:rPr>
                <w:rFonts w:cstheme="minorHAnsi"/>
                <w:color w:val="000000"/>
                <w:sz w:val="22"/>
                <w:szCs w:val="22"/>
              </w:rPr>
            </w:rPrChange>
          </w:rPr>
          <w:t>a</w:t>
        </w:r>
      </w:ins>
      <w:ins w:id="616" w:author="francesco" w:date="2019-05-02T11:55:00Z">
        <w:r w:rsidR="00BB28CA" w:rsidRPr="00B96E70">
          <w:rPr>
            <w:rFonts w:cstheme="minorHAnsi"/>
            <w:color w:val="000000"/>
            <w:sz w:val="20"/>
            <w:szCs w:val="20"/>
            <w:rPrChange w:id="617" w:author="Utente di Microsoft Office" w:date="2019-05-16T06:47:00Z">
              <w:rPr>
                <w:rFonts w:cstheme="minorHAnsi"/>
                <w:color w:val="000000"/>
                <w:sz w:val="22"/>
                <w:szCs w:val="22"/>
              </w:rPr>
            </w:rPrChange>
          </w:rPr>
          <w:t>lle</w:t>
        </w:r>
      </w:ins>
      <w:ins w:id="618" w:author="francesco" w:date="2019-05-02T11:54:00Z">
        <w:r w:rsidR="008173A7" w:rsidRPr="00B96E70">
          <w:rPr>
            <w:rFonts w:cstheme="minorHAnsi"/>
            <w:color w:val="000000"/>
            <w:sz w:val="20"/>
            <w:szCs w:val="20"/>
            <w:rPrChange w:id="619" w:author="Utente di Microsoft Office" w:date="2019-05-16T06:47:00Z">
              <w:rPr>
                <w:rFonts w:cstheme="minorHAnsi"/>
                <w:color w:val="000000"/>
                <w:sz w:val="22"/>
                <w:szCs w:val="22"/>
              </w:rPr>
            </w:rPrChange>
          </w:rPr>
          <w:t xml:space="preserve"> risonanze magnetiche </w:t>
        </w:r>
      </w:ins>
      <w:ins w:id="620" w:author="francesco" w:date="2019-05-02T11:57:00Z">
        <w:r w:rsidR="009D4954" w:rsidRPr="00B96E70">
          <w:rPr>
            <w:rFonts w:cstheme="minorHAnsi"/>
            <w:color w:val="000000"/>
            <w:sz w:val="20"/>
            <w:szCs w:val="20"/>
            <w:rPrChange w:id="621" w:author="Utente di Microsoft Office" w:date="2019-05-16T06:47:00Z">
              <w:rPr>
                <w:rFonts w:cstheme="minorHAnsi"/>
                <w:color w:val="000000"/>
                <w:sz w:val="22"/>
                <w:szCs w:val="22"/>
              </w:rPr>
            </w:rPrChange>
          </w:rPr>
          <w:t xml:space="preserve">(MRI) </w:t>
        </w:r>
      </w:ins>
      <w:ins w:id="622" w:author="francesco" w:date="2019-05-02T11:54:00Z">
        <w:r w:rsidR="008173A7" w:rsidRPr="00B96E70">
          <w:rPr>
            <w:rFonts w:cstheme="minorHAnsi"/>
            <w:color w:val="000000"/>
            <w:sz w:val="20"/>
            <w:szCs w:val="20"/>
            <w:rPrChange w:id="623" w:author="Utente di Microsoft Office" w:date="2019-05-16T06:47:00Z">
              <w:rPr>
                <w:rFonts w:cstheme="minorHAnsi"/>
                <w:color w:val="000000"/>
                <w:sz w:val="22"/>
                <w:szCs w:val="22"/>
              </w:rPr>
            </w:rPrChange>
          </w:rPr>
          <w:t>effettuate sul cervello</w:t>
        </w:r>
      </w:ins>
      <w:ins w:id="624" w:author="francesco" w:date="2019-05-02T11:55:00Z">
        <w:r w:rsidR="008173A7" w:rsidRPr="00B96E70">
          <w:rPr>
            <w:rFonts w:cstheme="minorHAnsi"/>
            <w:color w:val="000000"/>
            <w:sz w:val="20"/>
            <w:szCs w:val="20"/>
            <w:rPrChange w:id="625" w:author="Utente di Microsoft Office" w:date="2019-05-16T06:47:00Z">
              <w:rPr>
                <w:rFonts w:cstheme="minorHAnsi"/>
                <w:color w:val="000000"/>
                <w:sz w:val="22"/>
                <w:szCs w:val="22"/>
              </w:rPr>
            </w:rPrChange>
          </w:rPr>
          <w:t xml:space="preserve">. </w:t>
        </w:r>
        <w:r w:rsidR="00BB28CA" w:rsidRPr="00B96E70">
          <w:rPr>
            <w:rFonts w:cstheme="minorHAnsi"/>
            <w:color w:val="000000"/>
            <w:sz w:val="20"/>
            <w:szCs w:val="20"/>
            <w:rPrChange w:id="626" w:author="Utente di Microsoft Office" w:date="2019-05-16T06:47:00Z">
              <w:rPr>
                <w:rFonts w:cstheme="minorHAnsi"/>
                <w:color w:val="000000"/>
                <w:sz w:val="22"/>
                <w:szCs w:val="22"/>
              </w:rPr>
            </w:rPrChange>
          </w:rPr>
          <w:t xml:space="preserve">Vengono memorizzati, sia le immagini che rappresentano il risultato della risonanza magnetica, sia il risultato </w:t>
        </w:r>
      </w:ins>
      <w:ins w:id="627" w:author="francesco" w:date="2019-05-02T11:56:00Z">
        <w:r w:rsidR="00BB28CA" w:rsidRPr="00B96E70">
          <w:rPr>
            <w:rFonts w:cstheme="minorHAnsi"/>
            <w:color w:val="000000"/>
            <w:sz w:val="20"/>
            <w:szCs w:val="20"/>
            <w:rPrChange w:id="628" w:author="Utente di Microsoft Office" w:date="2019-05-16T06:47:00Z">
              <w:rPr>
                <w:rFonts w:cstheme="minorHAnsi"/>
                <w:color w:val="000000"/>
                <w:sz w:val="22"/>
                <w:szCs w:val="22"/>
              </w:rPr>
            </w:rPrChange>
          </w:rPr>
          <w:t xml:space="preserve">di analisi </w:t>
        </w:r>
      </w:ins>
      <w:ins w:id="629" w:author="francesco" w:date="2019-05-02T11:57:00Z">
        <w:r w:rsidR="009D4954" w:rsidRPr="00B96E70">
          <w:rPr>
            <w:rFonts w:cstheme="minorHAnsi"/>
            <w:color w:val="000000"/>
            <w:sz w:val="20"/>
            <w:szCs w:val="20"/>
            <w:rPrChange w:id="630" w:author="Utente di Microsoft Office" w:date="2019-05-16T06:47:00Z">
              <w:rPr>
                <w:rFonts w:cstheme="minorHAnsi"/>
                <w:color w:val="000000"/>
                <w:sz w:val="22"/>
                <w:szCs w:val="22"/>
              </w:rPr>
            </w:rPrChange>
          </w:rPr>
          <w:t>di tali immagini.</w:t>
        </w:r>
      </w:ins>
    </w:p>
    <w:p w14:paraId="01FD9E39" w14:textId="77777777" w:rsidR="009411FF" w:rsidRDefault="00305917">
      <w:pPr>
        <w:pStyle w:val="ListParagraph"/>
        <w:numPr>
          <w:ilvl w:val="0"/>
          <w:numId w:val="10"/>
        </w:numPr>
        <w:spacing w:line="276" w:lineRule="auto"/>
        <w:jc w:val="both"/>
        <w:rPr>
          <w:ins w:id="631" w:author="francesco" w:date="2019-05-02T11:48:00Z"/>
          <w:rFonts w:cstheme="minorHAnsi"/>
          <w:color w:val="000000"/>
          <w:sz w:val="22"/>
          <w:szCs w:val="22"/>
        </w:rPr>
        <w:pPrChange w:id="632" w:author="francesco" w:date="2019-05-02T11:46:00Z">
          <w:pPr>
            <w:pStyle w:val="NormalWeb"/>
            <w:shd w:val="clear" w:color="auto" w:fill="FFFFFF"/>
            <w:spacing w:beforeAutospacing="0" w:afterAutospacing="0"/>
          </w:pPr>
        </w:pPrChange>
      </w:pPr>
      <w:proofErr w:type="spellStart"/>
      <w:ins w:id="633" w:author="francesco" w:date="2019-05-02T11:48:00Z">
        <w:r w:rsidRPr="00B96E70">
          <w:rPr>
            <w:rFonts w:cstheme="minorHAnsi"/>
            <w:b/>
            <w:color w:val="000000"/>
            <w:sz w:val="20"/>
            <w:szCs w:val="20"/>
            <w:rPrChange w:id="634" w:author="Utente di Microsoft Office" w:date="2019-05-16T06:48:00Z">
              <w:rPr>
                <w:rFonts w:cstheme="minorHAnsi"/>
                <w:color w:val="000000"/>
                <w:sz w:val="22"/>
                <w:szCs w:val="22"/>
                <w:vertAlign w:val="superscript"/>
              </w:rPr>
            </w:rPrChange>
          </w:rPr>
          <w:t>Proteomics</w:t>
        </w:r>
        <w:proofErr w:type="spellEnd"/>
        <w:r w:rsidR="008173A7" w:rsidRPr="00B96E70">
          <w:rPr>
            <w:rFonts w:cstheme="minorHAnsi"/>
            <w:color w:val="000000"/>
            <w:sz w:val="20"/>
            <w:szCs w:val="20"/>
            <w:rPrChange w:id="635" w:author="Utente di Microsoft Office" w:date="2019-05-16T06:48:00Z">
              <w:rPr>
                <w:rFonts w:cstheme="minorHAnsi"/>
                <w:color w:val="000000"/>
                <w:sz w:val="22"/>
                <w:szCs w:val="22"/>
              </w:rPr>
            </w:rPrChange>
          </w:rPr>
          <w:t>:</w:t>
        </w:r>
      </w:ins>
      <w:ins w:id="636" w:author="francesco" w:date="2019-05-02T14:24:00Z">
        <w:r w:rsidR="00D905CB">
          <w:rPr>
            <w:rFonts w:cstheme="minorHAnsi"/>
            <w:color w:val="000000"/>
            <w:sz w:val="22"/>
            <w:szCs w:val="22"/>
          </w:rPr>
          <w:t xml:space="preserve"> </w:t>
        </w:r>
        <w:r w:rsidR="00D905CB" w:rsidRPr="00B96E70">
          <w:rPr>
            <w:rFonts w:cstheme="minorHAnsi"/>
            <w:color w:val="000000"/>
            <w:sz w:val="20"/>
            <w:szCs w:val="20"/>
            <w:rPrChange w:id="637" w:author="Utente di Microsoft Office" w:date="2019-05-16T06:47:00Z">
              <w:rPr>
                <w:rFonts w:cstheme="minorHAnsi"/>
                <w:color w:val="000000"/>
                <w:sz w:val="22"/>
                <w:szCs w:val="22"/>
              </w:rPr>
            </w:rPrChange>
          </w:rPr>
          <w:t>&lt;DA COMPLETARE&gt;</w:t>
        </w:r>
      </w:ins>
    </w:p>
    <w:p w14:paraId="79AB92F2" w14:textId="77777777" w:rsidR="009411FF" w:rsidRPr="00B96E70" w:rsidRDefault="00305917">
      <w:pPr>
        <w:pStyle w:val="ListParagraph"/>
        <w:numPr>
          <w:ilvl w:val="0"/>
          <w:numId w:val="10"/>
        </w:numPr>
        <w:spacing w:after="240" w:line="276" w:lineRule="auto"/>
        <w:jc w:val="both"/>
        <w:rPr>
          <w:ins w:id="638" w:author="francesco" w:date="2019-05-02T11:33:00Z"/>
          <w:rFonts w:cstheme="minorHAnsi"/>
          <w:color w:val="000000"/>
          <w:sz w:val="20"/>
          <w:szCs w:val="20"/>
          <w:rPrChange w:id="639" w:author="Utente di Microsoft Office" w:date="2019-05-16T06:47:00Z">
            <w:rPr>
              <w:ins w:id="640" w:author="francesco" w:date="2019-05-02T11:33:00Z"/>
            </w:rPr>
          </w:rPrChange>
        </w:rPr>
        <w:pPrChange w:id="641" w:author="francesco" w:date="2019-05-02T15:13:00Z">
          <w:pPr>
            <w:pStyle w:val="NormalWeb"/>
            <w:shd w:val="clear" w:color="auto" w:fill="FFFFFF"/>
            <w:spacing w:beforeAutospacing="0" w:afterAutospacing="0"/>
          </w:pPr>
        </w:pPrChange>
      </w:pPr>
      <w:proofErr w:type="spellStart"/>
      <w:ins w:id="642" w:author="francesco" w:date="2019-05-02T11:48:00Z">
        <w:r w:rsidRPr="00B96E70">
          <w:rPr>
            <w:rFonts w:cstheme="minorHAnsi"/>
            <w:b/>
            <w:color w:val="000000"/>
            <w:sz w:val="20"/>
            <w:szCs w:val="20"/>
            <w:rPrChange w:id="643" w:author="Utente di Microsoft Office" w:date="2019-05-16T06:48:00Z">
              <w:rPr>
                <w:rFonts w:cstheme="minorHAnsi"/>
                <w:color w:val="000000"/>
                <w:sz w:val="22"/>
                <w:szCs w:val="22"/>
                <w:vertAlign w:val="superscript"/>
              </w:rPr>
            </w:rPrChange>
          </w:rPr>
          <w:t>mRNA</w:t>
        </w:r>
        <w:proofErr w:type="spellEnd"/>
        <w:r w:rsidR="008173A7" w:rsidRPr="00B96E70">
          <w:rPr>
            <w:rFonts w:cstheme="minorHAnsi"/>
            <w:color w:val="000000"/>
            <w:sz w:val="20"/>
            <w:szCs w:val="20"/>
            <w:rPrChange w:id="644" w:author="Utente di Microsoft Office" w:date="2019-05-16T06:48:00Z">
              <w:rPr>
                <w:rFonts w:cstheme="minorHAnsi"/>
                <w:color w:val="000000"/>
                <w:sz w:val="22"/>
                <w:szCs w:val="22"/>
              </w:rPr>
            </w:rPrChange>
          </w:rPr>
          <w:t>:</w:t>
        </w:r>
      </w:ins>
      <w:ins w:id="645" w:author="francesco" w:date="2019-05-02T14:25:00Z">
        <w:r w:rsidR="00D905CB">
          <w:rPr>
            <w:rFonts w:cstheme="minorHAnsi"/>
            <w:color w:val="000000"/>
            <w:sz w:val="22"/>
            <w:szCs w:val="22"/>
          </w:rPr>
          <w:t xml:space="preserve"> </w:t>
        </w:r>
        <w:r w:rsidR="00D905CB" w:rsidRPr="00B96E70">
          <w:rPr>
            <w:rFonts w:cstheme="minorHAnsi"/>
            <w:color w:val="000000"/>
            <w:sz w:val="20"/>
            <w:szCs w:val="20"/>
            <w:rPrChange w:id="646" w:author="Utente di Microsoft Office" w:date="2019-05-16T06:47:00Z">
              <w:rPr>
                <w:rFonts w:cstheme="minorHAnsi"/>
                <w:color w:val="000000"/>
                <w:sz w:val="22"/>
                <w:szCs w:val="22"/>
              </w:rPr>
            </w:rPrChange>
          </w:rPr>
          <w:t>&lt;DA COMPLETARE&gt;</w:t>
        </w:r>
      </w:ins>
    </w:p>
    <w:p w14:paraId="46314E7E" w14:textId="77777777" w:rsidR="00305917" w:rsidRPr="00B96E70" w:rsidRDefault="00305917">
      <w:pPr>
        <w:rPr>
          <w:del w:id="647" w:author="francesco" w:date="2019-05-02T11:01:00Z"/>
          <w:rFonts w:cstheme="minorHAnsi"/>
          <w:color w:val="000000"/>
          <w:sz w:val="20"/>
          <w:szCs w:val="20"/>
          <w:rPrChange w:id="648" w:author="Utente di Microsoft Office" w:date="2019-05-16T06:49:00Z">
            <w:rPr>
              <w:del w:id="649" w:author="francesco" w:date="2019-05-02T11:01:00Z"/>
              <w:rFonts w:cstheme="minorHAnsi"/>
              <w:color w:val="000000"/>
            </w:rPr>
          </w:rPrChange>
        </w:rPr>
        <w:pPrChange w:id="650" w:author="francesco" w:date="2019-05-02T09:48:00Z">
          <w:pPr>
            <w:jc w:val="both"/>
          </w:pPr>
        </w:pPrChange>
      </w:pPr>
    </w:p>
    <w:p w14:paraId="6C9D1D00" w14:textId="77777777" w:rsidR="00515ADC" w:rsidRPr="00B96E70" w:rsidDel="0081484F" w:rsidRDefault="00515ADC">
      <w:pPr>
        <w:jc w:val="both"/>
        <w:rPr>
          <w:del w:id="651" w:author="francesco" w:date="2019-05-02T09:45:00Z"/>
          <w:rFonts w:cstheme="minorHAnsi"/>
          <w:color w:val="000000"/>
          <w:sz w:val="20"/>
          <w:szCs w:val="20"/>
          <w:rPrChange w:id="652" w:author="Utente di Microsoft Office" w:date="2019-05-16T06:49:00Z">
            <w:rPr>
              <w:del w:id="653" w:author="francesco" w:date="2019-05-02T09:45:00Z"/>
              <w:rFonts w:cstheme="minorHAnsi"/>
              <w:color w:val="000000"/>
            </w:rPr>
          </w:rPrChange>
        </w:rPr>
      </w:pPr>
    </w:p>
    <w:p w14:paraId="626E720C" w14:textId="77777777" w:rsidR="00305917" w:rsidRPr="00B96E70" w:rsidRDefault="00305917">
      <w:pPr>
        <w:spacing w:line="276" w:lineRule="auto"/>
        <w:jc w:val="both"/>
        <w:rPr>
          <w:ins w:id="654" w:author="francesco" w:date="2019-05-02T14:40:00Z"/>
          <w:rFonts w:cstheme="minorHAnsi"/>
          <w:color w:val="000000"/>
          <w:sz w:val="20"/>
          <w:szCs w:val="20"/>
          <w:rPrChange w:id="655" w:author="Utente di Microsoft Office" w:date="2019-05-16T06:49:00Z">
            <w:rPr>
              <w:ins w:id="656" w:author="francesco" w:date="2019-05-02T14:40:00Z"/>
              <w:rFonts w:ascii="TimesNewRomanPSMT" w:hAnsi="TimesNewRomanPSMT"/>
              <w:sz w:val="22"/>
              <w:szCs w:val="22"/>
            </w:rPr>
          </w:rPrChange>
        </w:rPr>
        <w:pPrChange w:id="657" w:author="francesco" w:date="2019-05-02T11:16:00Z">
          <w:pPr>
            <w:pStyle w:val="NormalWeb"/>
            <w:jc w:val="both"/>
          </w:pPr>
        </w:pPrChange>
      </w:pPr>
      <w:del w:id="658" w:author="francesco" w:date="2019-05-02T11:02:00Z">
        <w:r w:rsidRPr="00B96E70">
          <w:rPr>
            <w:rFonts w:cstheme="minorHAnsi"/>
            <w:color w:val="000000"/>
            <w:sz w:val="20"/>
            <w:szCs w:val="20"/>
            <w:rPrChange w:id="659" w:author="Utente di Microsoft Office" w:date="2019-05-16T06:49:00Z">
              <w:rPr>
                <w:rFonts w:cstheme="minorHAnsi"/>
                <w:color w:val="000000"/>
                <w:sz w:val="20"/>
                <w:szCs w:val="20"/>
                <w:vertAlign w:val="superscript"/>
              </w:rPr>
            </w:rPrChange>
          </w:rPr>
          <w:delText xml:space="preserve">AddNeuromed nasce su iniziativa dell’Unione Europea. </w:delText>
        </w:r>
      </w:del>
      <w:r w:rsidRPr="00B96E70">
        <w:rPr>
          <w:rFonts w:cstheme="minorHAnsi"/>
          <w:color w:val="000000"/>
          <w:sz w:val="20"/>
          <w:szCs w:val="20"/>
          <w:rPrChange w:id="660" w:author="Utente di Microsoft Office" w:date="2019-05-16T06:49:00Z">
            <w:rPr>
              <w:rFonts w:cstheme="minorHAnsi"/>
              <w:color w:val="000000"/>
              <w:sz w:val="20"/>
              <w:szCs w:val="20"/>
              <w:vertAlign w:val="superscript"/>
            </w:rPr>
          </w:rPrChange>
        </w:rPr>
        <w:t xml:space="preserve">Il portale </w:t>
      </w:r>
      <w:ins w:id="661" w:author="francesco" w:date="2019-05-02T11:02:00Z">
        <w:r w:rsidR="00D43FA8" w:rsidRPr="00B96E70">
          <w:rPr>
            <w:rFonts w:cstheme="minorHAnsi"/>
            <w:color w:val="000000"/>
            <w:sz w:val="20"/>
            <w:szCs w:val="20"/>
            <w:rPrChange w:id="662" w:author="Utente di Microsoft Office" w:date="2019-05-16T06:49:00Z">
              <w:rPr>
                <w:rFonts w:cstheme="minorHAnsi"/>
                <w:color w:val="000000"/>
                <w:sz w:val="22"/>
                <w:szCs w:val="22"/>
              </w:rPr>
            </w:rPrChange>
          </w:rPr>
          <w:t xml:space="preserve">di </w:t>
        </w:r>
        <w:proofErr w:type="spellStart"/>
        <w:r w:rsidR="00D43FA8" w:rsidRPr="00B96E70">
          <w:rPr>
            <w:rFonts w:cstheme="minorHAnsi"/>
            <w:color w:val="000000"/>
            <w:sz w:val="20"/>
            <w:szCs w:val="20"/>
            <w:rPrChange w:id="663" w:author="Utente di Microsoft Office" w:date="2019-05-16T06:49:00Z">
              <w:rPr>
                <w:rFonts w:cstheme="minorHAnsi"/>
                <w:color w:val="000000"/>
                <w:sz w:val="22"/>
                <w:szCs w:val="22"/>
              </w:rPr>
            </w:rPrChange>
          </w:rPr>
          <w:t>AddNeuroMed</w:t>
        </w:r>
        <w:proofErr w:type="spellEnd"/>
        <w:r w:rsidR="00D43FA8" w:rsidRPr="00B96E70">
          <w:rPr>
            <w:rFonts w:cstheme="minorHAnsi"/>
            <w:color w:val="000000"/>
            <w:sz w:val="20"/>
            <w:szCs w:val="20"/>
            <w:rPrChange w:id="664" w:author="Utente di Microsoft Office" w:date="2019-05-16T06:49:00Z">
              <w:rPr>
                <w:rFonts w:cstheme="minorHAnsi"/>
                <w:color w:val="000000"/>
                <w:sz w:val="22"/>
                <w:szCs w:val="22"/>
              </w:rPr>
            </w:rPrChange>
          </w:rPr>
          <w:t xml:space="preserve"> </w:t>
        </w:r>
      </w:ins>
      <w:ins w:id="665" w:author="francesco" w:date="2019-05-02T14:44:00Z">
        <w:r w:rsidR="001051E9" w:rsidRPr="00B96E70">
          <w:rPr>
            <w:rFonts w:cstheme="minorHAnsi"/>
            <w:color w:val="000000"/>
            <w:sz w:val="20"/>
            <w:szCs w:val="20"/>
            <w:rPrChange w:id="666" w:author="Utente di Microsoft Office" w:date="2019-05-16T06:49:00Z">
              <w:rPr>
                <w:rFonts w:cstheme="minorHAnsi"/>
                <w:color w:val="000000"/>
                <w:sz w:val="22"/>
                <w:szCs w:val="22"/>
              </w:rPr>
            </w:rPrChange>
          </w:rPr>
          <w:t xml:space="preserve">(vedi Figura 1) </w:t>
        </w:r>
      </w:ins>
      <w:del w:id="667" w:author="francesco" w:date="2019-05-02T09:05:00Z">
        <w:r w:rsidRPr="00B96E70">
          <w:rPr>
            <w:rFonts w:cstheme="minorHAnsi"/>
            <w:color w:val="000000"/>
            <w:sz w:val="20"/>
            <w:szCs w:val="20"/>
            <w:rPrChange w:id="668" w:author="Utente di Microsoft Office" w:date="2019-05-16T06:49:00Z">
              <w:rPr>
                <w:rFonts w:cstheme="minorHAnsi"/>
                <w:color w:val="000000"/>
                <w:sz w:val="20"/>
                <w:szCs w:val="20"/>
                <w:vertAlign w:val="superscript"/>
              </w:rPr>
            </w:rPrChange>
          </w:rPr>
          <w:delText xml:space="preserve">e </w:delText>
        </w:r>
      </w:del>
      <w:ins w:id="669" w:author="francesco" w:date="2019-05-02T09:05:00Z">
        <w:r w:rsidRPr="00B96E70">
          <w:rPr>
            <w:rFonts w:cstheme="minorHAnsi"/>
            <w:color w:val="000000"/>
            <w:sz w:val="20"/>
            <w:szCs w:val="20"/>
            <w:rPrChange w:id="670" w:author="Utente di Microsoft Office" w:date="2019-05-16T06:49:00Z">
              <w:rPr>
                <w:rFonts w:cstheme="minorHAnsi"/>
                <w:color w:val="000000"/>
                <w:sz w:val="20"/>
                <w:szCs w:val="20"/>
                <w:vertAlign w:val="superscript"/>
              </w:rPr>
            </w:rPrChange>
          </w:rPr>
          <w:t xml:space="preserve">è </w:t>
        </w:r>
      </w:ins>
      <w:r w:rsidRPr="00B96E70">
        <w:rPr>
          <w:rFonts w:cstheme="minorHAnsi"/>
          <w:color w:val="000000"/>
          <w:sz w:val="20"/>
          <w:szCs w:val="20"/>
          <w:rPrChange w:id="671" w:author="Utente di Microsoft Office" w:date="2019-05-16T06:49:00Z">
            <w:rPr>
              <w:rFonts w:cstheme="minorHAnsi"/>
              <w:color w:val="000000"/>
              <w:sz w:val="20"/>
              <w:szCs w:val="20"/>
              <w:vertAlign w:val="superscript"/>
            </w:rPr>
          </w:rPrChange>
        </w:rPr>
        <w:t>disegnato per consentire un</w:t>
      </w:r>
      <w:del w:id="672" w:author="francesco" w:date="2019-05-02T14:25:00Z">
        <w:r w:rsidRPr="00B96E70">
          <w:rPr>
            <w:rFonts w:cstheme="minorHAnsi"/>
            <w:color w:val="000000"/>
            <w:sz w:val="20"/>
            <w:szCs w:val="20"/>
            <w:rPrChange w:id="673" w:author="Utente di Microsoft Office" w:date="2019-05-16T06:49:00Z">
              <w:rPr>
                <w:rFonts w:cstheme="minorHAnsi"/>
                <w:color w:val="000000"/>
                <w:sz w:val="20"/>
                <w:szCs w:val="20"/>
                <w:vertAlign w:val="superscript"/>
              </w:rPr>
            </w:rPrChange>
          </w:rPr>
          <w:delText>a</w:delText>
        </w:r>
      </w:del>
      <w:r w:rsidRPr="00B96E70">
        <w:rPr>
          <w:rFonts w:cstheme="minorHAnsi"/>
          <w:color w:val="000000"/>
          <w:sz w:val="20"/>
          <w:szCs w:val="20"/>
          <w:rPrChange w:id="674" w:author="Utente di Microsoft Office" w:date="2019-05-16T06:49:00Z">
            <w:rPr>
              <w:rFonts w:cstheme="minorHAnsi"/>
              <w:color w:val="000000"/>
              <w:sz w:val="20"/>
              <w:szCs w:val="20"/>
              <w:vertAlign w:val="superscript"/>
            </w:rPr>
          </w:rPrChange>
        </w:rPr>
        <w:t xml:space="preserve"> rapid</w:t>
      </w:r>
      <w:ins w:id="675" w:author="francesco" w:date="2019-05-02T14:25:00Z">
        <w:r w:rsidR="00D905CB" w:rsidRPr="00B96E70">
          <w:rPr>
            <w:rFonts w:cstheme="minorHAnsi"/>
            <w:color w:val="000000"/>
            <w:sz w:val="20"/>
            <w:szCs w:val="20"/>
            <w:rPrChange w:id="676" w:author="Utente di Microsoft Office" w:date="2019-05-16T06:49:00Z">
              <w:rPr>
                <w:rFonts w:cstheme="minorHAnsi"/>
                <w:color w:val="000000"/>
                <w:sz w:val="22"/>
                <w:szCs w:val="22"/>
              </w:rPr>
            </w:rPrChange>
          </w:rPr>
          <w:t>o</w:t>
        </w:r>
      </w:ins>
      <w:del w:id="677" w:author="francesco" w:date="2019-05-02T14:25:00Z">
        <w:r w:rsidRPr="00B96E70">
          <w:rPr>
            <w:rFonts w:cstheme="minorHAnsi"/>
            <w:color w:val="000000"/>
            <w:sz w:val="20"/>
            <w:szCs w:val="20"/>
            <w:rPrChange w:id="678" w:author="Utente di Microsoft Office" w:date="2019-05-16T06:49:00Z">
              <w:rPr>
                <w:rFonts w:cstheme="minorHAnsi"/>
                <w:color w:val="000000"/>
                <w:sz w:val="20"/>
                <w:szCs w:val="20"/>
                <w:vertAlign w:val="superscript"/>
              </w:rPr>
            </w:rPrChange>
          </w:rPr>
          <w:delText>a</w:delText>
        </w:r>
      </w:del>
      <w:r w:rsidRPr="00B96E70">
        <w:rPr>
          <w:rFonts w:cstheme="minorHAnsi"/>
          <w:color w:val="000000"/>
          <w:sz w:val="20"/>
          <w:szCs w:val="20"/>
          <w:rPrChange w:id="679" w:author="Utente di Microsoft Office" w:date="2019-05-16T06:49:00Z">
            <w:rPr>
              <w:rFonts w:cstheme="minorHAnsi"/>
              <w:color w:val="000000"/>
              <w:sz w:val="20"/>
              <w:szCs w:val="20"/>
              <w:vertAlign w:val="superscript"/>
            </w:rPr>
          </w:rPrChange>
        </w:rPr>
        <w:t xml:space="preserve"> </w:t>
      </w:r>
      <w:del w:id="680" w:author="francesco" w:date="2019-05-02T14:25:00Z">
        <w:r w:rsidRPr="00B96E70">
          <w:rPr>
            <w:rFonts w:cstheme="minorHAnsi"/>
            <w:color w:val="000000"/>
            <w:sz w:val="20"/>
            <w:szCs w:val="20"/>
            <w:rPrChange w:id="681" w:author="Utente di Microsoft Office" w:date="2019-05-16T06:49:00Z">
              <w:rPr>
                <w:rFonts w:cstheme="minorHAnsi"/>
                <w:color w:val="000000"/>
                <w:sz w:val="20"/>
                <w:szCs w:val="20"/>
                <w:vertAlign w:val="superscript"/>
              </w:rPr>
            </w:rPrChange>
          </w:rPr>
          <w:delText>diffusione dei</w:delText>
        </w:r>
      </w:del>
      <w:ins w:id="682" w:author="francesco" w:date="2019-05-02T14:25:00Z">
        <w:r w:rsidR="00D905CB" w:rsidRPr="00B96E70">
          <w:rPr>
            <w:rFonts w:cstheme="minorHAnsi"/>
            <w:color w:val="000000"/>
            <w:sz w:val="20"/>
            <w:szCs w:val="20"/>
            <w:rPrChange w:id="683" w:author="Utente di Microsoft Office" w:date="2019-05-16T06:49:00Z">
              <w:rPr>
                <w:rFonts w:cstheme="minorHAnsi"/>
                <w:color w:val="000000"/>
                <w:sz w:val="22"/>
                <w:szCs w:val="22"/>
              </w:rPr>
            </w:rPrChange>
          </w:rPr>
          <w:t>accesso ai</w:t>
        </w:r>
      </w:ins>
      <w:r w:rsidRPr="00B96E70">
        <w:rPr>
          <w:rFonts w:cstheme="minorHAnsi"/>
          <w:color w:val="000000"/>
          <w:sz w:val="20"/>
          <w:szCs w:val="20"/>
          <w:rPrChange w:id="684" w:author="Utente di Microsoft Office" w:date="2019-05-16T06:49:00Z">
            <w:rPr>
              <w:rFonts w:cstheme="minorHAnsi"/>
              <w:color w:val="000000"/>
              <w:sz w:val="20"/>
              <w:szCs w:val="20"/>
              <w:vertAlign w:val="superscript"/>
            </w:rPr>
          </w:rPrChange>
        </w:rPr>
        <w:t xml:space="preserve"> dati e</w:t>
      </w:r>
      <w:ins w:id="685" w:author="francesco" w:date="2019-05-02T14:25:00Z">
        <w:r w:rsidR="00D905CB" w:rsidRPr="00B96E70">
          <w:rPr>
            <w:rFonts w:cstheme="minorHAnsi"/>
            <w:color w:val="000000"/>
            <w:sz w:val="20"/>
            <w:szCs w:val="20"/>
            <w:rPrChange w:id="686" w:author="Utente di Microsoft Office" w:date="2019-05-16T06:49:00Z">
              <w:rPr>
                <w:rFonts w:cstheme="minorHAnsi"/>
                <w:color w:val="000000"/>
                <w:sz w:val="22"/>
                <w:szCs w:val="22"/>
              </w:rPr>
            </w:rPrChange>
          </w:rPr>
          <w:t>d ai</w:t>
        </w:r>
      </w:ins>
      <w:del w:id="687" w:author="francesco" w:date="2019-05-02T14:25:00Z">
        <w:r w:rsidRPr="00B96E70">
          <w:rPr>
            <w:rFonts w:cstheme="minorHAnsi"/>
            <w:color w:val="000000"/>
            <w:sz w:val="20"/>
            <w:szCs w:val="20"/>
            <w:rPrChange w:id="688" w:author="Utente di Microsoft Office" w:date="2019-05-16T06:49:00Z">
              <w:rPr>
                <w:rFonts w:cstheme="minorHAnsi"/>
                <w:color w:val="000000"/>
                <w:sz w:val="20"/>
                <w:szCs w:val="20"/>
                <w:vertAlign w:val="superscript"/>
              </w:rPr>
            </w:rPrChange>
          </w:rPr>
          <w:delText xml:space="preserve"> dei</w:delText>
        </w:r>
      </w:del>
      <w:r w:rsidRPr="00B96E70">
        <w:rPr>
          <w:rFonts w:cstheme="minorHAnsi"/>
          <w:color w:val="000000"/>
          <w:sz w:val="20"/>
          <w:szCs w:val="20"/>
          <w:rPrChange w:id="689" w:author="Utente di Microsoft Office" w:date="2019-05-16T06:49:00Z">
            <w:rPr>
              <w:rFonts w:cstheme="minorHAnsi"/>
              <w:color w:val="000000"/>
              <w:sz w:val="20"/>
              <w:szCs w:val="20"/>
              <w:vertAlign w:val="superscript"/>
            </w:rPr>
          </w:rPrChange>
        </w:rPr>
        <w:t xml:space="preserve"> risultati analitici ottenuti. L’uso dei dati è incoraggiato e non è richiesta la condivisione di eventuali risultati ottenuti. </w:t>
      </w:r>
      <w:ins w:id="690" w:author="francesco" w:date="2019-05-02T14:26:00Z">
        <w:r w:rsidR="00D905CB" w:rsidRPr="00B96E70">
          <w:rPr>
            <w:rFonts w:cstheme="minorHAnsi"/>
            <w:color w:val="000000"/>
            <w:sz w:val="20"/>
            <w:szCs w:val="20"/>
            <w:rPrChange w:id="691" w:author="Utente di Microsoft Office" w:date="2019-05-16T06:49:00Z">
              <w:rPr>
                <w:rFonts w:cstheme="minorHAnsi"/>
                <w:color w:val="000000"/>
                <w:sz w:val="22"/>
                <w:szCs w:val="22"/>
              </w:rPr>
            </w:rPrChange>
          </w:rPr>
          <w:t xml:space="preserve">Il portale attraverso il quale poter </w:t>
        </w:r>
        <w:proofErr w:type="spellStart"/>
        <w:r w:rsidR="00D905CB" w:rsidRPr="00B96E70">
          <w:rPr>
            <w:rFonts w:cstheme="minorHAnsi"/>
            <w:color w:val="000000"/>
            <w:sz w:val="20"/>
            <w:szCs w:val="20"/>
            <w:rPrChange w:id="692" w:author="Utente di Microsoft Office" w:date="2019-05-16T06:49:00Z">
              <w:rPr>
                <w:rFonts w:cstheme="minorHAnsi"/>
                <w:color w:val="000000"/>
                <w:sz w:val="22"/>
                <w:szCs w:val="22"/>
              </w:rPr>
            </w:rPrChange>
          </w:rPr>
          <w:t>acedere</w:t>
        </w:r>
        <w:proofErr w:type="spellEnd"/>
        <w:r w:rsidR="00D905CB" w:rsidRPr="00B96E70">
          <w:rPr>
            <w:rFonts w:cstheme="minorHAnsi"/>
            <w:color w:val="000000"/>
            <w:sz w:val="20"/>
            <w:szCs w:val="20"/>
            <w:rPrChange w:id="693" w:author="Utente di Microsoft Office" w:date="2019-05-16T06:49:00Z">
              <w:rPr>
                <w:rFonts w:cstheme="minorHAnsi"/>
                <w:color w:val="000000"/>
                <w:sz w:val="22"/>
                <w:szCs w:val="22"/>
              </w:rPr>
            </w:rPrChange>
          </w:rPr>
          <w:t xml:space="preserve"> ai dati </w:t>
        </w:r>
      </w:ins>
      <w:del w:id="694" w:author="francesco" w:date="2019-05-02T14:26:00Z">
        <w:r w:rsidRPr="00B96E70">
          <w:rPr>
            <w:rFonts w:cstheme="minorHAnsi"/>
            <w:color w:val="000000"/>
            <w:sz w:val="20"/>
            <w:szCs w:val="20"/>
            <w:rPrChange w:id="695" w:author="Utente di Microsoft Office" w:date="2019-05-16T06:49:00Z">
              <w:rPr>
                <w:rFonts w:cstheme="minorHAnsi"/>
                <w:color w:val="000000"/>
                <w:sz w:val="20"/>
                <w:szCs w:val="20"/>
                <w:vertAlign w:val="superscript"/>
              </w:rPr>
            </w:rPrChange>
          </w:rPr>
          <w:delText xml:space="preserve">Questo portale </w:delText>
        </w:r>
      </w:del>
      <w:r w:rsidRPr="00B96E70">
        <w:rPr>
          <w:rFonts w:cstheme="minorHAnsi"/>
          <w:color w:val="000000"/>
          <w:sz w:val="20"/>
          <w:szCs w:val="20"/>
          <w:rPrChange w:id="696" w:author="Utente di Microsoft Office" w:date="2019-05-16T06:49:00Z">
            <w:rPr>
              <w:rFonts w:cstheme="minorHAnsi"/>
              <w:color w:val="000000"/>
              <w:sz w:val="20"/>
              <w:szCs w:val="20"/>
              <w:vertAlign w:val="superscript"/>
            </w:rPr>
          </w:rPrChange>
        </w:rPr>
        <w:t xml:space="preserve">è </w:t>
      </w:r>
      <w:ins w:id="697" w:author="francesco" w:date="2019-05-02T14:26:00Z">
        <w:r w:rsidR="00D905CB" w:rsidRPr="00B96E70">
          <w:rPr>
            <w:rFonts w:cstheme="minorHAnsi"/>
            <w:color w:val="000000"/>
            <w:sz w:val="20"/>
            <w:szCs w:val="20"/>
            <w:rPrChange w:id="698" w:author="Utente di Microsoft Office" w:date="2019-05-16T06:49:00Z">
              <w:rPr>
                <w:rFonts w:cstheme="minorHAnsi"/>
                <w:color w:val="000000"/>
                <w:sz w:val="22"/>
                <w:szCs w:val="22"/>
              </w:rPr>
            </w:rPrChange>
          </w:rPr>
          <w:t xml:space="preserve">stato sviluppato </w:t>
        </w:r>
      </w:ins>
      <w:del w:id="699" w:author="francesco" w:date="2019-05-02T14:26:00Z">
        <w:r w:rsidRPr="00B96E70">
          <w:rPr>
            <w:rFonts w:cstheme="minorHAnsi"/>
            <w:color w:val="000000"/>
            <w:sz w:val="20"/>
            <w:szCs w:val="20"/>
            <w:rPrChange w:id="700" w:author="Utente di Microsoft Office" w:date="2019-05-16T06:49:00Z">
              <w:rPr>
                <w:rFonts w:cstheme="minorHAnsi"/>
                <w:color w:val="000000"/>
                <w:sz w:val="20"/>
                <w:szCs w:val="20"/>
                <w:vertAlign w:val="superscript"/>
              </w:rPr>
            </w:rPrChange>
          </w:rPr>
          <w:delText xml:space="preserve">costruito </w:delText>
        </w:r>
      </w:del>
      <w:r w:rsidRPr="00B96E70">
        <w:rPr>
          <w:rFonts w:cstheme="minorHAnsi"/>
          <w:color w:val="000000"/>
          <w:sz w:val="20"/>
          <w:szCs w:val="20"/>
          <w:rPrChange w:id="701" w:author="Utente di Microsoft Office" w:date="2019-05-16T06:49:00Z">
            <w:rPr>
              <w:rFonts w:cstheme="minorHAnsi"/>
              <w:color w:val="000000"/>
              <w:sz w:val="20"/>
              <w:szCs w:val="20"/>
              <w:vertAlign w:val="superscript"/>
            </w:rPr>
          </w:rPrChange>
        </w:rPr>
        <w:t xml:space="preserve">utilizzando </w:t>
      </w:r>
      <w:proofErr w:type="spellStart"/>
      <w:r w:rsidRPr="00B96E70">
        <w:rPr>
          <w:rFonts w:cstheme="minorHAnsi"/>
          <w:color w:val="000000"/>
          <w:sz w:val="20"/>
          <w:szCs w:val="20"/>
          <w:rPrChange w:id="702" w:author="Utente di Microsoft Office" w:date="2019-05-16T06:49:00Z">
            <w:rPr>
              <w:rFonts w:cstheme="minorHAnsi"/>
              <w:color w:val="000000"/>
              <w:sz w:val="20"/>
              <w:szCs w:val="20"/>
              <w:vertAlign w:val="superscript"/>
            </w:rPr>
          </w:rPrChange>
        </w:rPr>
        <w:t>Synapse</w:t>
      </w:r>
      <w:proofErr w:type="spellEnd"/>
      <w:r w:rsidRPr="00B96E70">
        <w:rPr>
          <w:rFonts w:cstheme="minorHAnsi"/>
          <w:color w:val="000000"/>
          <w:sz w:val="20"/>
          <w:szCs w:val="20"/>
          <w:rPrChange w:id="703" w:author="Utente di Microsoft Office" w:date="2019-05-16T06:49:00Z">
            <w:rPr>
              <w:rFonts w:cstheme="minorHAnsi"/>
              <w:color w:val="000000"/>
              <w:sz w:val="20"/>
              <w:szCs w:val="20"/>
              <w:vertAlign w:val="superscript"/>
            </w:rPr>
          </w:rPrChange>
        </w:rPr>
        <w:t xml:space="preserve"> software </w:t>
      </w:r>
      <w:proofErr w:type="spellStart"/>
      <w:r w:rsidRPr="00B96E70">
        <w:rPr>
          <w:rFonts w:cstheme="minorHAnsi"/>
          <w:color w:val="000000"/>
          <w:sz w:val="20"/>
          <w:szCs w:val="20"/>
          <w:rPrChange w:id="704" w:author="Utente di Microsoft Office" w:date="2019-05-16T06:49:00Z">
            <w:rPr>
              <w:rFonts w:cstheme="minorHAnsi"/>
              <w:color w:val="000000"/>
              <w:sz w:val="20"/>
              <w:szCs w:val="20"/>
              <w:vertAlign w:val="superscript"/>
            </w:rPr>
          </w:rPrChange>
        </w:rPr>
        <w:t>system</w:t>
      </w:r>
      <w:proofErr w:type="spellEnd"/>
      <w:r w:rsidRPr="00B96E70">
        <w:rPr>
          <w:rFonts w:cstheme="minorHAnsi"/>
          <w:color w:val="000000"/>
          <w:sz w:val="20"/>
          <w:szCs w:val="20"/>
          <w:rPrChange w:id="705" w:author="Utente di Microsoft Office" w:date="2019-05-16T06:49:00Z">
            <w:rPr>
              <w:rFonts w:cstheme="minorHAnsi"/>
              <w:color w:val="000000"/>
              <w:sz w:val="20"/>
              <w:szCs w:val="20"/>
              <w:vertAlign w:val="superscript"/>
            </w:rPr>
          </w:rPrChange>
        </w:rPr>
        <w:t xml:space="preserve">. I contenuti sono fruibili in maniera molto simile ad un file system. I file contenenti i </w:t>
      </w:r>
      <w:r w:rsidRPr="00B96E70">
        <w:rPr>
          <w:rFonts w:cstheme="minorHAnsi"/>
          <w:color w:val="000000"/>
          <w:sz w:val="20"/>
          <w:szCs w:val="20"/>
          <w:rPrChange w:id="706" w:author="Utente di Microsoft Office" w:date="2019-05-16T06:49:00Z">
            <w:rPr>
              <w:rFonts w:ascii="TimesNewRomanPSMT" w:hAnsi="TimesNewRomanPSMT"/>
              <w:sz w:val="20"/>
              <w:szCs w:val="20"/>
              <w:vertAlign w:val="superscript"/>
            </w:rPr>
          </w:rPrChange>
        </w:rPr>
        <w:t xml:space="preserve">dati possono essere scaricati direttamente o utilizzando </w:t>
      </w:r>
      <w:ins w:id="707" w:author="francesco" w:date="2019-05-02T14:26:00Z">
        <w:r w:rsidR="00D905CB" w:rsidRPr="00B96E70">
          <w:rPr>
            <w:rFonts w:cstheme="minorHAnsi"/>
            <w:color w:val="000000"/>
            <w:sz w:val="20"/>
            <w:szCs w:val="20"/>
            <w:rPrChange w:id="708" w:author="Utente di Microsoft Office" w:date="2019-05-16T06:49:00Z">
              <w:rPr>
                <w:rFonts w:ascii="TimesNewRomanPSMT" w:hAnsi="TimesNewRomanPSMT"/>
                <w:sz w:val="22"/>
                <w:szCs w:val="22"/>
              </w:rPr>
            </w:rPrChange>
          </w:rPr>
          <w:t xml:space="preserve">un </w:t>
        </w:r>
      </w:ins>
      <w:r w:rsidRPr="00B96E70">
        <w:rPr>
          <w:rFonts w:cstheme="minorHAnsi"/>
          <w:color w:val="000000"/>
          <w:sz w:val="20"/>
          <w:szCs w:val="20"/>
          <w:rPrChange w:id="709" w:author="Utente di Microsoft Office" w:date="2019-05-16T06:49:00Z">
            <w:rPr>
              <w:rFonts w:ascii="TimesNewRomanPSMT" w:hAnsi="TimesNewRomanPSMT"/>
              <w:sz w:val="20"/>
              <w:szCs w:val="20"/>
              <w:vertAlign w:val="superscript"/>
            </w:rPr>
          </w:rPrChange>
        </w:rPr>
        <w:t xml:space="preserve">client </w:t>
      </w:r>
      <w:ins w:id="710" w:author="francesco" w:date="2019-05-02T12:03:00Z">
        <w:r w:rsidR="00C41BD1" w:rsidRPr="00B96E70">
          <w:rPr>
            <w:rFonts w:cstheme="minorHAnsi"/>
            <w:color w:val="000000"/>
            <w:sz w:val="20"/>
            <w:szCs w:val="20"/>
            <w:rPrChange w:id="711" w:author="Utente di Microsoft Office" w:date="2019-05-16T06:49:00Z">
              <w:rPr>
                <w:rFonts w:ascii="TimesNewRomanPSMT" w:hAnsi="TimesNewRomanPSMT"/>
                <w:sz w:val="22"/>
                <w:szCs w:val="22"/>
              </w:rPr>
            </w:rPrChange>
          </w:rPr>
          <w:t xml:space="preserve">R, </w:t>
        </w:r>
      </w:ins>
      <w:r w:rsidRPr="00B96E70">
        <w:rPr>
          <w:rFonts w:cstheme="minorHAnsi"/>
          <w:color w:val="000000"/>
          <w:sz w:val="20"/>
          <w:szCs w:val="20"/>
          <w:rPrChange w:id="712" w:author="Utente di Microsoft Office" w:date="2019-05-16T06:49:00Z">
            <w:rPr>
              <w:rFonts w:ascii="TimesNewRomanPSMT" w:hAnsi="TimesNewRomanPSMT"/>
              <w:sz w:val="20"/>
              <w:szCs w:val="20"/>
              <w:vertAlign w:val="superscript"/>
            </w:rPr>
          </w:rPrChange>
        </w:rPr>
        <w:t xml:space="preserve">Java, </w:t>
      </w:r>
      <w:ins w:id="713" w:author="francesco" w:date="2019-05-02T12:03:00Z">
        <w:r w:rsidR="00C41BD1" w:rsidRPr="00B96E70">
          <w:rPr>
            <w:rFonts w:cstheme="minorHAnsi"/>
            <w:color w:val="000000"/>
            <w:sz w:val="20"/>
            <w:szCs w:val="20"/>
            <w:rPrChange w:id="714" w:author="Utente di Microsoft Office" w:date="2019-05-16T06:49:00Z">
              <w:rPr>
                <w:rFonts w:ascii="TimesNewRomanPSMT" w:hAnsi="TimesNewRomanPSMT"/>
                <w:sz w:val="22"/>
                <w:szCs w:val="22"/>
              </w:rPr>
            </w:rPrChange>
          </w:rPr>
          <w:t xml:space="preserve">o </w:t>
        </w:r>
      </w:ins>
      <w:proofErr w:type="spellStart"/>
      <w:r w:rsidRPr="00B96E70">
        <w:rPr>
          <w:rFonts w:cstheme="minorHAnsi"/>
          <w:color w:val="000000"/>
          <w:sz w:val="20"/>
          <w:szCs w:val="20"/>
          <w:rPrChange w:id="715" w:author="Utente di Microsoft Office" w:date="2019-05-16T06:49:00Z">
            <w:rPr>
              <w:rFonts w:ascii="TimesNewRomanPSMT" w:hAnsi="TimesNewRomanPSMT"/>
              <w:sz w:val="20"/>
              <w:szCs w:val="20"/>
              <w:vertAlign w:val="superscript"/>
            </w:rPr>
          </w:rPrChange>
        </w:rPr>
        <w:t>Pyt</w:t>
      </w:r>
      <w:ins w:id="716" w:author="francesco" w:date="2019-05-02T11:02:00Z">
        <w:r w:rsidR="00D43FA8" w:rsidRPr="00B96E70">
          <w:rPr>
            <w:rFonts w:cstheme="minorHAnsi"/>
            <w:color w:val="000000"/>
            <w:sz w:val="20"/>
            <w:szCs w:val="20"/>
            <w:rPrChange w:id="717" w:author="Utente di Microsoft Office" w:date="2019-05-16T06:49:00Z">
              <w:rPr>
                <w:rFonts w:ascii="TimesNewRomanPSMT" w:hAnsi="TimesNewRomanPSMT"/>
                <w:sz w:val="22"/>
                <w:szCs w:val="22"/>
              </w:rPr>
            </w:rPrChange>
          </w:rPr>
          <w:t>h</w:t>
        </w:r>
      </w:ins>
      <w:r w:rsidRPr="00B96E70">
        <w:rPr>
          <w:rFonts w:cstheme="minorHAnsi"/>
          <w:color w:val="000000"/>
          <w:sz w:val="20"/>
          <w:szCs w:val="20"/>
          <w:rPrChange w:id="718" w:author="Utente di Microsoft Office" w:date="2019-05-16T06:49:00Z">
            <w:rPr>
              <w:rFonts w:ascii="TimesNewRomanPSMT" w:hAnsi="TimesNewRomanPSMT"/>
              <w:sz w:val="20"/>
              <w:szCs w:val="20"/>
              <w:vertAlign w:val="superscript"/>
            </w:rPr>
          </w:rPrChange>
        </w:rPr>
        <w:t>on</w:t>
      </w:r>
      <w:proofErr w:type="spellEnd"/>
      <w:del w:id="719" w:author="francesco" w:date="2019-05-02T12:03:00Z">
        <w:r w:rsidRPr="00B96E70">
          <w:rPr>
            <w:rFonts w:cstheme="minorHAnsi"/>
            <w:color w:val="000000"/>
            <w:sz w:val="20"/>
            <w:szCs w:val="20"/>
            <w:rPrChange w:id="720" w:author="Utente di Microsoft Office" w:date="2019-05-16T06:49:00Z">
              <w:rPr>
                <w:rFonts w:ascii="TimesNewRomanPSMT" w:hAnsi="TimesNewRomanPSMT"/>
                <w:sz w:val="20"/>
                <w:szCs w:val="20"/>
                <w:vertAlign w:val="superscript"/>
              </w:rPr>
            </w:rPrChange>
          </w:rPr>
          <w:delText xml:space="preserve"> ecc</w:delText>
        </w:r>
      </w:del>
      <w:r w:rsidRPr="00B96E70">
        <w:rPr>
          <w:rFonts w:cstheme="minorHAnsi"/>
          <w:color w:val="000000"/>
          <w:sz w:val="20"/>
          <w:szCs w:val="20"/>
          <w:rPrChange w:id="721" w:author="Utente di Microsoft Office" w:date="2019-05-16T06:49:00Z">
            <w:rPr>
              <w:rFonts w:ascii="TimesNewRomanPSMT" w:hAnsi="TimesNewRomanPSMT"/>
              <w:sz w:val="20"/>
              <w:szCs w:val="20"/>
              <w:vertAlign w:val="superscript"/>
            </w:rPr>
          </w:rPrChange>
        </w:rPr>
        <w:t xml:space="preserve">. Si possono consultare i dati anche ad alto livello, utilizzando le master </w:t>
      </w:r>
      <w:proofErr w:type="spellStart"/>
      <w:r w:rsidRPr="00B96E70">
        <w:rPr>
          <w:rFonts w:cstheme="minorHAnsi"/>
          <w:color w:val="000000"/>
          <w:sz w:val="20"/>
          <w:szCs w:val="20"/>
          <w:rPrChange w:id="722" w:author="Utente di Microsoft Office" w:date="2019-05-16T06:49:00Z">
            <w:rPr>
              <w:rFonts w:ascii="TimesNewRomanPSMT" w:hAnsi="TimesNewRomanPSMT"/>
              <w:sz w:val="20"/>
              <w:szCs w:val="20"/>
              <w:vertAlign w:val="superscript"/>
            </w:rPr>
          </w:rPrChange>
        </w:rPr>
        <w:t>table</w:t>
      </w:r>
      <w:proofErr w:type="spellEnd"/>
      <w:r w:rsidRPr="00B96E70">
        <w:rPr>
          <w:rFonts w:cstheme="minorHAnsi"/>
          <w:color w:val="000000"/>
          <w:sz w:val="20"/>
          <w:szCs w:val="20"/>
          <w:rPrChange w:id="723" w:author="Utente di Microsoft Office" w:date="2019-05-16T06:49:00Z">
            <w:rPr>
              <w:rFonts w:ascii="TimesNewRomanPSMT" w:hAnsi="TimesNewRomanPSMT"/>
              <w:sz w:val="20"/>
              <w:szCs w:val="20"/>
              <w:vertAlign w:val="superscript"/>
            </w:rPr>
          </w:rPrChange>
        </w:rPr>
        <w:t>.</w:t>
      </w:r>
    </w:p>
    <w:p w14:paraId="421A29AD" w14:textId="77777777" w:rsidR="001051E9" w:rsidRDefault="00AA3DD6" w:rsidP="001051E9">
      <w:pPr>
        <w:keepNext/>
        <w:spacing w:line="276" w:lineRule="auto"/>
        <w:jc w:val="center"/>
        <w:rPr>
          <w:ins w:id="724" w:author="francesco" w:date="2019-05-02T14:43:00Z"/>
        </w:rPr>
      </w:pPr>
      <w:ins w:id="725" w:author="francesco" w:date="2019-05-02T14:41:00Z">
        <w:r>
          <w:rPr>
            <w:rFonts w:ascii="TimesNewRomanPSMT" w:hAnsi="TimesNewRomanPSMT"/>
            <w:noProof/>
            <w:sz w:val="22"/>
            <w:szCs w:val="22"/>
            <w:lang w:val="en-GB" w:eastAsia="en-GB"/>
            <w:rPrChange w:id="726" w:author="Unknown">
              <w:rPr>
                <w:noProof/>
                <w:vertAlign w:val="superscript"/>
                <w:lang w:val="en-GB" w:eastAsia="en-GB"/>
              </w:rPr>
            </w:rPrChange>
          </w:rPr>
          <w:lastRenderedPageBreak/>
          <w:drawing>
            <wp:inline distT="0" distB="0" distL="0" distR="0" wp14:anchorId="18C7652B" wp14:editId="3480D007">
              <wp:extent cx="6120130" cy="3440389"/>
              <wp:effectExtent l="19050" t="0" r="0" b="0"/>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20130" cy="3440389"/>
                      </a:xfrm>
                      <a:prstGeom prst="rect">
                        <a:avLst/>
                      </a:prstGeom>
                      <a:noFill/>
                      <a:ln w="9525">
                        <a:noFill/>
                        <a:miter lim="800000"/>
                        <a:headEnd/>
                        <a:tailEnd/>
                      </a:ln>
                    </pic:spPr>
                  </pic:pic>
                </a:graphicData>
              </a:graphic>
            </wp:inline>
          </w:drawing>
        </w:r>
      </w:ins>
    </w:p>
    <w:p w14:paraId="00BD9A3C" w14:textId="3722FC6E" w:rsidR="009411FF" w:rsidRDefault="001051E9">
      <w:pPr>
        <w:pStyle w:val="Caption"/>
        <w:jc w:val="center"/>
        <w:rPr>
          <w:ins w:id="727" w:author="francesco" w:date="2019-05-02T14:42:00Z"/>
        </w:rPr>
        <w:pPrChange w:id="728" w:author="francesco" w:date="2019-05-02T14:43:00Z">
          <w:pPr>
            <w:spacing w:line="276" w:lineRule="auto"/>
            <w:jc w:val="both"/>
          </w:pPr>
        </w:pPrChange>
      </w:pPr>
      <w:ins w:id="729" w:author="francesco" w:date="2019-05-02T14:43:00Z">
        <w:r>
          <w:t xml:space="preserve">Figura </w:t>
        </w:r>
        <w:r w:rsidR="00305917">
          <w:fldChar w:fldCharType="begin"/>
        </w:r>
        <w:r>
          <w:instrText xml:space="preserve"> SEQ Figura \* ARABIC </w:instrText>
        </w:r>
      </w:ins>
      <w:r w:rsidR="00305917">
        <w:fldChar w:fldCharType="separate"/>
      </w:r>
      <w:ins w:id="730" w:author="Utente di Microsoft Office" w:date="2019-05-30T11:05:00Z">
        <w:r w:rsidR="001C15B6">
          <w:rPr>
            <w:noProof/>
          </w:rPr>
          <w:t>1</w:t>
        </w:r>
      </w:ins>
      <w:ins w:id="731" w:author="francesco" w:date="2019-05-02T14:43:00Z">
        <w:r w:rsidR="00305917">
          <w:fldChar w:fldCharType="end"/>
        </w:r>
        <w:r>
          <w:t xml:space="preserve"> - </w:t>
        </w:r>
        <w:r w:rsidRPr="001051E9">
          <w:rPr>
            <w:sz w:val="20"/>
          </w:rPr>
          <w:t xml:space="preserve">Portale Web per l'accesso ai dati di </w:t>
        </w:r>
        <w:proofErr w:type="spellStart"/>
        <w:r w:rsidRPr="001051E9">
          <w:rPr>
            <w:sz w:val="20"/>
          </w:rPr>
          <w:t>AddNeuromed</w:t>
        </w:r>
      </w:ins>
      <w:proofErr w:type="spellEnd"/>
    </w:p>
    <w:p w14:paraId="04D28EBF" w14:textId="77777777" w:rsidR="009411FF" w:rsidRPr="00B96E70" w:rsidRDefault="009411FF">
      <w:pPr>
        <w:spacing w:line="276" w:lineRule="auto"/>
        <w:jc w:val="both"/>
        <w:rPr>
          <w:del w:id="732" w:author="francesco" w:date="2019-05-02T14:43:00Z"/>
          <w:rFonts w:cstheme="minorHAnsi"/>
          <w:color w:val="000000"/>
          <w:sz w:val="22"/>
          <w:szCs w:val="22"/>
          <w:rPrChange w:id="733" w:author="Utente di Microsoft Office" w:date="2019-05-16T06:49:00Z">
            <w:rPr>
              <w:del w:id="734" w:author="francesco" w:date="2019-05-02T14:43:00Z"/>
              <w:rFonts w:ascii="TimesNewRomanPSMT" w:hAnsi="TimesNewRomanPSMT"/>
              <w:sz w:val="20"/>
              <w:szCs w:val="20"/>
            </w:rPr>
          </w:rPrChange>
        </w:rPr>
        <w:pPrChange w:id="735" w:author="Utente di Microsoft Office" w:date="2019-05-16T06:49:00Z">
          <w:pPr>
            <w:pStyle w:val="NormalWeb"/>
            <w:jc w:val="both"/>
          </w:pPr>
        </w:pPrChange>
      </w:pPr>
    </w:p>
    <w:p w14:paraId="1CBAE98A" w14:textId="77777777" w:rsidR="00305917" w:rsidRPr="00B96E70" w:rsidRDefault="00D43FA8">
      <w:pPr>
        <w:spacing w:line="276" w:lineRule="auto"/>
        <w:jc w:val="both"/>
        <w:rPr>
          <w:ins w:id="736" w:author="francesco" w:date="2019-05-02T11:02:00Z"/>
          <w:rFonts w:cstheme="minorHAnsi"/>
          <w:color w:val="000000"/>
          <w:sz w:val="22"/>
          <w:szCs w:val="22"/>
          <w:rPrChange w:id="737" w:author="Utente di Microsoft Office" w:date="2019-05-16T06:49:00Z">
            <w:rPr>
              <w:ins w:id="738" w:author="francesco" w:date="2019-05-02T11:02:00Z"/>
            </w:rPr>
          </w:rPrChange>
        </w:rPr>
        <w:pPrChange w:id="739" w:author="Utente di Microsoft Office" w:date="2019-05-16T06:49:00Z">
          <w:pPr>
            <w:pStyle w:val="NormalWeb"/>
          </w:pPr>
        </w:pPrChange>
      </w:pPr>
      <w:ins w:id="740" w:author="francesco" w:date="2019-05-02T11:03:00Z">
        <w:r w:rsidRPr="00B96E70">
          <w:rPr>
            <w:rFonts w:cstheme="minorHAnsi"/>
            <w:color w:val="000000"/>
            <w:sz w:val="22"/>
            <w:szCs w:val="22"/>
            <w:rPrChange w:id="741" w:author="Utente di Microsoft Office" w:date="2019-05-16T06:49:00Z">
              <w:rPr/>
            </w:rPrChange>
          </w:rPr>
          <w:t xml:space="preserve">2.2. </w:t>
        </w:r>
      </w:ins>
      <w:ins w:id="742" w:author="francesco" w:date="2019-05-02T11:02:00Z">
        <w:r w:rsidRPr="00B96E70">
          <w:rPr>
            <w:rFonts w:cstheme="minorHAnsi"/>
            <w:color w:val="000000"/>
            <w:sz w:val="22"/>
            <w:szCs w:val="22"/>
            <w:rPrChange w:id="743" w:author="Utente di Microsoft Office" w:date="2019-05-16T06:49:00Z">
              <w:rPr/>
            </w:rPrChange>
          </w:rPr>
          <w:t>ADNI</w:t>
        </w:r>
      </w:ins>
    </w:p>
    <w:p w14:paraId="499E224A" w14:textId="77777777" w:rsidR="009411FF" w:rsidRPr="00B96E70" w:rsidRDefault="00305917">
      <w:pPr>
        <w:spacing w:line="276" w:lineRule="auto"/>
        <w:jc w:val="both"/>
        <w:rPr>
          <w:ins w:id="744" w:author="francesco" w:date="2019-05-02T14:30:00Z"/>
          <w:rFonts w:cstheme="minorHAnsi"/>
          <w:color w:val="000000"/>
          <w:sz w:val="20"/>
          <w:szCs w:val="20"/>
          <w:rPrChange w:id="745" w:author="Utente di Microsoft Office" w:date="2019-05-16T06:49:00Z">
            <w:rPr>
              <w:ins w:id="746" w:author="francesco" w:date="2019-05-02T14:30:00Z"/>
              <w:rFonts w:ascii="TimesNewRomanPSMT" w:hAnsi="TimesNewRomanPSMT"/>
              <w:sz w:val="22"/>
              <w:szCs w:val="22"/>
            </w:rPr>
          </w:rPrChange>
        </w:rPr>
        <w:pPrChange w:id="747" w:author="francesco" w:date="2019-05-02T11:06:00Z">
          <w:pPr>
            <w:pStyle w:val="NormalWeb"/>
          </w:pPr>
        </w:pPrChange>
      </w:pPr>
      <w:r w:rsidRPr="00B96E70">
        <w:rPr>
          <w:rFonts w:cstheme="minorHAnsi"/>
          <w:color w:val="000000"/>
          <w:sz w:val="20"/>
          <w:szCs w:val="20"/>
          <w:rPrChange w:id="748" w:author="Utente di Microsoft Office" w:date="2019-05-16T06:49:00Z">
            <w:rPr>
              <w:rFonts w:ascii="TimesNewRomanPSMT" w:hAnsi="TimesNewRomanPSMT"/>
              <w:sz w:val="20"/>
              <w:szCs w:val="20"/>
              <w:vertAlign w:val="superscript"/>
            </w:rPr>
          </w:rPrChange>
        </w:rPr>
        <w:t xml:space="preserve">ADNI (Alzheimer </w:t>
      </w:r>
      <w:proofErr w:type="spellStart"/>
      <w:r w:rsidRPr="00B96E70">
        <w:rPr>
          <w:rFonts w:cstheme="minorHAnsi"/>
          <w:color w:val="000000"/>
          <w:sz w:val="20"/>
          <w:szCs w:val="20"/>
          <w:rPrChange w:id="749" w:author="Utente di Microsoft Office" w:date="2019-05-16T06:49:00Z">
            <w:rPr>
              <w:rFonts w:ascii="TimesNewRomanPSMT" w:hAnsi="TimesNewRomanPSMT"/>
              <w:sz w:val="20"/>
              <w:szCs w:val="20"/>
              <w:vertAlign w:val="superscript"/>
            </w:rPr>
          </w:rPrChange>
        </w:rPr>
        <w:t>Disease</w:t>
      </w:r>
      <w:proofErr w:type="spellEnd"/>
      <w:r w:rsidRPr="00B96E70">
        <w:rPr>
          <w:rFonts w:cstheme="minorHAnsi"/>
          <w:color w:val="000000"/>
          <w:sz w:val="20"/>
          <w:szCs w:val="20"/>
          <w:rPrChange w:id="750" w:author="Utente di Microsoft Office" w:date="2019-05-16T06:49:00Z">
            <w:rPr>
              <w:rFonts w:ascii="TimesNewRomanPSMT" w:hAnsi="TimesNewRomanPSMT"/>
              <w:sz w:val="20"/>
              <w:szCs w:val="20"/>
              <w:vertAlign w:val="superscript"/>
            </w:rPr>
          </w:rPrChange>
        </w:rPr>
        <w:t xml:space="preserve"> </w:t>
      </w:r>
      <w:proofErr w:type="spellStart"/>
      <w:r w:rsidRPr="00B96E70">
        <w:rPr>
          <w:rFonts w:cstheme="minorHAnsi"/>
          <w:color w:val="000000"/>
          <w:sz w:val="20"/>
          <w:szCs w:val="20"/>
          <w:rPrChange w:id="751" w:author="Utente di Microsoft Office" w:date="2019-05-16T06:49:00Z">
            <w:rPr>
              <w:rFonts w:ascii="TimesNewRomanPSMT" w:hAnsi="TimesNewRomanPSMT"/>
              <w:sz w:val="20"/>
              <w:szCs w:val="20"/>
              <w:vertAlign w:val="superscript"/>
            </w:rPr>
          </w:rPrChange>
        </w:rPr>
        <w:t>Neuroimaging</w:t>
      </w:r>
      <w:proofErr w:type="spellEnd"/>
      <w:r w:rsidRPr="00B96E70">
        <w:rPr>
          <w:rFonts w:cstheme="minorHAnsi"/>
          <w:color w:val="000000"/>
          <w:sz w:val="20"/>
          <w:szCs w:val="20"/>
          <w:rPrChange w:id="752" w:author="Utente di Microsoft Office" w:date="2019-05-16T06:49:00Z">
            <w:rPr>
              <w:rFonts w:ascii="TimesNewRomanPSMT" w:hAnsi="TimesNewRomanPSMT"/>
              <w:sz w:val="20"/>
              <w:szCs w:val="20"/>
              <w:vertAlign w:val="superscript"/>
            </w:rPr>
          </w:rPrChange>
        </w:rPr>
        <w:t xml:space="preserve"> </w:t>
      </w:r>
      <w:proofErr w:type="spellStart"/>
      <w:r w:rsidRPr="00B96E70">
        <w:rPr>
          <w:rFonts w:cstheme="minorHAnsi"/>
          <w:color w:val="000000"/>
          <w:sz w:val="20"/>
          <w:szCs w:val="20"/>
          <w:rPrChange w:id="753" w:author="Utente di Microsoft Office" w:date="2019-05-16T06:49:00Z">
            <w:rPr>
              <w:rFonts w:ascii="TimesNewRomanPSMT" w:hAnsi="TimesNewRomanPSMT"/>
              <w:sz w:val="20"/>
              <w:szCs w:val="20"/>
              <w:vertAlign w:val="superscript"/>
            </w:rPr>
          </w:rPrChange>
        </w:rPr>
        <w:t>Initiative</w:t>
      </w:r>
      <w:proofErr w:type="spellEnd"/>
      <w:r w:rsidRPr="00B96E70">
        <w:rPr>
          <w:rFonts w:cstheme="minorHAnsi"/>
          <w:color w:val="000000"/>
          <w:sz w:val="20"/>
          <w:szCs w:val="20"/>
          <w:rPrChange w:id="754" w:author="Utente di Microsoft Office" w:date="2019-05-16T06:49:00Z">
            <w:rPr>
              <w:rFonts w:ascii="TimesNewRomanPSMT" w:hAnsi="TimesNewRomanPSMT"/>
              <w:sz w:val="20"/>
              <w:szCs w:val="20"/>
              <w:vertAlign w:val="superscript"/>
            </w:rPr>
          </w:rPrChange>
        </w:rPr>
        <w:t xml:space="preserve">) </w:t>
      </w:r>
      <w:del w:id="755" w:author="francesco" w:date="2019-05-02T11:06:00Z">
        <w:r w:rsidRPr="00B96E70">
          <w:rPr>
            <w:rFonts w:cstheme="minorHAnsi"/>
            <w:color w:val="000000"/>
            <w:sz w:val="20"/>
            <w:szCs w:val="20"/>
            <w:rPrChange w:id="756" w:author="Utente di Microsoft Office" w:date="2019-05-16T06:49:00Z">
              <w:rPr>
                <w:rFonts w:ascii="TimesNewRomanPSMT" w:hAnsi="TimesNewRomanPSMT"/>
                <w:sz w:val="20"/>
                <w:szCs w:val="20"/>
                <w:vertAlign w:val="superscript"/>
              </w:rPr>
            </w:rPrChange>
          </w:rPr>
          <w:delText xml:space="preserve">invece </w:delText>
        </w:r>
      </w:del>
      <w:r w:rsidRPr="00B96E70">
        <w:rPr>
          <w:rFonts w:cstheme="minorHAnsi" w:hint="eastAsia"/>
          <w:color w:val="000000"/>
          <w:sz w:val="20"/>
          <w:szCs w:val="20"/>
          <w:rPrChange w:id="757" w:author="Utente di Microsoft Office" w:date="2019-05-16T06:49:00Z">
            <w:rPr>
              <w:rFonts w:ascii="TimesNewRomanPSMT" w:hAnsi="TimesNewRomanPSMT" w:hint="eastAsia"/>
              <w:sz w:val="20"/>
              <w:szCs w:val="20"/>
              <w:vertAlign w:val="superscript"/>
            </w:rPr>
          </w:rPrChange>
        </w:rPr>
        <w:t>è</w:t>
      </w:r>
      <w:r w:rsidRPr="00B96E70">
        <w:rPr>
          <w:rFonts w:cstheme="minorHAnsi"/>
          <w:color w:val="000000"/>
          <w:sz w:val="20"/>
          <w:szCs w:val="20"/>
          <w:rPrChange w:id="758" w:author="Utente di Microsoft Office" w:date="2019-05-16T06:49:00Z">
            <w:rPr>
              <w:rFonts w:ascii="TimesNewRomanPSMT" w:hAnsi="TimesNewRomanPSMT"/>
              <w:sz w:val="20"/>
              <w:szCs w:val="20"/>
              <w:vertAlign w:val="superscript"/>
            </w:rPr>
          </w:rPrChange>
        </w:rPr>
        <w:t xml:space="preserve"> un</w:t>
      </w:r>
      <w:ins w:id="759" w:author="francesco" w:date="2019-05-02T11:03:00Z">
        <w:r w:rsidRPr="00B96E70">
          <w:rPr>
            <w:rFonts w:cstheme="minorHAnsi" w:hint="eastAsia"/>
            <w:color w:val="000000"/>
            <w:sz w:val="20"/>
            <w:szCs w:val="20"/>
            <w:rPrChange w:id="760" w:author="Utente di Microsoft Office" w:date="2019-05-16T06:49:00Z">
              <w:rPr>
                <w:rFonts w:ascii="TimesNewRomanPSMT" w:hAnsi="TimesNewRomanPSMT" w:hint="eastAsia"/>
                <w:sz w:val="22"/>
                <w:szCs w:val="22"/>
                <w:vertAlign w:val="superscript"/>
              </w:rPr>
            </w:rPrChange>
          </w:rPr>
          <w:t>’</w:t>
        </w:r>
        <w:r w:rsidRPr="00B96E70">
          <w:rPr>
            <w:rFonts w:cstheme="minorHAnsi"/>
            <w:color w:val="000000"/>
            <w:sz w:val="20"/>
            <w:szCs w:val="20"/>
            <w:rPrChange w:id="761" w:author="Utente di Microsoft Office" w:date="2019-05-16T06:49:00Z">
              <w:rPr>
                <w:rFonts w:ascii="TimesNewRomanPSMT" w:hAnsi="TimesNewRomanPSMT"/>
                <w:sz w:val="22"/>
                <w:szCs w:val="22"/>
                <w:vertAlign w:val="superscript"/>
              </w:rPr>
            </w:rPrChange>
          </w:rPr>
          <w:t xml:space="preserve">iniziativa </w:t>
        </w:r>
      </w:ins>
      <w:del w:id="762" w:author="francesco" w:date="2019-05-02T11:03:00Z">
        <w:r w:rsidRPr="00B96E70">
          <w:rPr>
            <w:rFonts w:cstheme="minorHAnsi"/>
            <w:color w:val="000000"/>
            <w:sz w:val="20"/>
            <w:szCs w:val="20"/>
            <w:rPrChange w:id="763" w:author="Utente di Microsoft Office" w:date="2019-05-16T06:49:00Z">
              <w:rPr>
                <w:rFonts w:ascii="TimesNewRomanPSMT" w:hAnsi="TimesNewRomanPSMT"/>
                <w:sz w:val="20"/>
                <w:szCs w:val="20"/>
                <w:vertAlign w:val="superscript"/>
              </w:rPr>
            </w:rPrChange>
          </w:rPr>
          <w:delText xml:space="preserve"> data base </w:delText>
        </w:r>
      </w:del>
      <w:del w:id="764" w:author="francesco" w:date="2019-05-02T14:38:00Z">
        <w:r w:rsidRPr="00B96E70">
          <w:rPr>
            <w:rFonts w:cstheme="minorHAnsi"/>
            <w:color w:val="000000"/>
            <w:sz w:val="20"/>
            <w:szCs w:val="20"/>
            <w:rPrChange w:id="765" w:author="Utente di Microsoft Office" w:date="2019-05-16T06:49:00Z">
              <w:rPr>
                <w:rFonts w:ascii="TimesNewRomanPSMT" w:hAnsi="TimesNewRomanPSMT"/>
                <w:sz w:val="20"/>
                <w:szCs w:val="20"/>
                <w:vertAlign w:val="superscript"/>
              </w:rPr>
            </w:rPrChange>
          </w:rPr>
          <w:delText>che ha origine</w:delText>
        </w:r>
      </w:del>
      <w:ins w:id="766" w:author="francesco" w:date="2019-05-02T14:38:00Z">
        <w:r w:rsidRPr="00B96E70">
          <w:rPr>
            <w:rFonts w:cstheme="minorHAnsi"/>
            <w:color w:val="000000"/>
            <w:sz w:val="20"/>
            <w:szCs w:val="20"/>
            <w:rPrChange w:id="767" w:author="Utente di Microsoft Office" w:date="2019-05-16T06:49:00Z">
              <w:rPr>
                <w:rFonts w:ascii="TimesNewRomanPSMT" w:hAnsi="TimesNewRomanPSMT"/>
                <w:sz w:val="22"/>
                <w:szCs w:val="22"/>
                <w:vertAlign w:val="superscript"/>
              </w:rPr>
            </w:rPrChange>
          </w:rPr>
          <w:t>sviluppata</w:t>
        </w:r>
      </w:ins>
      <w:r w:rsidRPr="00B96E70">
        <w:rPr>
          <w:rFonts w:cstheme="minorHAnsi"/>
          <w:color w:val="000000"/>
          <w:sz w:val="20"/>
          <w:szCs w:val="20"/>
          <w:rPrChange w:id="768" w:author="Utente di Microsoft Office" w:date="2019-05-16T06:49:00Z">
            <w:rPr>
              <w:rFonts w:ascii="TimesNewRomanPSMT" w:hAnsi="TimesNewRomanPSMT"/>
              <w:sz w:val="20"/>
              <w:szCs w:val="20"/>
              <w:vertAlign w:val="superscript"/>
            </w:rPr>
          </w:rPrChange>
        </w:rPr>
        <w:t xml:space="preserve"> </w:t>
      </w:r>
      <w:del w:id="769" w:author="francesco" w:date="2019-05-02T14:38:00Z">
        <w:r w:rsidRPr="00B96E70">
          <w:rPr>
            <w:rFonts w:cstheme="minorHAnsi"/>
            <w:color w:val="000000"/>
            <w:sz w:val="20"/>
            <w:szCs w:val="20"/>
            <w:rPrChange w:id="770" w:author="Utente di Microsoft Office" w:date="2019-05-16T06:49:00Z">
              <w:rPr>
                <w:rFonts w:ascii="TimesNewRomanPSMT" w:hAnsi="TimesNewRomanPSMT"/>
                <w:sz w:val="20"/>
                <w:szCs w:val="20"/>
                <w:vertAlign w:val="superscript"/>
              </w:rPr>
            </w:rPrChange>
          </w:rPr>
          <w:delText>negli Stati Uniti</w:delText>
        </w:r>
      </w:del>
      <w:ins w:id="771" w:author="francesco" w:date="2019-05-02T14:38:00Z">
        <w:r w:rsidRPr="00B96E70">
          <w:rPr>
            <w:rFonts w:cstheme="minorHAnsi"/>
            <w:color w:val="000000"/>
            <w:sz w:val="20"/>
            <w:szCs w:val="20"/>
            <w:rPrChange w:id="772" w:author="Utente di Microsoft Office" w:date="2019-05-16T06:49:00Z">
              <w:rPr>
                <w:rFonts w:ascii="TimesNewRomanPSMT" w:hAnsi="TimesNewRomanPSMT"/>
                <w:sz w:val="22"/>
                <w:szCs w:val="22"/>
                <w:vertAlign w:val="superscript"/>
              </w:rPr>
            </w:rPrChange>
          </w:rPr>
          <w:t>nel Nord America</w:t>
        </w:r>
      </w:ins>
      <w:r w:rsidRPr="00B96E70">
        <w:rPr>
          <w:rFonts w:cstheme="minorHAnsi"/>
          <w:color w:val="000000"/>
          <w:sz w:val="20"/>
          <w:szCs w:val="20"/>
          <w:rPrChange w:id="773" w:author="Utente di Microsoft Office" w:date="2019-05-16T06:49:00Z">
            <w:rPr>
              <w:rFonts w:ascii="TimesNewRomanPSMT" w:hAnsi="TimesNewRomanPSMT"/>
              <w:sz w:val="20"/>
              <w:szCs w:val="20"/>
              <w:vertAlign w:val="superscript"/>
            </w:rPr>
          </w:rPrChange>
        </w:rPr>
        <w:t xml:space="preserve">. </w:t>
      </w:r>
      <w:ins w:id="774" w:author="francesco" w:date="2019-05-02T14:28:00Z">
        <w:r w:rsidRPr="00B96E70">
          <w:rPr>
            <w:rFonts w:cstheme="minorHAnsi"/>
            <w:color w:val="000000"/>
            <w:sz w:val="20"/>
            <w:szCs w:val="20"/>
            <w:rPrChange w:id="775" w:author="Utente di Microsoft Office" w:date="2019-05-16T06:49:00Z">
              <w:rPr>
                <w:rFonts w:ascii="TimesNewRomanPSMT" w:hAnsi="TimesNewRomanPSMT"/>
                <w:sz w:val="22"/>
                <w:szCs w:val="22"/>
                <w:vertAlign w:val="superscript"/>
              </w:rPr>
            </w:rPrChange>
          </w:rPr>
          <w:t xml:space="preserve">Come nel caso di </w:t>
        </w:r>
        <w:proofErr w:type="spellStart"/>
        <w:r w:rsidRPr="00B96E70">
          <w:rPr>
            <w:rFonts w:cstheme="minorHAnsi"/>
            <w:color w:val="000000"/>
            <w:sz w:val="20"/>
            <w:szCs w:val="20"/>
            <w:rPrChange w:id="776" w:author="Utente di Microsoft Office" w:date="2019-05-16T06:49:00Z">
              <w:rPr>
                <w:rFonts w:ascii="TimesNewRomanPSMT" w:hAnsi="TimesNewRomanPSMT"/>
                <w:sz w:val="22"/>
                <w:szCs w:val="22"/>
                <w:vertAlign w:val="superscript"/>
              </w:rPr>
            </w:rPrChange>
          </w:rPr>
          <w:t>AddNeuroMed</w:t>
        </w:r>
        <w:proofErr w:type="spellEnd"/>
        <w:r w:rsidRPr="00B96E70">
          <w:rPr>
            <w:rFonts w:cstheme="minorHAnsi"/>
            <w:color w:val="000000"/>
            <w:sz w:val="20"/>
            <w:szCs w:val="20"/>
            <w:rPrChange w:id="777" w:author="Utente di Microsoft Office" w:date="2019-05-16T06:49:00Z">
              <w:rPr>
                <w:rFonts w:ascii="TimesNewRomanPSMT" w:hAnsi="TimesNewRomanPSMT"/>
                <w:sz w:val="22"/>
                <w:szCs w:val="22"/>
                <w:vertAlign w:val="superscript"/>
              </w:rPr>
            </w:rPrChange>
          </w:rPr>
          <w:t xml:space="preserve">, anche ADNI </w:t>
        </w:r>
        <w:r w:rsidRPr="00B96E70">
          <w:rPr>
            <w:rFonts w:cstheme="minorHAnsi" w:hint="eastAsia"/>
            <w:color w:val="000000"/>
            <w:sz w:val="20"/>
            <w:szCs w:val="20"/>
            <w:rPrChange w:id="778" w:author="Utente di Microsoft Office" w:date="2019-05-16T06:49:00Z">
              <w:rPr>
                <w:rFonts w:ascii="TimesNewRomanPSMT" w:hAnsi="TimesNewRomanPSMT" w:hint="eastAsia"/>
                <w:sz w:val="22"/>
                <w:szCs w:val="22"/>
                <w:vertAlign w:val="superscript"/>
              </w:rPr>
            </w:rPrChange>
          </w:rPr>
          <w:t>è</w:t>
        </w:r>
        <w:r w:rsidRPr="00B96E70">
          <w:rPr>
            <w:rFonts w:cstheme="minorHAnsi"/>
            <w:color w:val="000000"/>
            <w:sz w:val="20"/>
            <w:szCs w:val="20"/>
            <w:rPrChange w:id="779" w:author="Utente di Microsoft Office" w:date="2019-05-16T06:49:00Z">
              <w:rPr>
                <w:rFonts w:ascii="TimesNewRomanPSMT" w:hAnsi="TimesNewRomanPSMT"/>
                <w:sz w:val="22"/>
                <w:szCs w:val="22"/>
                <w:vertAlign w:val="superscript"/>
              </w:rPr>
            </w:rPrChange>
          </w:rPr>
          <w:t xml:space="preserve"> uno studio multi-centro per la raccolta ed analisi di dati relativi all</w:t>
        </w:r>
      </w:ins>
      <w:ins w:id="780" w:author="francesco" w:date="2019-05-02T14:29:00Z">
        <w:r w:rsidRPr="00B96E70">
          <w:rPr>
            <w:rFonts w:cstheme="minorHAnsi" w:hint="eastAsia"/>
            <w:color w:val="000000"/>
            <w:sz w:val="20"/>
            <w:szCs w:val="20"/>
            <w:rPrChange w:id="781" w:author="Utente di Microsoft Office" w:date="2019-05-16T06:49:00Z">
              <w:rPr>
                <w:rFonts w:ascii="TimesNewRomanPSMT" w:hAnsi="TimesNewRomanPSMT" w:hint="eastAsia"/>
                <w:sz w:val="22"/>
                <w:szCs w:val="22"/>
                <w:vertAlign w:val="superscript"/>
              </w:rPr>
            </w:rPrChange>
          </w:rPr>
          <w:t>’</w:t>
        </w:r>
        <w:r w:rsidRPr="00B96E70">
          <w:rPr>
            <w:rFonts w:cstheme="minorHAnsi"/>
            <w:color w:val="000000"/>
            <w:sz w:val="20"/>
            <w:szCs w:val="20"/>
            <w:rPrChange w:id="782" w:author="Utente di Microsoft Office" w:date="2019-05-16T06:49:00Z">
              <w:rPr>
                <w:rFonts w:ascii="TimesNewRomanPSMT" w:hAnsi="TimesNewRomanPSMT"/>
                <w:sz w:val="22"/>
                <w:szCs w:val="22"/>
                <w:vertAlign w:val="superscript"/>
              </w:rPr>
            </w:rPrChange>
          </w:rPr>
          <w:t xml:space="preserve">osservazione di soggetti </w:t>
        </w:r>
      </w:ins>
      <w:ins w:id="783" w:author="francesco" w:date="2019-05-02T14:30:00Z">
        <w:r w:rsidRPr="00B96E70">
          <w:rPr>
            <w:rFonts w:cstheme="minorHAnsi"/>
            <w:color w:val="000000"/>
            <w:sz w:val="20"/>
            <w:szCs w:val="20"/>
            <w:rPrChange w:id="784" w:author="Utente di Microsoft Office" w:date="2019-05-16T06:49:00Z">
              <w:rPr>
                <w:rFonts w:ascii="TimesNewRomanPSMT" w:hAnsi="TimesNewRomanPSMT"/>
                <w:sz w:val="22"/>
                <w:szCs w:val="22"/>
                <w:vertAlign w:val="superscript"/>
              </w:rPr>
            </w:rPrChange>
          </w:rPr>
          <w:t>nell</w:t>
        </w:r>
        <w:r w:rsidRPr="00B96E70">
          <w:rPr>
            <w:rFonts w:cstheme="minorHAnsi" w:hint="eastAsia"/>
            <w:color w:val="000000"/>
            <w:sz w:val="20"/>
            <w:szCs w:val="20"/>
            <w:rPrChange w:id="785" w:author="Utente di Microsoft Office" w:date="2019-05-16T06:49:00Z">
              <w:rPr>
                <w:rFonts w:ascii="TimesNewRomanPSMT" w:hAnsi="TimesNewRomanPSMT" w:hint="eastAsia"/>
                <w:sz w:val="22"/>
                <w:szCs w:val="22"/>
                <w:vertAlign w:val="superscript"/>
              </w:rPr>
            </w:rPrChange>
          </w:rPr>
          <w:t>’</w:t>
        </w:r>
        <w:r w:rsidRPr="00B96E70">
          <w:rPr>
            <w:rFonts w:cstheme="minorHAnsi"/>
            <w:color w:val="000000"/>
            <w:sz w:val="20"/>
            <w:szCs w:val="20"/>
            <w:rPrChange w:id="786" w:author="Utente di Microsoft Office" w:date="2019-05-16T06:49:00Z">
              <w:rPr>
                <w:rFonts w:ascii="TimesNewRomanPSMT" w:hAnsi="TimesNewRomanPSMT"/>
                <w:sz w:val="22"/>
                <w:szCs w:val="22"/>
                <w:vertAlign w:val="superscript"/>
              </w:rPr>
            </w:rPrChange>
          </w:rPr>
          <w:t>ambito dell</w:t>
        </w:r>
        <w:r w:rsidRPr="00B96E70">
          <w:rPr>
            <w:rFonts w:cstheme="minorHAnsi" w:hint="eastAsia"/>
            <w:color w:val="000000"/>
            <w:sz w:val="20"/>
            <w:szCs w:val="20"/>
            <w:rPrChange w:id="787" w:author="Utente di Microsoft Office" w:date="2019-05-16T06:49:00Z">
              <w:rPr>
                <w:rFonts w:ascii="TimesNewRomanPSMT" w:hAnsi="TimesNewRomanPSMT" w:hint="eastAsia"/>
                <w:sz w:val="22"/>
                <w:szCs w:val="22"/>
                <w:vertAlign w:val="superscript"/>
              </w:rPr>
            </w:rPrChange>
          </w:rPr>
          <w:t>’</w:t>
        </w:r>
        <w:r w:rsidRPr="00B96E70">
          <w:rPr>
            <w:rFonts w:cstheme="minorHAnsi"/>
            <w:color w:val="000000"/>
            <w:sz w:val="20"/>
            <w:szCs w:val="20"/>
            <w:rPrChange w:id="788" w:author="Utente di Microsoft Office" w:date="2019-05-16T06:49:00Z">
              <w:rPr>
                <w:rFonts w:ascii="TimesNewRomanPSMT" w:hAnsi="TimesNewRomanPSMT"/>
                <w:sz w:val="22"/>
                <w:szCs w:val="22"/>
                <w:vertAlign w:val="superscript"/>
              </w:rPr>
            </w:rPrChange>
          </w:rPr>
          <w:t>Alzheimer.</w:t>
        </w:r>
      </w:ins>
      <w:ins w:id="789" w:author="francesco" w:date="2019-05-02T14:45:00Z">
        <w:r w:rsidRPr="00B96E70">
          <w:rPr>
            <w:rFonts w:cstheme="minorHAnsi"/>
            <w:color w:val="000000"/>
            <w:sz w:val="20"/>
            <w:szCs w:val="20"/>
            <w:rPrChange w:id="790" w:author="Utente di Microsoft Office" w:date="2019-05-16T06:49:00Z">
              <w:rPr>
                <w:rFonts w:ascii="TimesNewRomanPSMT" w:hAnsi="TimesNewRomanPSMT"/>
                <w:sz w:val="22"/>
                <w:szCs w:val="22"/>
                <w:vertAlign w:val="superscript"/>
              </w:rPr>
            </w:rPrChange>
          </w:rPr>
          <w:t xml:space="preserve"> Il progetto ADNI ha inizio nel 2004</w:t>
        </w:r>
      </w:ins>
      <w:ins w:id="791" w:author="francesco" w:date="2019-05-02T14:49:00Z">
        <w:r w:rsidRPr="00B96E70">
          <w:rPr>
            <w:rFonts w:cstheme="minorHAnsi"/>
            <w:color w:val="000000"/>
            <w:sz w:val="20"/>
            <w:szCs w:val="20"/>
            <w:rPrChange w:id="792" w:author="Utente di Microsoft Office" w:date="2019-05-16T06:49:00Z">
              <w:rPr>
                <w:rFonts w:ascii="TimesNewRomanPSMT" w:hAnsi="TimesNewRomanPSMT"/>
                <w:sz w:val="22"/>
                <w:szCs w:val="22"/>
                <w:vertAlign w:val="superscript"/>
              </w:rPr>
            </w:rPrChange>
          </w:rPr>
          <w:t xml:space="preserve">, attraverso una collaborazione tra pubblico e privato </w:t>
        </w:r>
      </w:ins>
      <w:ins w:id="793" w:author="francesco" w:date="2019-05-02T14:50:00Z">
        <w:r w:rsidRPr="00B96E70">
          <w:rPr>
            <w:rFonts w:cstheme="minorHAnsi"/>
            <w:color w:val="000000"/>
            <w:sz w:val="20"/>
            <w:szCs w:val="20"/>
            <w:rPrChange w:id="794" w:author="Utente di Microsoft Office" w:date="2019-05-16T06:49:00Z">
              <w:rPr>
                <w:rFonts w:ascii="TimesNewRomanPSMT" w:hAnsi="TimesNewRomanPSMT"/>
                <w:sz w:val="22"/>
                <w:szCs w:val="22"/>
                <w:vertAlign w:val="superscript"/>
              </w:rPr>
            </w:rPrChange>
          </w:rPr>
          <w:t xml:space="preserve">con </w:t>
        </w:r>
      </w:ins>
      <w:ins w:id="795" w:author="francesco" w:date="2019-05-02T14:49:00Z">
        <w:r w:rsidRPr="00B96E70">
          <w:rPr>
            <w:rFonts w:cstheme="minorHAnsi"/>
            <w:color w:val="000000"/>
            <w:sz w:val="20"/>
            <w:szCs w:val="20"/>
            <w:rPrChange w:id="796" w:author="Utente di Microsoft Office" w:date="2019-05-16T06:49:00Z">
              <w:rPr>
                <w:rFonts w:ascii="TimesNewRomanPSMT" w:hAnsi="TimesNewRomanPSMT"/>
                <w:sz w:val="22"/>
                <w:szCs w:val="22"/>
                <w:vertAlign w:val="superscript"/>
              </w:rPr>
            </w:rPrChange>
          </w:rPr>
          <w:t xml:space="preserve">la </w:t>
        </w:r>
      </w:ins>
      <w:ins w:id="797" w:author="francesco" w:date="2019-05-02T14:50:00Z">
        <w:r w:rsidRPr="00B96E70">
          <w:rPr>
            <w:rFonts w:cstheme="minorHAnsi"/>
            <w:color w:val="000000"/>
            <w:sz w:val="20"/>
            <w:szCs w:val="20"/>
            <w:rPrChange w:id="798" w:author="Utente di Microsoft Office" w:date="2019-05-16T06:49:00Z">
              <w:rPr>
                <w:rFonts w:ascii="TimesNewRomanPSMT" w:hAnsi="TimesNewRomanPSMT"/>
                <w:sz w:val="22"/>
                <w:szCs w:val="22"/>
                <w:vertAlign w:val="superscript"/>
              </w:rPr>
            </w:rPrChange>
          </w:rPr>
          <w:t>partecipazione</w:t>
        </w:r>
      </w:ins>
      <w:ins w:id="799" w:author="francesco" w:date="2019-05-02T14:49:00Z">
        <w:r w:rsidRPr="00B96E70">
          <w:rPr>
            <w:rFonts w:cstheme="minorHAnsi"/>
            <w:color w:val="000000"/>
            <w:sz w:val="20"/>
            <w:szCs w:val="20"/>
            <w:rPrChange w:id="800" w:author="Utente di Microsoft Office" w:date="2019-05-16T06:49:00Z">
              <w:rPr>
                <w:rFonts w:ascii="TimesNewRomanPSMT" w:hAnsi="TimesNewRomanPSMT"/>
                <w:sz w:val="22"/>
                <w:szCs w:val="22"/>
                <w:vertAlign w:val="superscript"/>
              </w:rPr>
            </w:rPrChange>
          </w:rPr>
          <w:t xml:space="preserve"> </w:t>
        </w:r>
      </w:ins>
      <w:ins w:id="801" w:author="francesco" w:date="2019-05-02T14:51:00Z">
        <w:r w:rsidRPr="00B96E70">
          <w:rPr>
            <w:rFonts w:cstheme="minorHAnsi"/>
            <w:color w:val="000000"/>
            <w:sz w:val="20"/>
            <w:szCs w:val="20"/>
            <w:rPrChange w:id="802" w:author="Utente di Microsoft Office" w:date="2019-05-16T06:49:00Z">
              <w:rPr>
                <w:rFonts w:ascii="TimesNewRomanPSMT" w:hAnsi="TimesNewRomanPSMT"/>
                <w:sz w:val="22"/>
                <w:szCs w:val="22"/>
                <w:vertAlign w:val="superscript"/>
              </w:rPr>
            </w:rPrChange>
          </w:rPr>
          <w:t xml:space="preserve">della </w:t>
        </w:r>
        <w:r w:rsidRPr="00B96E70">
          <w:rPr>
            <w:rFonts w:cstheme="minorHAnsi"/>
            <w:color w:val="000000"/>
            <w:sz w:val="20"/>
            <w:szCs w:val="20"/>
            <w:rPrChange w:id="803" w:author="Utente di Microsoft Office" w:date="2019-05-16T06:49:00Z">
              <w:rPr>
                <w:rFonts w:ascii="Arial" w:hAnsi="Arial" w:cs="Arial"/>
                <w:color w:val="555253"/>
                <w:spacing w:val="2"/>
                <w:sz w:val="17"/>
                <w:szCs w:val="17"/>
                <w:shd w:val="clear" w:color="auto" w:fill="FFFFFF"/>
                <w:vertAlign w:val="superscript"/>
              </w:rPr>
            </w:rPrChange>
          </w:rPr>
          <w:t xml:space="preserve">Foundation for the National </w:t>
        </w:r>
        <w:proofErr w:type="spellStart"/>
        <w:r w:rsidRPr="00B96E70">
          <w:rPr>
            <w:rFonts w:cstheme="minorHAnsi"/>
            <w:color w:val="000000"/>
            <w:sz w:val="20"/>
            <w:szCs w:val="20"/>
            <w:rPrChange w:id="804" w:author="Utente di Microsoft Office" w:date="2019-05-16T06:49:00Z">
              <w:rPr>
                <w:rFonts w:ascii="Arial" w:hAnsi="Arial" w:cs="Arial"/>
                <w:color w:val="555253"/>
                <w:spacing w:val="2"/>
                <w:sz w:val="17"/>
                <w:szCs w:val="17"/>
                <w:shd w:val="clear" w:color="auto" w:fill="FFFFFF"/>
                <w:vertAlign w:val="superscript"/>
              </w:rPr>
            </w:rPrChange>
          </w:rPr>
          <w:t>Institutes</w:t>
        </w:r>
        <w:proofErr w:type="spellEnd"/>
        <w:r w:rsidRPr="00B96E70">
          <w:rPr>
            <w:rFonts w:cstheme="minorHAnsi"/>
            <w:color w:val="000000"/>
            <w:sz w:val="20"/>
            <w:szCs w:val="20"/>
            <w:rPrChange w:id="805" w:author="Utente di Microsoft Office" w:date="2019-05-16T06:49:00Z">
              <w:rPr>
                <w:rFonts w:ascii="Arial" w:hAnsi="Arial" w:cs="Arial"/>
                <w:color w:val="555253"/>
                <w:spacing w:val="2"/>
                <w:sz w:val="17"/>
                <w:szCs w:val="17"/>
                <w:shd w:val="clear" w:color="auto" w:fill="FFFFFF"/>
                <w:vertAlign w:val="superscript"/>
              </w:rPr>
            </w:rPrChange>
          </w:rPr>
          <w:t xml:space="preserve"> of </w:t>
        </w:r>
        <w:proofErr w:type="spellStart"/>
        <w:r w:rsidRPr="00B96E70">
          <w:rPr>
            <w:rFonts w:cstheme="minorHAnsi"/>
            <w:color w:val="000000"/>
            <w:sz w:val="20"/>
            <w:szCs w:val="20"/>
            <w:rPrChange w:id="806" w:author="Utente di Microsoft Office" w:date="2019-05-16T06:49:00Z">
              <w:rPr>
                <w:rFonts w:ascii="Arial" w:hAnsi="Arial" w:cs="Arial"/>
                <w:color w:val="555253"/>
                <w:spacing w:val="2"/>
                <w:sz w:val="17"/>
                <w:szCs w:val="17"/>
                <w:shd w:val="clear" w:color="auto" w:fill="FFFFFF"/>
                <w:vertAlign w:val="superscript"/>
              </w:rPr>
            </w:rPrChange>
          </w:rPr>
          <w:t>Health</w:t>
        </w:r>
        <w:proofErr w:type="spellEnd"/>
        <w:r w:rsidRPr="00B96E70">
          <w:rPr>
            <w:rFonts w:cstheme="minorHAnsi"/>
            <w:color w:val="000000"/>
            <w:sz w:val="20"/>
            <w:szCs w:val="20"/>
            <w:rPrChange w:id="807" w:author="Utente di Microsoft Office" w:date="2019-05-16T06:49:00Z">
              <w:rPr>
                <w:rFonts w:ascii="Arial" w:hAnsi="Arial" w:cs="Arial"/>
                <w:color w:val="555253"/>
                <w:spacing w:val="2"/>
                <w:sz w:val="17"/>
                <w:szCs w:val="17"/>
                <w:shd w:val="clear" w:color="auto" w:fill="FFFFFF"/>
                <w:vertAlign w:val="superscript"/>
              </w:rPr>
            </w:rPrChange>
          </w:rPr>
          <w:t xml:space="preserve"> e del National </w:t>
        </w:r>
        <w:proofErr w:type="spellStart"/>
        <w:r w:rsidRPr="00B96E70">
          <w:rPr>
            <w:rFonts w:cstheme="minorHAnsi"/>
            <w:color w:val="000000"/>
            <w:sz w:val="20"/>
            <w:szCs w:val="20"/>
            <w:rPrChange w:id="808" w:author="Utente di Microsoft Office" w:date="2019-05-16T06:49:00Z">
              <w:rPr>
                <w:rFonts w:ascii="Arial" w:hAnsi="Arial" w:cs="Arial"/>
                <w:color w:val="555253"/>
                <w:spacing w:val="2"/>
                <w:sz w:val="17"/>
                <w:szCs w:val="17"/>
                <w:shd w:val="clear" w:color="auto" w:fill="FFFFFF"/>
                <w:vertAlign w:val="superscript"/>
              </w:rPr>
            </w:rPrChange>
          </w:rPr>
          <w:t>Institute</w:t>
        </w:r>
        <w:proofErr w:type="spellEnd"/>
        <w:r w:rsidRPr="00B96E70">
          <w:rPr>
            <w:rFonts w:cstheme="minorHAnsi"/>
            <w:color w:val="000000"/>
            <w:sz w:val="20"/>
            <w:szCs w:val="20"/>
            <w:rPrChange w:id="809" w:author="Utente di Microsoft Office" w:date="2019-05-16T06:49:00Z">
              <w:rPr>
                <w:rFonts w:ascii="Arial" w:hAnsi="Arial" w:cs="Arial"/>
                <w:color w:val="555253"/>
                <w:spacing w:val="2"/>
                <w:sz w:val="17"/>
                <w:szCs w:val="17"/>
                <w:shd w:val="clear" w:color="auto" w:fill="FFFFFF"/>
                <w:vertAlign w:val="superscript"/>
              </w:rPr>
            </w:rPrChange>
          </w:rPr>
          <w:t xml:space="preserve"> on </w:t>
        </w:r>
        <w:proofErr w:type="spellStart"/>
        <w:r w:rsidRPr="00B96E70">
          <w:rPr>
            <w:rFonts w:cstheme="minorHAnsi"/>
            <w:color w:val="000000"/>
            <w:sz w:val="20"/>
            <w:szCs w:val="20"/>
            <w:rPrChange w:id="810" w:author="Utente di Microsoft Office" w:date="2019-05-16T06:49:00Z">
              <w:rPr>
                <w:rFonts w:ascii="Arial" w:hAnsi="Arial" w:cs="Arial"/>
                <w:color w:val="555253"/>
                <w:spacing w:val="2"/>
                <w:sz w:val="17"/>
                <w:szCs w:val="17"/>
                <w:shd w:val="clear" w:color="auto" w:fill="FFFFFF"/>
                <w:vertAlign w:val="superscript"/>
              </w:rPr>
            </w:rPrChange>
          </w:rPr>
          <w:t>Aging</w:t>
        </w:r>
        <w:proofErr w:type="spellEnd"/>
        <w:r w:rsidRPr="00B96E70">
          <w:rPr>
            <w:rFonts w:cstheme="minorHAnsi"/>
            <w:color w:val="000000"/>
            <w:sz w:val="20"/>
            <w:szCs w:val="20"/>
            <w:rPrChange w:id="811" w:author="Utente di Microsoft Office" w:date="2019-05-16T06:49:00Z">
              <w:rPr>
                <w:rFonts w:ascii="TimesNewRomanPSMT" w:hAnsi="TimesNewRomanPSMT"/>
                <w:sz w:val="22"/>
                <w:szCs w:val="22"/>
                <w:vertAlign w:val="superscript"/>
              </w:rPr>
            </w:rPrChange>
          </w:rPr>
          <w:t xml:space="preserve">. Da </w:t>
        </w:r>
      </w:ins>
      <w:ins w:id="812" w:author="francesco" w:date="2019-05-02T14:45:00Z">
        <w:r w:rsidRPr="00B96E70">
          <w:rPr>
            <w:rFonts w:cstheme="minorHAnsi"/>
            <w:color w:val="000000"/>
            <w:sz w:val="20"/>
            <w:szCs w:val="20"/>
            <w:rPrChange w:id="813" w:author="Utente di Microsoft Office" w:date="2019-05-16T06:49:00Z">
              <w:rPr>
                <w:rFonts w:ascii="TimesNewRomanPSMT" w:hAnsi="TimesNewRomanPSMT"/>
                <w:sz w:val="22"/>
                <w:szCs w:val="22"/>
                <w:vertAlign w:val="superscript"/>
              </w:rPr>
            </w:rPrChange>
          </w:rPr>
          <w:t>allora</w:t>
        </w:r>
      </w:ins>
      <w:ins w:id="814" w:author="francesco" w:date="2019-05-02T14:51:00Z">
        <w:r w:rsidRPr="00B96E70">
          <w:rPr>
            <w:rFonts w:cstheme="minorHAnsi"/>
            <w:color w:val="000000"/>
            <w:sz w:val="20"/>
            <w:szCs w:val="20"/>
            <w:rPrChange w:id="815" w:author="Utente di Microsoft Office" w:date="2019-05-16T06:49:00Z">
              <w:rPr>
                <w:rFonts w:ascii="TimesNewRomanPSMT" w:hAnsi="TimesNewRomanPSMT"/>
                <w:sz w:val="22"/>
                <w:szCs w:val="22"/>
                <w:vertAlign w:val="superscript"/>
              </w:rPr>
            </w:rPrChange>
          </w:rPr>
          <w:t xml:space="preserve">, il progetto, </w:t>
        </w:r>
      </w:ins>
      <w:ins w:id="816" w:author="francesco" w:date="2019-05-02T14:45:00Z">
        <w:r w:rsidRPr="00B96E70">
          <w:rPr>
            <w:rFonts w:cstheme="minorHAnsi"/>
            <w:color w:val="000000"/>
            <w:sz w:val="20"/>
            <w:szCs w:val="20"/>
            <w:rPrChange w:id="817" w:author="Utente di Microsoft Office" w:date="2019-05-16T06:49:00Z">
              <w:rPr>
                <w:rFonts w:ascii="TimesNewRomanPSMT" w:hAnsi="TimesNewRomanPSMT"/>
                <w:sz w:val="22"/>
                <w:szCs w:val="22"/>
                <w:vertAlign w:val="superscript"/>
              </w:rPr>
            </w:rPrChange>
          </w:rPr>
          <w:t xml:space="preserve">ha </w:t>
        </w:r>
      </w:ins>
      <w:ins w:id="818" w:author="francesco" w:date="2019-05-02T14:47:00Z">
        <w:r w:rsidRPr="00B96E70">
          <w:rPr>
            <w:rFonts w:cstheme="minorHAnsi"/>
            <w:color w:val="000000"/>
            <w:sz w:val="20"/>
            <w:szCs w:val="20"/>
            <w:rPrChange w:id="819" w:author="Utente di Microsoft Office" w:date="2019-05-16T06:49:00Z">
              <w:rPr>
                <w:rFonts w:ascii="TimesNewRomanPSMT" w:hAnsi="TimesNewRomanPSMT"/>
                <w:sz w:val="22"/>
                <w:szCs w:val="22"/>
                <w:vertAlign w:val="superscript"/>
              </w:rPr>
            </w:rPrChange>
          </w:rPr>
          <w:t>beneficia</w:t>
        </w:r>
      </w:ins>
      <w:ins w:id="820" w:author="francesco" w:date="2019-05-02T14:51:00Z">
        <w:r w:rsidRPr="00B96E70">
          <w:rPr>
            <w:rFonts w:cstheme="minorHAnsi"/>
            <w:color w:val="000000"/>
            <w:sz w:val="20"/>
            <w:szCs w:val="20"/>
            <w:rPrChange w:id="821" w:author="Utente di Microsoft Office" w:date="2019-05-16T06:49:00Z">
              <w:rPr>
                <w:rFonts w:ascii="TimesNewRomanPSMT" w:hAnsi="TimesNewRomanPSMT"/>
                <w:sz w:val="22"/>
                <w:szCs w:val="22"/>
                <w:vertAlign w:val="superscript"/>
              </w:rPr>
            </w:rPrChange>
          </w:rPr>
          <w:t>to</w:t>
        </w:r>
      </w:ins>
      <w:ins w:id="822" w:author="francesco" w:date="2019-05-02T14:47:00Z">
        <w:r w:rsidRPr="00B96E70">
          <w:rPr>
            <w:rFonts w:cstheme="minorHAnsi"/>
            <w:color w:val="000000"/>
            <w:sz w:val="20"/>
            <w:szCs w:val="20"/>
            <w:rPrChange w:id="823" w:author="Utente di Microsoft Office" w:date="2019-05-16T06:49:00Z">
              <w:rPr>
                <w:rFonts w:ascii="TimesNewRomanPSMT" w:hAnsi="TimesNewRomanPSMT"/>
                <w:sz w:val="22"/>
                <w:szCs w:val="22"/>
                <w:vertAlign w:val="superscript"/>
              </w:rPr>
            </w:rPrChange>
          </w:rPr>
          <w:t xml:space="preserve"> di circa 200 milioni </w:t>
        </w:r>
      </w:ins>
      <w:ins w:id="824" w:author="francesco" w:date="2019-05-02T14:48:00Z">
        <w:r w:rsidRPr="00B96E70">
          <w:rPr>
            <w:rFonts w:cstheme="minorHAnsi"/>
            <w:color w:val="000000"/>
            <w:sz w:val="20"/>
            <w:szCs w:val="20"/>
            <w:rPrChange w:id="825" w:author="Utente di Microsoft Office" w:date="2019-05-16T06:49:00Z">
              <w:rPr>
                <w:rFonts w:ascii="TimesNewRomanPSMT" w:hAnsi="TimesNewRomanPSMT"/>
                <w:sz w:val="22"/>
                <w:szCs w:val="22"/>
                <w:vertAlign w:val="superscript"/>
              </w:rPr>
            </w:rPrChange>
          </w:rPr>
          <w:t xml:space="preserve">di dollari </w:t>
        </w:r>
      </w:ins>
      <w:ins w:id="826" w:author="francesco" w:date="2019-05-02T14:47:00Z">
        <w:r w:rsidRPr="00B96E70">
          <w:rPr>
            <w:rFonts w:cstheme="minorHAnsi"/>
            <w:color w:val="000000"/>
            <w:sz w:val="20"/>
            <w:szCs w:val="20"/>
            <w:rPrChange w:id="827" w:author="Utente di Microsoft Office" w:date="2019-05-16T06:49:00Z">
              <w:rPr>
                <w:rFonts w:ascii="TimesNewRomanPSMT" w:hAnsi="TimesNewRomanPSMT"/>
                <w:sz w:val="22"/>
                <w:szCs w:val="22"/>
                <w:vertAlign w:val="superscript"/>
              </w:rPr>
            </w:rPrChange>
          </w:rPr>
          <w:t>di fondi</w:t>
        </w:r>
      </w:ins>
      <w:ins w:id="828" w:author="francesco" w:date="2019-05-02T14:52:00Z">
        <w:r w:rsidRPr="00B96E70">
          <w:rPr>
            <w:rFonts w:cstheme="minorHAnsi"/>
            <w:color w:val="000000"/>
            <w:sz w:val="20"/>
            <w:szCs w:val="20"/>
            <w:rPrChange w:id="829" w:author="Utente di Microsoft Office" w:date="2019-05-16T06:49:00Z">
              <w:rPr>
                <w:rFonts w:ascii="TimesNewRomanPSMT" w:hAnsi="TimesNewRomanPSMT"/>
                <w:sz w:val="22"/>
                <w:szCs w:val="22"/>
                <w:vertAlign w:val="superscript"/>
              </w:rPr>
            </w:rPrChange>
          </w:rPr>
          <w:t xml:space="preserve">, il che fa comprendere le dimensioni del progetto stesso. </w:t>
        </w:r>
      </w:ins>
      <w:ins w:id="830" w:author="francesco" w:date="2019-05-02T14:53:00Z">
        <w:r w:rsidRPr="00B96E70">
          <w:rPr>
            <w:rFonts w:cstheme="minorHAnsi"/>
            <w:color w:val="000000"/>
            <w:sz w:val="20"/>
            <w:szCs w:val="20"/>
            <w:rPrChange w:id="831" w:author="Utente di Microsoft Office" w:date="2019-05-16T06:49:00Z">
              <w:rPr>
                <w:rFonts w:ascii="TimesNewRomanPSMT" w:hAnsi="TimesNewRomanPSMT"/>
                <w:sz w:val="22"/>
                <w:szCs w:val="22"/>
                <w:vertAlign w:val="superscript"/>
              </w:rPr>
            </w:rPrChange>
          </w:rPr>
          <w:t>Infatti, i centri coinvolti sono 63 sparsi tra gli Stati Uniti ed il Canada</w:t>
        </w:r>
      </w:ins>
      <w:ins w:id="832" w:author="francesco" w:date="2019-05-02T14:59:00Z">
        <w:r w:rsidRPr="00B96E70">
          <w:rPr>
            <w:rFonts w:cstheme="minorHAnsi"/>
            <w:color w:val="000000"/>
            <w:sz w:val="20"/>
            <w:szCs w:val="20"/>
            <w:rPrChange w:id="833" w:author="Utente di Microsoft Office" w:date="2019-05-16T06:49:00Z">
              <w:rPr>
                <w:rFonts w:ascii="TimesNewRomanPSMT" w:hAnsi="TimesNewRomanPSMT"/>
                <w:sz w:val="22"/>
                <w:szCs w:val="22"/>
                <w:vertAlign w:val="superscript"/>
              </w:rPr>
            </w:rPrChange>
          </w:rPr>
          <w:t>, mentre i soggetti osservati sono in tutto circa 2000</w:t>
        </w:r>
      </w:ins>
      <w:ins w:id="834" w:author="francesco" w:date="2019-05-02T14:53:00Z">
        <w:r w:rsidRPr="00B96E70">
          <w:rPr>
            <w:rFonts w:cstheme="minorHAnsi"/>
            <w:color w:val="000000"/>
            <w:sz w:val="20"/>
            <w:szCs w:val="20"/>
            <w:rPrChange w:id="835" w:author="Utente di Microsoft Office" w:date="2019-05-16T06:49:00Z">
              <w:rPr>
                <w:rFonts w:ascii="TimesNewRomanPSMT" w:hAnsi="TimesNewRomanPSMT"/>
                <w:sz w:val="22"/>
                <w:szCs w:val="22"/>
                <w:vertAlign w:val="superscript"/>
              </w:rPr>
            </w:rPrChange>
          </w:rPr>
          <w:t>.</w:t>
        </w:r>
      </w:ins>
      <w:ins w:id="836" w:author="francesco" w:date="2019-05-02T14:54:00Z">
        <w:r w:rsidRPr="00B96E70">
          <w:rPr>
            <w:rFonts w:cstheme="minorHAnsi"/>
            <w:color w:val="000000"/>
            <w:sz w:val="20"/>
            <w:szCs w:val="20"/>
            <w:rPrChange w:id="837" w:author="Utente di Microsoft Office" w:date="2019-05-16T06:49:00Z">
              <w:rPr>
                <w:rFonts w:ascii="TimesNewRomanPSMT" w:hAnsi="TimesNewRomanPSMT"/>
                <w:sz w:val="22"/>
                <w:szCs w:val="22"/>
                <w:vertAlign w:val="superscript"/>
              </w:rPr>
            </w:rPrChange>
          </w:rPr>
          <w:t xml:space="preserve"> Allo stato attuale, il database gestito da ADNI rappresenta la pi</w:t>
        </w:r>
        <w:r w:rsidRPr="00B96E70">
          <w:rPr>
            <w:rFonts w:cstheme="minorHAnsi" w:hint="eastAsia"/>
            <w:color w:val="000000"/>
            <w:sz w:val="20"/>
            <w:szCs w:val="20"/>
            <w:rPrChange w:id="838" w:author="Utente di Microsoft Office" w:date="2019-05-16T06:49:00Z">
              <w:rPr>
                <w:rFonts w:ascii="TimesNewRomanPSMT" w:hAnsi="TimesNewRomanPSMT" w:hint="eastAsia"/>
                <w:sz w:val="22"/>
                <w:szCs w:val="22"/>
                <w:vertAlign w:val="superscript"/>
              </w:rPr>
            </w:rPrChange>
          </w:rPr>
          <w:t>ù</w:t>
        </w:r>
        <w:r w:rsidRPr="00B96E70">
          <w:rPr>
            <w:rFonts w:cstheme="minorHAnsi"/>
            <w:color w:val="000000"/>
            <w:sz w:val="20"/>
            <w:szCs w:val="20"/>
            <w:rPrChange w:id="839" w:author="Utente di Microsoft Office" w:date="2019-05-16T06:49:00Z">
              <w:rPr>
                <w:rFonts w:ascii="TimesNewRomanPSMT" w:hAnsi="TimesNewRomanPSMT"/>
                <w:sz w:val="22"/>
                <w:szCs w:val="22"/>
                <w:vertAlign w:val="superscript"/>
              </w:rPr>
            </w:rPrChange>
          </w:rPr>
          <w:t xml:space="preserve"> grande banca dati sull</w:t>
        </w:r>
      </w:ins>
      <w:ins w:id="840" w:author="francesco" w:date="2019-05-02T14:55:00Z">
        <w:r w:rsidRPr="00B96E70">
          <w:rPr>
            <w:rFonts w:cstheme="minorHAnsi" w:hint="eastAsia"/>
            <w:color w:val="000000"/>
            <w:sz w:val="20"/>
            <w:szCs w:val="20"/>
            <w:rPrChange w:id="841" w:author="Utente di Microsoft Office" w:date="2019-05-16T06:49:00Z">
              <w:rPr>
                <w:rFonts w:ascii="TimesNewRomanPSMT" w:hAnsi="TimesNewRomanPSMT" w:hint="eastAsia"/>
                <w:sz w:val="22"/>
                <w:szCs w:val="22"/>
                <w:vertAlign w:val="superscript"/>
              </w:rPr>
            </w:rPrChange>
          </w:rPr>
          <w:t>’</w:t>
        </w:r>
        <w:r w:rsidRPr="00B96E70">
          <w:rPr>
            <w:rFonts w:cstheme="minorHAnsi"/>
            <w:color w:val="000000"/>
            <w:sz w:val="20"/>
            <w:szCs w:val="20"/>
            <w:rPrChange w:id="842" w:author="Utente di Microsoft Office" w:date="2019-05-16T06:49:00Z">
              <w:rPr>
                <w:rFonts w:ascii="TimesNewRomanPSMT" w:hAnsi="TimesNewRomanPSMT"/>
                <w:sz w:val="22"/>
                <w:szCs w:val="22"/>
                <w:vertAlign w:val="superscript"/>
              </w:rPr>
            </w:rPrChange>
          </w:rPr>
          <w:t>Alzheimer disponibile pubblicamente.</w:t>
        </w:r>
      </w:ins>
    </w:p>
    <w:p w14:paraId="5296528D" w14:textId="77777777" w:rsidR="00305917" w:rsidRPr="00B96E70" w:rsidRDefault="00305917">
      <w:pPr>
        <w:spacing w:line="276" w:lineRule="auto"/>
        <w:jc w:val="both"/>
        <w:rPr>
          <w:del w:id="843" w:author="francesco" w:date="2019-05-02T14:56:00Z"/>
          <w:rFonts w:cstheme="minorHAnsi"/>
          <w:color w:val="000000"/>
          <w:sz w:val="20"/>
          <w:szCs w:val="20"/>
          <w:rPrChange w:id="844" w:author="Utente di Microsoft Office" w:date="2019-05-16T06:49:00Z">
            <w:rPr>
              <w:del w:id="845" w:author="francesco" w:date="2019-05-02T14:56:00Z"/>
              <w:rFonts w:ascii="TimesNewRomanPSMT" w:hAnsi="TimesNewRomanPSMT"/>
              <w:sz w:val="20"/>
              <w:szCs w:val="20"/>
            </w:rPr>
          </w:rPrChange>
        </w:rPr>
        <w:pPrChange w:id="846" w:author="francesco" w:date="2019-05-02T15:01:00Z">
          <w:pPr>
            <w:pStyle w:val="NormalWeb"/>
          </w:pPr>
        </w:pPrChange>
      </w:pPr>
      <w:ins w:id="847" w:author="francesco" w:date="2019-05-02T14:57:00Z">
        <w:r w:rsidRPr="00B96E70">
          <w:rPr>
            <w:rFonts w:cstheme="minorHAnsi"/>
            <w:color w:val="000000"/>
            <w:sz w:val="20"/>
            <w:szCs w:val="20"/>
            <w:rPrChange w:id="848" w:author="Utente di Microsoft Office" w:date="2019-05-16T06:49:00Z">
              <w:rPr>
                <w:rFonts w:ascii="TimesNewRomanPSMT" w:hAnsi="TimesNewRomanPSMT"/>
                <w:sz w:val="22"/>
                <w:szCs w:val="22"/>
                <w:vertAlign w:val="superscript"/>
              </w:rPr>
            </w:rPrChange>
          </w:rPr>
          <w:t>Le attivit</w:t>
        </w:r>
        <w:r w:rsidRPr="00B96E70">
          <w:rPr>
            <w:rFonts w:cstheme="minorHAnsi" w:hint="eastAsia"/>
            <w:color w:val="000000"/>
            <w:sz w:val="20"/>
            <w:szCs w:val="20"/>
            <w:rPrChange w:id="849" w:author="Utente di Microsoft Office" w:date="2019-05-16T06:49:00Z">
              <w:rPr>
                <w:rFonts w:ascii="TimesNewRomanPSMT" w:hAnsi="TimesNewRomanPSMT" w:hint="eastAsia"/>
                <w:sz w:val="22"/>
                <w:szCs w:val="22"/>
                <w:vertAlign w:val="superscript"/>
              </w:rPr>
            </w:rPrChange>
          </w:rPr>
          <w:t>à</w:t>
        </w:r>
        <w:r w:rsidRPr="00B96E70">
          <w:rPr>
            <w:rFonts w:cstheme="minorHAnsi"/>
            <w:color w:val="000000"/>
            <w:sz w:val="20"/>
            <w:szCs w:val="20"/>
            <w:rPrChange w:id="850" w:author="Utente di Microsoft Office" w:date="2019-05-16T06:49:00Z">
              <w:rPr>
                <w:rFonts w:ascii="TimesNewRomanPSMT" w:hAnsi="TimesNewRomanPSMT"/>
                <w:sz w:val="22"/>
                <w:szCs w:val="22"/>
                <w:vertAlign w:val="superscript"/>
              </w:rPr>
            </w:rPrChange>
          </w:rPr>
          <w:t xml:space="preserve"> del progetto ADNI si sono </w:t>
        </w:r>
      </w:ins>
      <w:del w:id="851" w:author="francesco" w:date="2019-05-02T14:56:00Z">
        <w:r w:rsidRPr="00B96E70">
          <w:rPr>
            <w:rFonts w:cstheme="minorHAnsi"/>
            <w:color w:val="000000"/>
            <w:sz w:val="20"/>
            <w:szCs w:val="20"/>
            <w:rPrChange w:id="852" w:author="Utente di Microsoft Office" w:date="2019-05-16T06:49:00Z">
              <w:rPr>
                <w:rFonts w:ascii="TimesNewRomanPSMT" w:hAnsi="TimesNewRomanPSMT"/>
                <w:sz w:val="20"/>
                <w:szCs w:val="20"/>
                <w:vertAlign w:val="superscript"/>
              </w:rPr>
            </w:rPrChange>
          </w:rPr>
          <w:delText xml:space="preserve">Ed </w:delText>
        </w:r>
        <w:r w:rsidRPr="00B96E70">
          <w:rPr>
            <w:rFonts w:cstheme="minorHAnsi" w:hint="eastAsia"/>
            <w:color w:val="000000"/>
            <w:sz w:val="20"/>
            <w:szCs w:val="20"/>
            <w:rPrChange w:id="853" w:author="Utente di Microsoft Office" w:date="2019-05-16T06:49:00Z">
              <w:rPr>
                <w:rFonts w:ascii="TimesNewRomanPSMT" w:hAnsi="TimesNewRomanPSMT" w:hint="eastAsia"/>
                <w:sz w:val="20"/>
                <w:szCs w:val="20"/>
                <w:vertAlign w:val="superscript"/>
              </w:rPr>
            </w:rPrChange>
          </w:rPr>
          <w:delText>è</w:delText>
        </w:r>
        <w:r w:rsidRPr="00B96E70">
          <w:rPr>
            <w:rFonts w:cstheme="minorHAnsi"/>
            <w:color w:val="000000"/>
            <w:sz w:val="20"/>
            <w:szCs w:val="20"/>
            <w:rPrChange w:id="854" w:author="Utente di Microsoft Office" w:date="2019-05-16T06:49:00Z">
              <w:rPr>
                <w:rFonts w:ascii="TimesNewRomanPSMT" w:hAnsi="TimesNewRomanPSMT"/>
                <w:sz w:val="20"/>
                <w:szCs w:val="20"/>
                <w:vertAlign w:val="superscript"/>
              </w:rPr>
            </w:rPrChange>
          </w:rPr>
          <w:delText xml:space="preserve"> quello che abbiamo selezionato nel lavoro di questa tesi. Nei paragrafi successivi verranno descritte in dettaglio le sue principali caratteristiche.</w:delText>
        </w:r>
      </w:del>
    </w:p>
    <w:p w14:paraId="6BE9CF53" w14:textId="77777777" w:rsidR="009411FF" w:rsidRPr="00B96E70" w:rsidRDefault="00305917">
      <w:pPr>
        <w:pStyle w:val="NormalWeb"/>
        <w:spacing w:line="276" w:lineRule="auto"/>
        <w:rPr>
          <w:del w:id="855" w:author="francesco" w:date="2019-05-02T14:56:00Z"/>
          <w:rFonts w:cstheme="minorHAnsi"/>
          <w:color w:val="000000"/>
          <w:sz w:val="20"/>
          <w:szCs w:val="20"/>
          <w:rPrChange w:id="856" w:author="Utente di Microsoft Office" w:date="2019-05-16T06:49:00Z">
            <w:rPr>
              <w:del w:id="857" w:author="francesco" w:date="2019-05-02T14:56:00Z"/>
            </w:rPr>
          </w:rPrChange>
        </w:rPr>
        <w:pPrChange w:id="858" w:author="francesco" w:date="2019-05-02T15:01:00Z">
          <w:pPr>
            <w:pStyle w:val="NormalWeb"/>
          </w:pPr>
        </w:pPrChange>
      </w:pPr>
      <w:del w:id="859" w:author="francesco" w:date="2019-05-02T14:56:00Z">
        <w:r w:rsidRPr="00B96E70">
          <w:rPr>
            <w:rFonts w:cstheme="minorHAnsi"/>
            <w:color w:val="000000"/>
            <w:sz w:val="20"/>
            <w:szCs w:val="20"/>
            <w:rPrChange w:id="860" w:author="Utente di Microsoft Office" w:date="2019-05-16T06:49:00Z">
              <w:rPr>
                <w:rFonts w:ascii="TimesNewRomanPSMT" w:hAnsi="TimesNewRomanPSMT"/>
                <w:sz w:val="20"/>
                <w:szCs w:val="20"/>
                <w:vertAlign w:val="superscript"/>
              </w:rPr>
            </w:rPrChange>
          </w:rPr>
          <w:delText>Le due iniziative raccolgono molti dati in comune. Tra cui dati che riguardano le risonanze magnetiche MRI. Dati riguardanti i test CDR, MMSE, NPI e GDS.</w:delText>
        </w:r>
      </w:del>
    </w:p>
    <w:p w14:paraId="03C396C5" w14:textId="77777777" w:rsidR="009411FF" w:rsidRPr="00B96E70" w:rsidRDefault="009411FF">
      <w:pPr>
        <w:spacing w:line="276" w:lineRule="auto"/>
        <w:jc w:val="both"/>
        <w:rPr>
          <w:del w:id="861" w:author="francesco" w:date="2019-05-02T14:27:00Z"/>
          <w:rFonts w:cstheme="minorHAnsi"/>
          <w:color w:val="000000"/>
          <w:sz w:val="20"/>
          <w:szCs w:val="20"/>
        </w:rPr>
        <w:pPrChange w:id="862" w:author="francesco" w:date="2019-05-02T15:01:00Z">
          <w:pPr>
            <w:jc w:val="both"/>
          </w:pPr>
        </w:pPrChange>
      </w:pPr>
    </w:p>
    <w:p w14:paraId="017BC189" w14:textId="77777777" w:rsidR="009411FF" w:rsidRPr="00B96E70" w:rsidRDefault="009411FF">
      <w:pPr>
        <w:spacing w:line="276" w:lineRule="auto"/>
        <w:jc w:val="both"/>
        <w:rPr>
          <w:del w:id="863" w:author="francesco" w:date="2019-05-02T14:27:00Z"/>
          <w:rFonts w:cstheme="minorHAnsi"/>
          <w:color w:val="000000"/>
          <w:sz w:val="20"/>
          <w:szCs w:val="20"/>
          <w:rPrChange w:id="864" w:author="Utente di Microsoft Office" w:date="2019-05-16T06:49:00Z">
            <w:rPr>
              <w:del w:id="865" w:author="francesco" w:date="2019-05-02T14:27:00Z"/>
              <w:rFonts w:cstheme="minorHAnsi"/>
              <w:color w:val="000000"/>
            </w:rPr>
          </w:rPrChange>
        </w:rPr>
        <w:pPrChange w:id="866" w:author="francesco" w:date="2019-05-02T15:01:00Z">
          <w:pPr>
            <w:jc w:val="both"/>
          </w:pPr>
        </w:pPrChange>
      </w:pPr>
    </w:p>
    <w:p w14:paraId="03BC6091" w14:textId="77777777" w:rsidR="009411FF" w:rsidRPr="00B96E70" w:rsidRDefault="00305917">
      <w:pPr>
        <w:spacing w:line="276" w:lineRule="auto"/>
        <w:jc w:val="both"/>
        <w:rPr>
          <w:del w:id="867" w:author="francesco" w:date="2019-05-02T14:56:00Z"/>
          <w:rFonts w:cstheme="minorHAnsi"/>
          <w:color w:val="000000"/>
          <w:sz w:val="20"/>
          <w:szCs w:val="20"/>
          <w:rPrChange w:id="868" w:author="Utente di Microsoft Office" w:date="2019-05-16T06:49:00Z">
            <w:rPr>
              <w:del w:id="869" w:author="francesco" w:date="2019-05-02T14:56:00Z"/>
              <w:rFonts w:cstheme="minorHAnsi"/>
              <w:color w:val="000000"/>
            </w:rPr>
          </w:rPrChange>
        </w:rPr>
        <w:pPrChange w:id="870" w:author="francesco" w:date="2019-05-02T15:01:00Z">
          <w:pPr>
            <w:jc w:val="both"/>
          </w:pPr>
        </w:pPrChange>
      </w:pPr>
      <w:del w:id="871" w:author="francesco" w:date="2019-05-02T14:56:00Z">
        <w:r w:rsidRPr="00B96E70">
          <w:rPr>
            <w:rFonts w:cstheme="minorHAnsi"/>
            <w:color w:val="000000"/>
            <w:sz w:val="20"/>
            <w:szCs w:val="20"/>
            <w:rPrChange w:id="872" w:author="Utente di Microsoft Office" w:date="2019-05-16T06:49:00Z">
              <w:rPr>
                <w:rFonts w:cstheme="minorHAnsi"/>
                <w:color w:val="000000"/>
                <w:vertAlign w:val="superscript"/>
              </w:rPr>
            </w:rPrChange>
          </w:rPr>
          <w:delText>2.2 Descrizione generale di ADNI</w:delText>
        </w:r>
      </w:del>
    </w:p>
    <w:p w14:paraId="6CD14C34" w14:textId="77777777" w:rsidR="009411FF" w:rsidRPr="00B96E70" w:rsidRDefault="009411FF">
      <w:pPr>
        <w:spacing w:line="276" w:lineRule="auto"/>
        <w:jc w:val="both"/>
        <w:rPr>
          <w:del w:id="873" w:author="francesco" w:date="2019-05-02T14:56:00Z"/>
          <w:rFonts w:cstheme="minorHAnsi"/>
          <w:color w:val="000000"/>
          <w:sz w:val="20"/>
          <w:szCs w:val="20"/>
          <w:rPrChange w:id="874" w:author="Utente di Microsoft Office" w:date="2019-05-16T06:49:00Z">
            <w:rPr>
              <w:del w:id="875" w:author="francesco" w:date="2019-05-02T14:56:00Z"/>
              <w:rFonts w:cstheme="minorHAnsi"/>
              <w:color w:val="000000"/>
            </w:rPr>
          </w:rPrChange>
        </w:rPr>
        <w:pPrChange w:id="876" w:author="francesco" w:date="2019-05-02T15:01:00Z">
          <w:pPr>
            <w:jc w:val="both"/>
          </w:pPr>
        </w:pPrChange>
      </w:pPr>
    </w:p>
    <w:p w14:paraId="34654EB3" w14:textId="77777777" w:rsidR="009411FF" w:rsidRPr="00B96E70" w:rsidRDefault="00305917">
      <w:pPr>
        <w:spacing w:line="276" w:lineRule="auto"/>
        <w:jc w:val="both"/>
        <w:rPr>
          <w:del w:id="877" w:author="francesco" w:date="2019-05-02T14:56:00Z"/>
          <w:rFonts w:cstheme="minorHAnsi"/>
          <w:color w:val="000000"/>
          <w:sz w:val="20"/>
          <w:szCs w:val="20"/>
          <w:rPrChange w:id="878" w:author="Utente di Microsoft Office" w:date="2019-05-16T06:49:00Z">
            <w:rPr>
              <w:del w:id="879" w:author="francesco" w:date="2019-05-02T14:56:00Z"/>
              <w:sz w:val="20"/>
              <w:szCs w:val="20"/>
            </w:rPr>
          </w:rPrChange>
        </w:rPr>
        <w:pPrChange w:id="880" w:author="francesco" w:date="2019-05-02T15:01:00Z">
          <w:pPr>
            <w:jc w:val="both"/>
          </w:pPr>
        </w:pPrChange>
      </w:pPr>
      <w:del w:id="881" w:author="francesco" w:date="2019-05-02T14:56:00Z">
        <w:r w:rsidRPr="00B96E70">
          <w:rPr>
            <w:rFonts w:cstheme="minorHAnsi"/>
            <w:color w:val="000000"/>
            <w:sz w:val="20"/>
            <w:szCs w:val="20"/>
            <w:rPrChange w:id="882" w:author="Utente di Microsoft Office" w:date="2019-05-16T06:49:00Z">
              <w:rPr>
                <w:sz w:val="20"/>
                <w:szCs w:val="20"/>
                <w:vertAlign w:val="superscript"/>
                <w:lang w:val="en-US"/>
              </w:rPr>
            </w:rPrChange>
          </w:rPr>
          <w:delText>ADNI (Alzheimer's Disease Neuroimaging Initiative). E’ un portale che permette l’accesso a una collezione di dati sulla malattia di Alzheimer. Rappresenta il più vasto Data Base sull’Alzheimer del mondo. La raccolta di dati è iniziata nel 2004 ed è finanziata fino al 2021. I dati vengono raccolti in 63 siti tra Stati Uniti e Canada. Vengono raccolte informazioni cliniche, immagini, dati genetici e biologici.</w:delText>
        </w:r>
      </w:del>
    </w:p>
    <w:p w14:paraId="2D890185" w14:textId="77777777" w:rsidR="009411FF" w:rsidRPr="00B96E70" w:rsidRDefault="009411FF">
      <w:pPr>
        <w:spacing w:line="276" w:lineRule="auto"/>
        <w:jc w:val="both"/>
        <w:rPr>
          <w:del w:id="883" w:author="francesco" w:date="2019-05-02T14:56:00Z"/>
          <w:rFonts w:cstheme="minorHAnsi"/>
          <w:color w:val="000000"/>
          <w:sz w:val="20"/>
          <w:szCs w:val="20"/>
          <w:rPrChange w:id="884" w:author="Utente di Microsoft Office" w:date="2019-05-16T06:49:00Z">
            <w:rPr>
              <w:del w:id="885" w:author="francesco" w:date="2019-05-02T14:56:00Z"/>
              <w:sz w:val="20"/>
              <w:szCs w:val="20"/>
            </w:rPr>
          </w:rPrChange>
        </w:rPr>
        <w:pPrChange w:id="886" w:author="francesco" w:date="2019-05-02T15:01:00Z">
          <w:pPr>
            <w:jc w:val="both"/>
          </w:pPr>
        </w:pPrChange>
      </w:pPr>
    </w:p>
    <w:p w14:paraId="7C0C12A5" w14:textId="77777777" w:rsidR="009411FF" w:rsidRPr="00B96E70" w:rsidRDefault="00305917">
      <w:pPr>
        <w:spacing w:line="276" w:lineRule="auto"/>
        <w:jc w:val="both"/>
        <w:rPr>
          <w:del w:id="887" w:author="francesco" w:date="2019-05-02T14:56:00Z"/>
          <w:rFonts w:cstheme="minorHAnsi"/>
          <w:color w:val="000000"/>
          <w:sz w:val="20"/>
          <w:szCs w:val="20"/>
          <w:rPrChange w:id="888" w:author="Utente di Microsoft Office" w:date="2019-05-16T06:49:00Z">
            <w:rPr>
              <w:del w:id="889" w:author="francesco" w:date="2019-05-02T14:56:00Z"/>
              <w:sz w:val="20"/>
              <w:szCs w:val="20"/>
            </w:rPr>
          </w:rPrChange>
        </w:rPr>
        <w:pPrChange w:id="890" w:author="francesco" w:date="2019-05-02T15:01:00Z">
          <w:pPr>
            <w:jc w:val="both"/>
          </w:pPr>
        </w:pPrChange>
      </w:pPr>
      <w:del w:id="891" w:author="francesco" w:date="2019-05-02T14:56:00Z">
        <w:r w:rsidRPr="00B96E70">
          <w:rPr>
            <w:rFonts w:cstheme="minorHAnsi"/>
            <w:color w:val="000000"/>
            <w:sz w:val="20"/>
            <w:szCs w:val="20"/>
            <w:rPrChange w:id="892" w:author="Utente di Microsoft Office" w:date="2019-05-16T06:49:00Z">
              <w:rPr>
                <w:sz w:val="20"/>
                <w:szCs w:val="20"/>
                <w:vertAlign w:val="superscript"/>
              </w:rPr>
            </w:rPrChange>
          </w:rPr>
          <w:delText>ADNI viene preso anche come modello per la raccolta e la pubblicazione dei dati da altri siti web che si vogliono impegnare in un lavoro analogo.</w:delText>
        </w:r>
      </w:del>
    </w:p>
    <w:p w14:paraId="76344125" w14:textId="77777777" w:rsidR="009411FF" w:rsidRPr="00B96E70" w:rsidRDefault="009411FF">
      <w:pPr>
        <w:spacing w:line="276" w:lineRule="auto"/>
        <w:jc w:val="both"/>
        <w:rPr>
          <w:del w:id="893" w:author="francesco" w:date="2019-05-02T14:56:00Z"/>
          <w:rFonts w:cstheme="minorHAnsi"/>
          <w:color w:val="000000"/>
          <w:sz w:val="20"/>
          <w:szCs w:val="20"/>
          <w:rPrChange w:id="894" w:author="Utente di Microsoft Office" w:date="2019-05-16T06:49:00Z">
            <w:rPr>
              <w:del w:id="895" w:author="francesco" w:date="2019-05-02T14:56:00Z"/>
              <w:sz w:val="20"/>
              <w:szCs w:val="20"/>
            </w:rPr>
          </w:rPrChange>
        </w:rPr>
        <w:pPrChange w:id="896" w:author="francesco" w:date="2019-05-02T15:01:00Z">
          <w:pPr>
            <w:jc w:val="both"/>
          </w:pPr>
        </w:pPrChange>
      </w:pPr>
    </w:p>
    <w:p w14:paraId="4DB4165C" w14:textId="77777777" w:rsidR="009411FF" w:rsidRPr="00B96E70" w:rsidRDefault="00305917">
      <w:pPr>
        <w:spacing w:line="276" w:lineRule="auto"/>
        <w:jc w:val="both"/>
        <w:rPr>
          <w:ins w:id="897" w:author="francesco" w:date="2019-05-02T14:58:00Z"/>
          <w:rFonts w:cstheme="minorHAnsi"/>
          <w:color w:val="000000"/>
          <w:sz w:val="20"/>
          <w:szCs w:val="20"/>
          <w:rPrChange w:id="898" w:author="Utente di Microsoft Office" w:date="2019-05-16T06:49:00Z">
            <w:rPr>
              <w:ins w:id="899" w:author="francesco" w:date="2019-05-02T14:58:00Z"/>
              <w:sz w:val="22"/>
              <w:szCs w:val="22"/>
            </w:rPr>
          </w:rPrChange>
        </w:rPr>
        <w:pPrChange w:id="900" w:author="francesco" w:date="2019-05-02T15:01:00Z">
          <w:pPr>
            <w:jc w:val="both"/>
          </w:pPr>
        </w:pPrChange>
      </w:pPr>
      <w:ins w:id="901" w:author="francesco" w:date="2019-05-02T14:57:00Z">
        <w:r w:rsidRPr="00B96E70">
          <w:rPr>
            <w:rFonts w:cstheme="minorHAnsi"/>
            <w:color w:val="000000"/>
            <w:sz w:val="20"/>
            <w:szCs w:val="20"/>
            <w:rPrChange w:id="902" w:author="Utente di Microsoft Office" w:date="2019-05-16T06:49:00Z">
              <w:rPr>
                <w:sz w:val="22"/>
                <w:szCs w:val="22"/>
                <w:vertAlign w:val="superscript"/>
              </w:rPr>
            </w:rPrChange>
          </w:rPr>
          <w:t xml:space="preserve">susseguite in 4 fasi identificate come </w:t>
        </w:r>
      </w:ins>
      <w:del w:id="903" w:author="francesco" w:date="2019-05-02T14:58:00Z">
        <w:r w:rsidRPr="00B96E70">
          <w:rPr>
            <w:rFonts w:cstheme="minorHAnsi"/>
            <w:color w:val="000000"/>
            <w:sz w:val="20"/>
            <w:szCs w:val="20"/>
            <w:rPrChange w:id="904" w:author="Utente di Microsoft Office" w:date="2019-05-16T06:49:00Z">
              <w:rPr>
                <w:sz w:val="20"/>
                <w:szCs w:val="20"/>
                <w:vertAlign w:val="superscript"/>
              </w:rPr>
            </w:rPrChange>
          </w:rPr>
          <w:delText xml:space="preserve">Il lavoro di ADNI è diviso in 4 fasi: </w:delText>
        </w:r>
      </w:del>
      <w:r w:rsidRPr="00B96E70">
        <w:rPr>
          <w:rFonts w:cstheme="minorHAnsi"/>
          <w:color w:val="000000"/>
          <w:sz w:val="20"/>
          <w:szCs w:val="20"/>
          <w:rPrChange w:id="905" w:author="Utente di Microsoft Office" w:date="2019-05-16T06:49:00Z">
            <w:rPr>
              <w:sz w:val="20"/>
              <w:szCs w:val="20"/>
              <w:vertAlign w:val="superscript"/>
            </w:rPr>
          </w:rPrChange>
        </w:rPr>
        <w:t>ADNI</w:t>
      </w:r>
      <w:ins w:id="906" w:author="francesco" w:date="2019-05-02T11:03:00Z">
        <w:r w:rsidRPr="00B96E70">
          <w:rPr>
            <w:rFonts w:cstheme="minorHAnsi"/>
            <w:color w:val="000000"/>
            <w:sz w:val="20"/>
            <w:szCs w:val="20"/>
            <w:rPrChange w:id="907" w:author="Utente di Microsoft Office" w:date="2019-05-16T06:49:00Z">
              <w:rPr>
                <w:sz w:val="22"/>
                <w:szCs w:val="22"/>
                <w:vertAlign w:val="superscript"/>
              </w:rPr>
            </w:rPrChange>
          </w:rPr>
          <w:t>-</w:t>
        </w:r>
      </w:ins>
      <w:r w:rsidRPr="00B96E70">
        <w:rPr>
          <w:rFonts w:cstheme="minorHAnsi"/>
          <w:color w:val="000000"/>
          <w:sz w:val="20"/>
          <w:szCs w:val="20"/>
          <w:rPrChange w:id="908" w:author="Utente di Microsoft Office" w:date="2019-05-16T06:49:00Z">
            <w:rPr>
              <w:sz w:val="20"/>
              <w:szCs w:val="20"/>
              <w:vertAlign w:val="superscript"/>
            </w:rPr>
          </w:rPrChange>
        </w:rPr>
        <w:t>1, ADNI</w:t>
      </w:r>
      <w:ins w:id="909" w:author="francesco" w:date="2019-05-02T11:03:00Z">
        <w:r w:rsidRPr="00B96E70">
          <w:rPr>
            <w:rFonts w:cstheme="minorHAnsi"/>
            <w:color w:val="000000"/>
            <w:sz w:val="20"/>
            <w:szCs w:val="20"/>
            <w:rPrChange w:id="910" w:author="Utente di Microsoft Office" w:date="2019-05-16T06:49:00Z">
              <w:rPr>
                <w:sz w:val="22"/>
                <w:szCs w:val="22"/>
                <w:vertAlign w:val="superscript"/>
              </w:rPr>
            </w:rPrChange>
          </w:rPr>
          <w:t>-</w:t>
        </w:r>
      </w:ins>
      <w:del w:id="911" w:author="francesco" w:date="2019-05-02T11:03:00Z">
        <w:r w:rsidRPr="00B96E70">
          <w:rPr>
            <w:rFonts w:cstheme="minorHAnsi"/>
            <w:color w:val="000000"/>
            <w:sz w:val="20"/>
            <w:szCs w:val="20"/>
            <w:rPrChange w:id="912" w:author="Utente di Microsoft Office" w:date="2019-05-16T06:49:00Z">
              <w:rPr>
                <w:sz w:val="20"/>
                <w:szCs w:val="20"/>
                <w:vertAlign w:val="superscript"/>
              </w:rPr>
            </w:rPrChange>
          </w:rPr>
          <w:delText xml:space="preserve"> </w:delText>
        </w:r>
      </w:del>
      <w:r w:rsidRPr="00B96E70">
        <w:rPr>
          <w:rFonts w:cstheme="minorHAnsi"/>
          <w:color w:val="000000"/>
          <w:sz w:val="20"/>
          <w:szCs w:val="20"/>
          <w:rPrChange w:id="913" w:author="Utente di Microsoft Office" w:date="2019-05-16T06:49:00Z">
            <w:rPr>
              <w:sz w:val="20"/>
              <w:szCs w:val="20"/>
              <w:vertAlign w:val="superscript"/>
            </w:rPr>
          </w:rPrChange>
        </w:rPr>
        <w:t>GO, ADNI</w:t>
      </w:r>
      <w:ins w:id="914" w:author="francesco" w:date="2019-05-02T11:03:00Z">
        <w:r w:rsidRPr="00B96E70">
          <w:rPr>
            <w:rFonts w:cstheme="minorHAnsi"/>
            <w:color w:val="000000"/>
            <w:sz w:val="20"/>
            <w:szCs w:val="20"/>
            <w:rPrChange w:id="915" w:author="Utente di Microsoft Office" w:date="2019-05-16T06:49:00Z">
              <w:rPr>
                <w:sz w:val="22"/>
                <w:szCs w:val="22"/>
                <w:vertAlign w:val="superscript"/>
              </w:rPr>
            </w:rPrChange>
          </w:rPr>
          <w:t>-</w:t>
        </w:r>
      </w:ins>
      <w:r w:rsidRPr="00B96E70">
        <w:rPr>
          <w:rFonts w:cstheme="minorHAnsi"/>
          <w:color w:val="000000"/>
          <w:sz w:val="20"/>
          <w:szCs w:val="20"/>
          <w:rPrChange w:id="916" w:author="Utente di Microsoft Office" w:date="2019-05-16T06:49:00Z">
            <w:rPr>
              <w:sz w:val="20"/>
              <w:szCs w:val="20"/>
              <w:vertAlign w:val="superscript"/>
            </w:rPr>
          </w:rPrChange>
        </w:rPr>
        <w:t>2 e ADNI</w:t>
      </w:r>
      <w:ins w:id="917" w:author="francesco" w:date="2019-05-02T11:04:00Z">
        <w:r w:rsidRPr="00B96E70">
          <w:rPr>
            <w:rFonts w:cstheme="minorHAnsi"/>
            <w:color w:val="000000"/>
            <w:sz w:val="20"/>
            <w:szCs w:val="20"/>
            <w:rPrChange w:id="918" w:author="Utente di Microsoft Office" w:date="2019-05-16T06:49:00Z">
              <w:rPr>
                <w:sz w:val="22"/>
                <w:szCs w:val="22"/>
                <w:vertAlign w:val="superscript"/>
              </w:rPr>
            </w:rPrChange>
          </w:rPr>
          <w:t>-</w:t>
        </w:r>
      </w:ins>
      <w:r w:rsidRPr="00B96E70">
        <w:rPr>
          <w:rFonts w:cstheme="minorHAnsi"/>
          <w:color w:val="000000"/>
          <w:sz w:val="20"/>
          <w:szCs w:val="20"/>
          <w:rPrChange w:id="919" w:author="Utente di Microsoft Office" w:date="2019-05-16T06:49:00Z">
            <w:rPr>
              <w:sz w:val="20"/>
              <w:szCs w:val="20"/>
              <w:vertAlign w:val="superscript"/>
            </w:rPr>
          </w:rPrChange>
        </w:rPr>
        <w:t xml:space="preserve">3. </w:t>
      </w:r>
    </w:p>
    <w:p w14:paraId="10CAB33F" w14:textId="77777777" w:rsidR="009411FF" w:rsidRPr="00070976" w:rsidRDefault="00305917">
      <w:pPr>
        <w:pStyle w:val="ListParagraph"/>
        <w:numPr>
          <w:ilvl w:val="0"/>
          <w:numId w:val="11"/>
        </w:numPr>
        <w:jc w:val="both"/>
        <w:rPr>
          <w:del w:id="920" w:author="francesco" w:date="2019-05-02T15:01:00Z"/>
          <w:sz w:val="20"/>
          <w:szCs w:val="20"/>
          <w:rPrChange w:id="921" w:author="Utente di Microsoft Office" w:date="2019-05-20T06:41:00Z">
            <w:rPr>
              <w:del w:id="922" w:author="francesco" w:date="2019-05-02T15:01:00Z"/>
              <w:sz w:val="22"/>
              <w:szCs w:val="22"/>
            </w:rPr>
          </w:rPrChange>
        </w:rPr>
        <w:pPrChange w:id="923" w:author="francesco" w:date="2019-05-02T15:01:00Z">
          <w:pPr>
            <w:jc w:val="both"/>
          </w:pPr>
        </w:pPrChange>
      </w:pPr>
      <w:r w:rsidRPr="00070976">
        <w:rPr>
          <w:b/>
          <w:sz w:val="20"/>
          <w:szCs w:val="20"/>
          <w:rPrChange w:id="924" w:author="Utente di Microsoft Office" w:date="2019-05-20T06:41:00Z">
            <w:rPr>
              <w:sz w:val="20"/>
              <w:szCs w:val="20"/>
              <w:vertAlign w:val="superscript"/>
            </w:rPr>
          </w:rPrChange>
        </w:rPr>
        <w:t>ADNI</w:t>
      </w:r>
      <w:ins w:id="925" w:author="francesco" w:date="2019-05-02T15:03:00Z">
        <w:r w:rsidRPr="00070976">
          <w:rPr>
            <w:b/>
            <w:sz w:val="20"/>
            <w:szCs w:val="20"/>
            <w:rPrChange w:id="926" w:author="Utente di Microsoft Office" w:date="2019-05-20T06:41:00Z">
              <w:rPr>
                <w:sz w:val="22"/>
                <w:szCs w:val="22"/>
                <w:vertAlign w:val="superscript"/>
              </w:rPr>
            </w:rPrChange>
          </w:rPr>
          <w:t>-</w:t>
        </w:r>
      </w:ins>
      <w:r w:rsidRPr="00070976">
        <w:rPr>
          <w:b/>
          <w:sz w:val="20"/>
          <w:szCs w:val="20"/>
          <w:rPrChange w:id="927" w:author="Utente di Microsoft Office" w:date="2019-05-20T06:41:00Z">
            <w:rPr>
              <w:sz w:val="20"/>
              <w:szCs w:val="20"/>
              <w:vertAlign w:val="superscript"/>
            </w:rPr>
          </w:rPrChange>
        </w:rPr>
        <w:t>1</w:t>
      </w:r>
      <w:r w:rsidRPr="00070976">
        <w:rPr>
          <w:sz w:val="20"/>
          <w:szCs w:val="20"/>
          <w:rPrChange w:id="928" w:author="Utente di Microsoft Office" w:date="2019-05-20T06:41:00Z">
            <w:rPr>
              <w:sz w:val="20"/>
              <w:szCs w:val="20"/>
              <w:vertAlign w:val="superscript"/>
            </w:rPr>
          </w:rPrChange>
        </w:rPr>
        <w:t xml:space="preserve"> rappresenta la prima fase, e si svolge tra il 2004 e il 20</w:t>
      </w:r>
      <w:ins w:id="929" w:author="francesco" w:date="2019-05-02T15:00:00Z">
        <w:r w:rsidRPr="00070976">
          <w:rPr>
            <w:sz w:val="20"/>
            <w:szCs w:val="20"/>
            <w:rPrChange w:id="930" w:author="Utente di Microsoft Office" w:date="2019-05-20T06:41:00Z">
              <w:rPr>
                <w:vertAlign w:val="superscript"/>
              </w:rPr>
            </w:rPrChange>
          </w:rPr>
          <w:t>09</w:t>
        </w:r>
      </w:ins>
      <w:del w:id="931" w:author="francesco" w:date="2019-05-02T15:00:00Z">
        <w:r w:rsidRPr="00070976">
          <w:rPr>
            <w:sz w:val="20"/>
            <w:szCs w:val="20"/>
            <w:rPrChange w:id="932" w:author="Utente di Microsoft Office" w:date="2019-05-20T06:41:00Z">
              <w:rPr>
                <w:sz w:val="20"/>
                <w:szCs w:val="20"/>
                <w:vertAlign w:val="superscript"/>
              </w:rPr>
            </w:rPrChange>
          </w:rPr>
          <w:delText>10</w:delText>
        </w:r>
      </w:del>
      <w:r w:rsidRPr="00070976">
        <w:rPr>
          <w:sz w:val="20"/>
          <w:szCs w:val="20"/>
          <w:rPrChange w:id="933" w:author="Utente di Microsoft Office" w:date="2019-05-20T06:41:00Z">
            <w:rPr>
              <w:sz w:val="20"/>
              <w:szCs w:val="20"/>
              <w:vertAlign w:val="superscript"/>
            </w:rPr>
          </w:rPrChange>
        </w:rPr>
        <w:t>. In questa fase l’o</w:t>
      </w:r>
      <w:del w:id="934" w:author="francesco" w:date="2019-05-02T15:00:00Z">
        <w:r w:rsidRPr="00070976">
          <w:rPr>
            <w:sz w:val="20"/>
            <w:szCs w:val="20"/>
            <w:rPrChange w:id="935" w:author="Utente di Microsoft Office" w:date="2019-05-20T06:41:00Z">
              <w:rPr>
                <w:sz w:val="20"/>
                <w:szCs w:val="20"/>
                <w:vertAlign w:val="superscript"/>
              </w:rPr>
            </w:rPrChange>
          </w:rPr>
          <w:delText>b</w:delText>
        </w:r>
      </w:del>
      <w:r w:rsidRPr="00070976">
        <w:rPr>
          <w:sz w:val="20"/>
          <w:szCs w:val="20"/>
          <w:rPrChange w:id="936" w:author="Utente di Microsoft Office" w:date="2019-05-20T06:41:00Z">
            <w:rPr>
              <w:sz w:val="20"/>
              <w:szCs w:val="20"/>
              <w:vertAlign w:val="superscript"/>
            </w:rPr>
          </w:rPrChange>
        </w:rPr>
        <w:t xml:space="preserve">biettivo era quello di raccogliere dati sui </w:t>
      </w:r>
      <w:proofErr w:type="spellStart"/>
      <w:r w:rsidRPr="00070976">
        <w:rPr>
          <w:sz w:val="20"/>
          <w:szCs w:val="20"/>
          <w:rPrChange w:id="937" w:author="Utente di Microsoft Office" w:date="2019-05-20T06:41:00Z">
            <w:rPr>
              <w:sz w:val="20"/>
              <w:szCs w:val="20"/>
              <w:vertAlign w:val="superscript"/>
            </w:rPr>
          </w:rPrChange>
        </w:rPr>
        <w:t>biomarkers</w:t>
      </w:r>
      <w:proofErr w:type="spellEnd"/>
      <w:r w:rsidRPr="00070976">
        <w:rPr>
          <w:sz w:val="20"/>
          <w:szCs w:val="20"/>
          <w:rPrChange w:id="938" w:author="Utente di Microsoft Office" w:date="2019-05-20T06:41:00Z">
            <w:rPr>
              <w:sz w:val="20"/>
              <w:szCs w:val="20"/>
              <w:vertAlign w:val="superscript"/>
            </w:rPr>
          </w:rPrChange>
        </w:rPr>
        <w:t xml:space="preserve"> e risonanze magnetiche. </w:t>
      </w:r>
      <w:ins w:id="939" w:author="francesco" w:date="2019-05-02T15:05:00Z">
        <w:r w:rsidRPr="00070976">
          <w:rPr>
            <w:sz w:val="20"/>
            <w:szCs w:val="20"/>
            <w:rPrChange w:id="940" w:author="Utente di Microsoft Office" w:date="2019-05-20T06:41:00Z">
              <w:rPr>
                <w:rFonts w:cstheme="minorHAnsi"/>
                <w:vertAlign w:val="superscript"/>
              </w:rPr>
            </w:rPrChange>
          </w:rPr>
          <w:t>In questa prima fase i soggetti osservati, e per i quali sono stati raccolti i dati, sono stati circa 800.</w:t>
        </w:r>
      </w:ins>
    </w:p>
    <w:p w14:paraId="4B4B39F9" w14:textId="77777777" w:rsidR="009411FF" w:rsidRPr="00070976" w:rsidRDefault="009411FF">
      <w:pPr>
        <w:pStyle w:val="ListParagraph"/>
        <w:numPr>
          <w:ilvl w:val="0"/>
          <w:numId w:val="11"/>
        </w:numPr>
        <w:jc w:val="both"/>
        <w:rPr>
          <w:ins w:id="941" w:author="francesco" w:date="2019-05-02T15:01:00Z"/>
          <w:sz w:val="20"/>
          <w:szCs w:val="20"/>
        </w:rPr>
        <w:pPrChange w:id="942" w:author="francesco" w:date="2019-05-02T15:01:00Z">
          <w:pPr>
            <w:jc w:val="both"/>
          </w:pPr>
        </w:pPrChange>
      </w:pPr>
    </w:p>
    <w:p w14:paraId="1FFBE73E" w14:textId="77777777" w:rsidR="009411FF" w:rsidRPr="00070976" w:rsidRDefault="009411FF">
      <w:pPr>
        <w:pStyle w:val="ListParagraph"/>
        <w:numPr>
          <w:ilvl w:val="0"/>
          <w:numId w:val="11"/>
        </w:numPr>
        <w:jc w:val="both"/>
        <w:rPr>
          <w:del w:id="943" w:author="francesco" w:date="2019-05-02T15:01:00Z"/>
          <w:b/>
          <w:sz w:val="20"/>
          <w:szCs w:val="20"/>
          <w:rPrChange w:id="944" w:author="Utente di Microsoft Office" w:date="2019-05-20T06:41:00Z">
            <w:rPr>
              <w:del w:id="945" w:author="francesco" w:date="2019-05-02T15:01:00Z"/>
            </w:rPr>
          </w:rPrChange>
        </w:rPr>
        <w:pPrChange w:id="946" w:author="francesco" w:date="2019-05-02T15:01:00Z">
          <w:pPr>
            <w:jc w:val="both"/>
          </w:pPr>
        </w:pPrChange>
      </w:pPr>
    </w:p>
    <w:p w14:paraId="1DE2EA93" w14:textId="77777777" w:rsidR="009411FF" w:rsidRPr="00070976" w:rsidRDefault="00305917">
      <w:pPr>
        <w:pStyle w:val="ListParagraph"/>
        <w:numPr>
          <w:ilvl w:val="0"/>
          <w:numId w:val="11"/>
        </w:numPr>
        <w:jc w:val="both"/>
        <w:rPr>
          <w:sz w:val="20"/>
          <w:szCs w:val="20"/>
        </w:rPr>
        <w:pPrChange w:id="947" w:author="francesco" w:date="2019-05-02T15:01:00Z">
          <w:pPr>
            <w:jc w:val="both"/>
          </w:pPr>
        </w:pPrChange>
      </w:pPr>
      <w:del w:id="948" w:author="francesco" w:date="2019-05-02T15:02:00Z">
        <w:r w:rsidRPr="00070976">
          <w:rPr>
            <w:b/>
            <w:sz w:val="20"/>
            <w:szCs w:val="20"/>
            <w:rPrChange w:id="949" w:author="Utente di Microsoft Office" w:date="2019-05-20T06:41:00Z">
              <w:rPr>
                <w:sz w:val="20"/>
                <w:szCs w:val="20"/>
                <w:vertAlign w:val="superscript"/>
              </w:rPr>
            </w:rPrChange>
          </w:rPr>
          <w:delText xml:space="preserve">Nel 2009 parte la nuova fase di ADNI: </w:delText>
        </w:r>
      </w:del>
      <w:r w:rsidRPr="00070976">
        <w:rPr>
          <w:b/>
          <w:sz w:val="20"/>
          <w:szCs w:val="20"/>
          <w:rPrChange w:id="950" w:author="Utente di Microsoft Office" w:date="2019-05-20T06:41:00Z">
            <w:rPr>
              <w:sz w:val="20"/>
              <w:szCs w:val="20"/>
              <w:vertAlign w:val="superscript"/>
            </w:rPr>
          </w:rPrChange>
        </w:rPr>
        <w:t>ADNI</w:t>
      </w:r>
      <w:ins w:id="951" w:author="francesco" w:date="2019-05-02T15:03:00Z">
        <w:r w:rsidRPr="00070976">
          <w:rPr>
            <w:b/>
            <w:sz w:val="20"/>
            <w:szCs w:val="20"/>
            <w:rPrChange w:id="952" w:author="Utente di Microsoft Office" w:date="2019-05-20T06:41:00Z">
              <w:rPr>
                <w:sz w:val="22"/>
                <w:szCs w:val="22"/>
                <w:vertAlign w:val="superscript"/>
              </w:rPr>
            </w:rPrChange>
          </w:rPr>
          <w:t>-</w:t>
        </w:r>
      </w:ins>
      <w:del w:id="953" w:author="francesco" w:date="2019-05-02T15:03:00Z">
        <w:r w:rsidRPr="00070976">
          <w:rPr>
            <w:b/>
            <w:sz w:val="20"/>
            <w:szCs w:val="20"/>
            <w:rPrChange w:id="954" w:author="Utente di Microsoft Office" w:date="2019-05-20T06:41:00Z">
              <w:rPr>
                <w:sz w:val="20"/>
                <w:szCs w:val="20"/>
                <w:vertAlign w:val="superscript"/>
              </w:rPr>
            </w:rPrChange>
          </w:rPr>
          <w:delText xml:space="preserve"> </w:delText>
        </w:r>
      </w:del>
      <w:r w:rsidRPr="00070976">
        <w:rPr>
          <w:b/>
          <w:sz w:val="20"/>
          <w:szCs w:val="20"/>
          <w:rPrChange w:id="955" w:author="Utente di Microsoft Office" w:date="2019-05-20T06:41:00Z">
            <w:rPr>
              <w:sz w:val="20"/>
              <w:szCs w:val="20"/>
              <w:vertAlign w:val="superscript"/>
            </w:rPr>
          </w:rPrChange>
        </w:rPr>
        <w:t>GO</w:t>
      </w:r>
      <w:ins w:id="956" w:author="francesco" w:date="2019-05-02T15:03:00Z">
        <w:r w:rsidR="00A81824" w:rsidRPr="00070976">
          <w:rPr>
            <w:sz w:val="20"/>
            <w:szCs w:val="20"/>
            <w:rPrChange w:id="957" w:author="Utente di Microsoft Office" w:date="2019-05-20T06:41:00Z">
              <w:rPr>
                <w:sz w:val="22"/>
                <w:szCs w:val="22"/>
              </w:rPr>
            </w:rPrChange>
          </w:rPr>
          <w:t xml:space="preserve"> ha inizio nel 2009 e termina nel 20</w:t>
        </w:r>
      </w:ins>
      <w:ins w:id="958" w:author="Utente di Microsoft Office" w:date="2019-05-02T23:23:00Z">
        <w:r w:rsidR="00A86A3E" w:rsidRPr="00070976">
          <w:rPr>
            <w:sz w:val="20"/>
            <w:szCs w:val="20"/>
            <w:rPrChange w:id="959" w:author="Utente di Microsoft Office" w:date="2019-05-20T06:41:00Z">
              <w:rPr>
                <w:sz w:val="22"/>
                <w:szCs w:val="22"/>
              </w:rPr>
            </w:rPrChange>
          </w:rPr>
          <w:t>1</w:t>
        </w:r>
      </w:ins>
      <w:ins w:id="960" w:author="francesco" w:date="2019-05-02T15:03:00Z">
        <w:del w:id="961" w:author="Utente di Microsoft Office" w:date="2019-05-02T23:23:00Z">
          <w:r w:rsidR="00A81824" w:rsidRPr="00070976" w:rsidDel="00A86A3E">
            <w:rPr>
              <w:sz w:val="20"/>
              <w:szCs w:val="20"/>
              <w:rPrChange w:id="962" w:author="Utente di Microsoft Office" w:date="2019-05-20T06:41:00Z">
                <w:rPr>
                  <w:sz w:val="22"/>
                  <w:szCs w:val="22"/>
                </w:rPr>
              </w:rPrChange>
            </w:rPr>
            <w:delText>0</w:delText>
          </w:r>
        </w:del>
        <w:r w:rsidR="00A81824" w:rsidRPr="00070976">
          <w:rPr>
            <w:sz w:val="20"/>
            <w:szCs w:val="20"/>
            <w:rPrChange w:id="963" w:author="Utente di Microsoft Office" w:date="2019-05-20T06:41:00Z">
              <w:rPr>
                <w:sz w:val="22"/>
                <w:szCs w:val="22"/>
              </w:rPr>
            </w:rPrChange>
          </w:rPr>
          <w:t>1</w:t>
        </w:r>
      </w:ins>
      <w:r w:rsidRPr="00070976">
        <w:rPr>
          <w:sz w:val="20"/>
          <w:szCs w:val="20"/>
          <w:rPrChange w:id="964" w:author="Utente di Microsoft Office" w:date="2019-05-20T06:41:00Z">
            <w:rPr>
              <w:sz w:val="20"/>
              <w:szCs w:val="20"/>
              <w:vertAlign w:val="superscript"/>
            </w:rPr>
          </w:rPrChange>
        </w:rPr>
        <w:t xml:space="preserve">. L’attenzione in questa fase è focalizzata sui </w:t>
      </w:r>
      <w:proofErr w:type="spellStart"/>
      <w:r w:rsidRPr="00070976">
        <w:rPr>
          <w:sz w:val="20"/>
          <w:szCs w:val="20"/>
          <w:rPrChange w:id="965" w:author="Utente di Microsoft Office" w:date="2019-05-20T06:41:00Z">
            <w:rPr>
              <w:sz w:val="20"/>
              <w:szCs w:val="20"/>
              <w:vertAlign w:val="superscript"/>
            </w:rPr>
          </w:rPrChange>
        </w:rPr>
        <w:t>biomarkers</w:t>
      </w:r>
      <w:proofErr w:type="spellEnd"/>
      <w:ins w:id="966" w:author="francesco" w:date="2019-05-02T15:03:00Z">
        <w:r w:rsidR="00A81824" w:rsidRPr="00070976">
          <w:rPr>
            <w:sz w:val="20"/>
            <w:szCs w:val="20"/>
            <w:rPrChange w:id="967" w:author="Utente di Microsoft Office" w:date="2019-05-20T06:41:00Z">
              <w:rPr>
                <w:sz w:val="22"/>
                <w:szCs w:val="22"/>
              </w:rPr>
            </w:rPrChange>
          </w:rPr>
          <w:t>,</w:t>
        </w:r>
      </w:ins>
      <w:del w:id="968" w:author="francesco" w:date="2019-05-02T15:03:00Z">
        <w:r w:rsidRPr="00070976">
          <w:rPr>
            <w:sz w:val="20"/>
            <w:szCs w:val="20"/>
            <w:rPrChange w:id="969" w:author="Utente di Microsoft Office" w:date="2019-05-20T06:41:00Z">
              <w:rPr>
                <w:sz w:val="20"/>
                <w:szCs w:val="20"/>
                <w:vertAlign w:val="superscript"/>
              </w:rPr>
            </w:rPrChange>
          </w:rPr>
          <w:delText>,</w:delText>
        </w:r>
      </w:del>
      <w:r w:rsidRPr="00070976">
        <w:rPr>
          <w:sz w:val="20"/>
          <w:szCs w:val="20"/>
          <w:rPrChange w:id="970" w:author="Utente di Microsoft Office" w:date="2019-05-20T06:41:00Z">
            <w:rPr>
              <w:sz w:val="20"/>
              <w:szCs w:val="20"/>
              <w:vertAlign w:val="superscript"/>
            </w:rPr>
          </w:rPrChange>
        </w:rPr>
        <w:t xml:space="preserve"> quando la malattia è ancora in stato embrionale. In questa fase ci si avvale anche dei miglioramenti sulle analisi del cervello, grazie all’MRI (</w:t>
      </w:r>
      <w:proofErr w:type="spellStart"/>
      <w:del w:id="971" w:author="francesco" w:date="2019-05-02T15:03:00Z">
        <w:r w:rsidRPr="00070976">
          <w:rPr>
            <w:sz w:val="20"/>
            <w:szCs w:val="20"/>
            <w:rPrChange w:id="972" w:author="Utente di Microsoft Office" w:date="2019-05-20T06:41:00Z">
              <w:rPr>
                <w:sz w:val="20"/>
                <w:szCs w:val="20"/>
                <w:vertAlign w:val="superscript"/>
              </w:rPr>
            </w:rPrChange>
          </w:rPr>
          <w:delText xml:space="preserve">magnetic </w:delText>
        </w:r>
      </w:del>
      <w:ins w:id="973" w:author="francesco" w:date="2019-05-02T15:03:00Z">
        <w:r w:rsidR="00A81824" w:rsidRPr="00070976">
          <w:rPr>
            <w:sz w:val="20"/>
            <w:szCs w:val="20"/>
            <w:rPrChange w:id="974" w:author="Utente di Microsoft Office" w:date="2019-05-20T06:41:00Z">
              <w:rPr>
                <w:sz w:val="22"/>
                <w:szCs w:val="22"/>
              </w:rPr>
            </w:rPrChange>
          </w:rPr>
          <w:t>M</w:t>
        </w:r>
        <w:r w:rsidRPr="00070976">
          <w:rPr>
            <w:sz w:val="20"/>
            <w:szCs w:val="20"/>
            <w:rPrChange w:id="975" w:author="Utente di Microsoft Office" w:date="2019-05-20T06:41:00Z">
              <w:rPr>
                <w:sz w:val="20"/>
                <w:szCs w:val="20"/>
                <w:vertAlign w:val="superscript"/>
              </w:rPr>
            </w:rPrChange>
          </w:rPr>
          <w:t>agnetic</w:t>
        </w:r>
        <w:proofErr w:type="spellEnd"/>
        <w:r w:rsidRPr="00070976">
          <w:rPr>
            <w:sz w:val="20"/>
            <w:szCs w:val="20"/>
            <w:rPrChange w:id="976" w:author="Utente di Microsoft Office" w:date="2019-05-20T06:41:00Z">
              <w:rPr>
                <w:sz w:val="20"/>
                <w:szCs w:val="20"/>
                <w:vertAlign w:val="superscript"/>
              </w:rPr>
            </w:rPrChange>
          </w:rPr>
          <w:t xml:space="preserve"> </w:t>
        </w:r>
      </w:ins>
      <w:del w:id="977" w:author="francesco" w:date="2019-05-02T15:03:00Z">
        <w:r w:rsidRPr="00070976">
          <w:rPr>
            <w:sz w:val="20"/>
            <w:szCs w:val="20"/>
            <w:rPrChange w:id="978" w:author="Utente di Microsoft Office" w:date="2019-05-20T06:41:00Z">
              <w:rPr>
                <w:sz w:val="20"/>
                <w:szCs w:val="20"/>
                <w:vertAlign w:val="superscript"/>
              </w:rPr>
            </w:rPrChange>
          </w:rPr>
          <w:delText xml:space="preserve">resonance </w:delText>
        </w:r>
      </w:del>
      <w:proofErr w:type="spellStart"/>
      <w:ins w:id="979" w:author="francesco" w:date="2019-05-02T15:03:00Z">
        <w:r w:rsidR="00A81824" w:rsidRPr="00070976">
          <w:rPr>
            <w:sz w:val="20"/>
            <w:szCs w:val="20"/>
            <w:rPrChange w:id="980" w:author="Utente di Microsoft Office" w:date="2019-05-20T06:41:00Z">
              <w:rPr>
                <w:sz w:val="22"/>
                <w:szCs w:val="22"/>
              </w:rPr>
            </w:rPrChange>
          </w:rPr>
          <w:t>R</w:t>
        </w:r>
        <w:r w:rsidRPr="00070976">
          <w:rPr>
            <w:sz w:val="20"/>
            <w:szCs w:val="20"/>
            <w:rPrChange w:id="981" w:author="Utente di Microsoft Office" w:date="2019-05-20T06:41:00Z">
              <w:rPr>
                <w:sz w:val="20"/>
                <w:szCs w:val="20"/>
                <w:vertAlign w:val="superscript"/>
              </w:rPr>
            </w:rPrChange>
          </w:rPr>
          <w:t>esonance</w:t>
        </w:r>
        <w:proofErr w:type="spellEnd"/>
        <w:r w:rsidRPr="00070976">
          <w:rPr>
            <w:sz w:val="20"/>
            <w:szCs w:val="20"/>
            <w:rPrChange w:id="982" w:author="Utente di Microsoft Office" w:date="2019-05-20T06:41:00Z">
              <w:rPr>
                <w:sz w:val="20"/>
                <w:szCs w:val="20"/>
                <w:vertAlign w:val="superscript"/>
              </w:rPr>
            </w:rPrChange>
          </w:rPr>
          <w:t xml:space="preserve"> </w:t>
        </w:r>
      </w:ins>
      <w:del w:id="983" w:author="francesco" w:date="2019-05-02T15:03:00Z">
        <w:r w:rsidRPr="00070976">
          <w:rPr>
            <w:sz w:val="20"/>
            <w:szCs w:val="20"/>
            <w:rPrChange w:id="984" w:author="Utente di Microsoft Office" w:date="2019-05-20T06:41:00Z">
              <w:rPr>
                <w:sz w:val="20"/>
                <w:szCs w:val="20"/>
                <w:vertAlign w:val="superscript"/>
              </w:rPr>
            </w:rPrChange>
          </w:rPr>
          <w:delText>imaging</w:delText>
        </w:r>
      </w:del>
      <w:proofErr w:type="spellStart"/>
      <w:ins w:id="985" w:author="francesco" w:date="2019-05-02T15:03:00Z">
        <w:r w:rsidR="00A81824" w:rsidRPr="00070976">
          <w:rPr>
            <w:sz w:val="20"/>
            <w:szCs w:val="20"/>
            <w:rPrChange w:id="986" w:author="Utente di Microsoft Office" w:date="2019-05-20T06:41:00Z">
              <w:rPr>
                <w:sz w:val="22"/>
                <w:szCs w:val="22"/>
              </w:rPr>
            </w:rPrChange>
          </w:rPr>
          <w:t>I</w:t>
        </w:r>
        <w:r w:rsidRPr="00070976">
          <w:rPr>
            <w:sz w:val="20"/>
            <w:szCs w:val="20"/>
            <w:rPrChange w:id="987" w:author="Utente di Microsoft Office" w:date="2019-05-20T06:41:00Z">
              <w:rPr>
                <w:sz w:val="20"/>
                <w:szCs w:val="20"/>
                <w:vertAlign w:val="superscript"/>
              </w:rPr>
            </w:rPrChange>
          </w:rPr>
          <w:t>maging</w:t>
        </w:r>
      </w:ins>
      <w:proofErr w:type="spellEnd"/>
      <w:r w:rsidRPr="00070976">
        <w:rPr>
          <w:sz w:val="20"/>
          <w:szCs w:val="20"/>
          <w:rPrChange w:id="988" w:author="Utente di Microsoft Office" w:date="2019-05-20T06:41:00Z">
            <w:rPr>
              <w:sz w:val="20"/>
              <w:szCs w:val="20"/>
              <w:vertAlign w:val="superscript"/>
            </w:rPr>
          </w:rPrChange>
        </w:rPr>
        <w:t>).</w:t>
      </w:r>
      <w:ins w:id="989" w:author="francesco" w:date="2019-05-02T15:05:00Z">
        <w:r w:rsidR="00A81824" w:rsidRPr="00070976">
          <w:rPr>
            <w:sz w:val="20"/>
            <w:szCs w:val="20"/>
            <w:rPrChange w:id="990" w:author="Utente di Microsoft Office" w:date="2019-05-20T06:41:00Z">
              <w:rPr>
                <w:sz w:val="22"/>
                <w:szCs w:val="22"/>
              </w:rPr>
            </w:rPrChange>
          </w:rPr>
          <w:t xml:space="preserve"> </w:t>
        </w:r>
        <w:r w:rsidRPr="00070976">
          <w:rPr>
            <w:sz w:val="20"/>
            <w:szCs w:val="20"/>
            <w:rPrChange w:id="991" w:author="Utente di Microsoft Office" w:date="2019-05-20T06:41:00Z">
              <w:rPr>
                <w:rFonts w:cstheme="minorHAnsi"/>
                <w:vertAlign w:val="superscript"/>
              </w:rPr>
            </w:rPrChange>
          </w:rPr>
          <w:t>In questa fase sono entrati a far parte del progetto altri 200 soggetti.</w:t>
        </w:r>
      </w:ins>
    </w:p>
    <w:p w14:paraId="254DD3F5" w14:textId="77777777" w:rsidR="009411FF" w:rsidRPr="00070976" w:rsidRDefault="009411FF">
      <w:pPr>
        <w:pStyle w:val="ListParagraph"/>
        <w:numPr>
          <w:ilvl w:val="0"/>
          <w:numId w:val="11"/>
        </w:numPr>
        <w:jc w:val="both"/>
        <w:rPr>
          <w:del w:id="992" w:author="francesco" w:date="2019-05-02T15:03:00Z"/>
          <w:b/>
          <w:sz w:val="20"/>
          <w:szCs w:val="20"/>
          <w:rPrChange w:id="993" w:author="Utente di Microsoft Office" w:date="2019-05-20T06:41:00Z">
            <w:rPr>
              <w:del w:id="994" w:author="francesco" w:date="2019-05-02T15:03:00Z"/>
              <w:sz w:val="20"/>
              <w:szCs w:val="20"/>
            </w:rPr>
          </w:rPrChange>
        </w:rPr>
        <w:pPrChange w:id="995" w:author="francesco" w:date="2019-05-02T15:01:00Z">
          <w:pPr>
            <w:jc w:val="both"/>
          </w:pPr>
        </w:pPrChange>
      </w:pPr>
    </w:p>
    <w:p w14:paraId="35C92D94" w14:textId="77777777" w:rsidR="00A81824" w:rsidRPr="00070976" w:rsidRDefault="00305917" w:rsidP="00BE48BE">
      <w:pPr>
        <w:pStyle w:val="ListParagraph"/>
        <w:numPr>
          <w:ilvl w:val="0"/>
          <w:numId w:val="11"/>
        </w:numPr>
        <w:jc w:val="both"/>
        <w:rPr>
          <w:ins w:id="996" w:author="francesco" w:date="2019-05-02T15:09:00Z"/>
          <w:sz w:val="20"/>
          <w:szCs w:val="20"/>
          <w:rPrChange w:id="997" w:author="Utente di Microsoft Office" w:date="2019-05-20T06:41:00Z">
            <w:rPr>
              <w:ins w:id="998" w:author="francesco" w:date="2019-05-02T15:09:00Z"/>
            </w:rPr>
          </w:rPrChange>
        </w:rPr>
      </w:pPr>
      <w:del w:id="999" w:author="francesco" w:date="2019-05-02T15:04:00Z">
        <w:r w:rsidRPr="00070976">
          <w:rPr>
            <w:b/>
            <w:sz w:val="20"/>
            <w:szCs w:val="20"/>
            <w:rPrChange w:id="1000" w:author="Utente di Microsoft Office" w:date="2019-05-20T06:41:00Z">
              <w:rPr>
                <w:sz w:val="20"/>
                <w:szCs w:val="20"/>
                <w:vertAlign w:val="superscript"/>
              </w:rPr>
            </w:rPrChange>
          </w:rPr>
          <w:delText xml:space="preserve">Dopo 2 anni nel 2011 ha inizio la teza fase di ADNI, </w:delText>
        </w:r>
      </w:del>
      <w:r w:rsidRPr="00070976">
        <w:rPr>
          <w:b/>
          <w:sz w:val="20"/>
          <w:szCs w:val="20"/>
          <w:rPrChange w:id="1001" w:author="Utente di Microsoft Office" w:date="2019-05-20T06:41:00Z">
            <w:rPr>
              <w:sz w:val="20"/>
              <w:szCs w:val="20"/>
              <w:vertAlign w:val="superscript"/>
            </w:rPr>
          </w:rPrChange>
        </w:rPr>
        <w:t>ADNI</w:t>
      </w:r>
      <w:ins w:id="1002" w:author="francesco" w:date="2019-05-02T15:04:00Z">
        <w:r w:rsidRPr="00070976">
          <w:rPr>
            <w:b/>
            <w:sz w:val="20"/>
            <w:szCs w:val="20"/>
            <w:rPrChange w:id="1003" w:author="Utente di Microsoft Office" w:date="2019-05-20T06:41:00Z">
              <w:rPr>
                <w:sz w:val="22"/>
                <w:szCs w:val="22"/>
                <w:vertAlign w:val="superscript"/>
              </w:rPr>
            </w:rPrChange>
          </w:rPr>
          <w:t>-</w:t>
        </w:r>
      </w:ins>
      <w:r w:rsidRPr="00070976">
        <w:rPr>
          <w:b/>
          <w:sz w:val="20"/>
          <w:szCs w:val="20"/>
          <w:rPrChange w:id="1004" w:author="Utente di Microsoft Office" w:date="2019-05-20T06:41:00Z">
            <w:rPr>
              <w:sz w:val="20"/>
              <w:szCs w:val="20"/>
              <w:vertAlign w:val="superscript"/>
            </w:rPr>
          </w:rPrChange>
        </w:rPr>
        <w:t>2</w:t>
      </w:r>
      <w:ins w:id="1005" w:author="francesco" w:date="2019-05-02T15:04:00Z">
        <w:r w:rsidR="00A81824" w:rsidRPr="00070976">
          <w:rPr>
            <w:sz w:val="20"/>
            <w:szCs w:val="20"/>
            <w:rPrChange w:id="1006" w:author="Utente di Microsoft Office" w:date="2019-05-20T06:41:00Z">
              <w:rPr>
                <w:sz w:val="22"/>
                <w:szCs w:val="22"/>
              </w:rPr>
            </w:rPrChange>
          </w:rPr>
          <w:t>, iniziata nel 2011 e terminata nel 2016</w:t>
        </w:r>
      </w:ins>
      <w:r w:rsidRPr="00070976">
        <w:rPr>
          <w:sz w:val="20"/>
          <w:szCs w:val="20"/>
          <w:rPrChange w:id="1007" w:author="Utente di Microsoft Office" w:date="2019-05-20T06:41:00Z">
            <w:rPr>
              <w:sz w:val="20"/>
              <w:szCs w:val="20"/>
              <w:vertAlign w:val="superscript"/>
            </w:rPr>
          </w:rPrChange>
        </w:rPr>
        <w:t xml:space="preserve">. </w:t>
      </w:r>
      <w:ins w:id="1008" w:author="francesco" w:date="2019-05-02T15:06:00Z">
        <w:r w:rsidR="00A81824" w:rsidRPr="00070976">
          <w:rPr>
            <w:sz w:val="20"/>
            <w:szCs w:val="20"/>
            <w:rPrChange w:id="1009" w:author="Utente di Microsoft Office" w:date="2019-05-20T06:41:00Z">
              <w:rPr>
                <w:sz w:val="22"/>
                <w:szCs w:val="22"/>
              </w:rPr>
            </w:rPrChange>
          </w:rPr>
          <w:t>Duran</w:t>
        </w:r>
      </w:ins>
      <w:ins w:id="1010" w:author="francesco" w:date="2019-05-02T15:07:00Z">
        <w:r w:rsidR="00A81824" w:rsidRPr="00070976">
          <w:rPr>
            <w:sz w:val="20"/>
            <w:szCs w:val="20"/>
            <w:rPrChange w:id="1011" w:author="Utente di Microsoft Office" w:date="2019-05-20T06:41:00Z">
              <w:rPr>
                <w:sz w:val="22"/>
                <w:szCs w:val="22"/>
              </w:rPr>
            </w:rPrChange>
          </w:rPr>
          <w:t>t</w:t>
        </w:r>
      </w:ins>
      <w:ins w:id="1012" w:author="francesco" w:date="2019-05-02T15:06:00Z">
        <w:r w:rsidR="00A81824" w:rsidRPr="00070976">
          <w:rPr>
            <w:sz w:val="20"/>
            <w:szCs w:val="20"/>
            <w:rPrChange w:id="1013" w:author="Utente di Microsoft Office" w:date="2019-05-20T06:41:00Z">
              <w:rPr>
                <w:sz w:val="22"/>
                <w:szCs w:val="22"/>
              </w:rPr>
            </w:rPrChange>
          </w:rPr>
          <w:t xml:space="preserve">e questa fase, </w:t>
        </w:r>
      </w:ins>
      <w:del w:id="1014" w:author="francesco" w:date="2019-05-02T15:06:00Z">
        <w:r w:rsidRPr="00070976">
          <w:rPr>
            <w:sz w:val="20"/>
            <w:szCs w:val="20"/>
            <w:rPrChange w:id="1015" w:author="Utente di Microsoft Office" w:date="2019-05-20T06:41:00Z">
              <w:rPr>
                <w:sz w:val="20"/>
                <w:szCs w:val="20"/>
                <w:vertAlign w:val="superscript"/>
              </w:rPr>
            </w:rPrChange>
          </w:rPr>
          <w:delText xml:space="preserve">Dove </w:delText>
        </w:r>
      </w:del>
      <w:r w:rsidRPr="00070976">
        <w:rPr>
          <w:sz w:val="20"/>
          <w:szCs w:val="20"/>
          <w:rPrChange w:id="1016" w:author="Utente di Microsoft Office" w:date="2019-05-20T06:41:00Z">
            <w:rPr>
              <w:sz w:val="20"/>
              <w:szCs w:val="20"/>
              <w:vertAlign w:val="superscript"/>
            </w:rPr>
          </w:rPrChange>
        </w:rPr>
        <w:t xml:space="preserve">sono </w:t>
      </w:r>
      <w:ins w:id="1017" w:author="francesco" w:date="2019-05-02T15:06:00Z">
        <w:r w:rsidR="00A81824" w:rsidRPr="00070976">
          <w:rPr>
            <w:sz w:val="20"/>
            <w:szCs w:val="20"/>
            <w:rPrChange w:id="1018" w:author="Utente di Microsoft Office" w:date="2019-05-20T06:41:00Z">
              <w:rPr>
                <w:sz w:val="22"/>
                <w:szCs w:val="22"/>
              </w:rPr>
            </w:rPrChange>
          </w:rPr>
          <w:t>stati arruolati circa 550 nuovi soggetti</w:t>
        </w:r>
      </w:ins>
      <w:del w:id="1019" w:author="francesco" w:date="2019-05-02T15:06:00Z">
        <w:r w:rsidRPr="00070976">
          <w:rPr>
            <w:sz w:val="20"/>
            <w:szCs w:val="20"/>
            <w:rPrChange w:id="1020" w:author="Utente di Microsoft Office" w:date="2019-05-20T06:41:00Z">
              <w:rPr>
                <w:sz w:val="20"/>
                <w:szCs w:val="20"/>
                <w:vertAlign w:val="superscript"/>
              </w:rPr>
            </w:rPrChange>
          </w:rPr>
          <w:delText>stati aggiunti nuovi partecipanti</w:delText>
        </w:r>
      </w:del>
      <w:r w:rsidRPr="00070976">
        <w:rPr>
          <w:sz w:val="20"/>
          <w:szCs w:val="20"/>
          <w:rPrChange w:id="1021" w:author="Utente di Microsoft Office" w:date="2019-05-20T06:41:00Z">
            <w:rPr>
              <w:sz w:val="20"/>
              <w:szCs w:val="20"/>
              <w:vertAlign w:val="superscript"/>
            </w:rPr>
          </w:rPrChange>
        </w:rPr>
        <w:t xml:space="preserve">, e </w:t>
      </w:r>
      <w:ins w:id="1022" w:author="francesco" w:date="2019-05-02T15:07:00Z">
        <w:r w:rsidR="00A81824" w:rsidRPr="00070976">
          <w:rPr>
            <w:sz w:val="20"/>
            <w:szCs w:val="20"/>
            <w:rPrChange w:id="1023" w:author="Utente di Microsoft Office" w:date="2019-05-20T06:41:00Z">
              <w:rPr>
                <w:sz w:val="22"/>
                <w:szCs w:val="22"/>
              </w:rPr>
            </w:rPrChange>
          </w:rPr>
          <w:t xml:space="preserve">si è dato </w:t>
        </w:r>
      </w:ins>
      <w:del w:id="1024" w:author="francesco" w:date="2019-05-02T15:07:00Z">
        <w:r w:rsidRPr="00070976">
          <w:rPr>
            <w:sz w:val="20"/>
            <w:szCs w:val="20"/>
            <w:rPrChange w:id="1025" w:author="Utente di Microsoft Office" w:date="2019-05-20T06:41:00Z">
              <w:rPr>
                <w:sz w:val="20"/>
                <w:szCs w:val="20"/>
                <w:vertAlign w:val="superscript"/>
              </w:rPr>
            </w:rPrChange>
          </w:rPr>
          <w:delText xml:space="preserve">dato </w:delText>
        </w:r>
      </w:del>
      <w:r w:rsidRPr="00070976">
        <w:rPr>
          <w:sz w:val="20"/>
          <w:szCs w:val="20"/>
          <w:rPrChange w:id="1026" w:author="Utente di Microsoft Office" w:date="2019-05-20T06:41:00Z">
            <w:rPr>
              <w:sz w:val="20"/>
              <w:szCs w:val="20"/>
              <w:vertAlign w:val="superscript"/>
            </w:rPr>
          </w:rPrChange>
        </w:rPr>
        <w:t xml:space="preserve">seguito ai partecipanti delle precedenti fasi. </w:t>
      </w:r>
      <w:ins w:id="1027" w:author="francesco" w:date="2019-05-02T15:07:00Z">
        <w:r w:rsidR="00A81824" w:rsidRPr="00070976">
          <w:rPr>
            <w:sz w:val="20"/>
            <w:szCs w:val="20"/>
            <w:rPrChange w:id="1028" w:author="Utente di Microsoft Office" w:date="2019-05-20T06:41:00Z">
              <w:rPr>
                <w:sz w:val="22"/>
                <w:szCs w:val="22"/>
              </w:rPr>
            </w:rPrChange>
          </w:rPr>
          <w:t xml:space="preserve">Inoltre, i livelli di classificazione della diagnosi sono </w:t>
        </w:r>
      </w:ins>
      <w:ins w:id="1029" w:author="francesco" w:date="2019-05-02T15:08:00Z">
        <w:r w:rsidR="00A81824" w:rsidRPr="00070976">
          <w:rPr>
            <w:sz w:val="20"/>
            <w:szCs w:val="20"/>
            <w:rPrChange w:id="1030" w:author="Utente di Microsoft Office" w:date="2019-05-20T06:41:00Z">
              <w:rPr>
                <w:sz w:val="22"/>
                <w:szCs w:val="22"/>
              </w:rPr>
            </w:rPrChange>
          </w:rPr>
          <w:t>stati ulteriormente raffinati</w:t>
        </w:r>
      </w:ins>
      <w:ins w:id="1031" w:author="francesco" w:date="2019-05-02T15:07:00Z">
        <w:r w:rsidR="00A81824" w:rsidRPr="00070976">
          <w:rPr>
            <w:sz w:val="20"/>
            <w:szCs w:val="20"/>
            <w:rPrChange w:id="1032" w:author="Utente di Microsoft Office" w:date="2019-05-20T06:41:00Z">
              <w:rPr>
                <w:sz w:val="22"/>
                <w:szCs w:val="22"/>
              </w:rPr>
            </w:rPrChange>
          </w:rPr>
          <w:t xml:space="preserve">, </w:t>
        </w:r>
      </w:ins>
      <w:ins w:id="1033" w:author="francesco" w:date="2019-05-02T15:08:00Z">
        <w:r w:rsidR="00A81824" w:rsidRPr="00070976">
          <w:rPr>
            <w:sz w:val="20"/>
            <w:szCs w:val="20"/>
            <w:rPrChange w:id="1034" w:author="Utente di Microsoft Office" w:date="2019-05-20T06:41:00Z">
              <w:rPr>
                <w:sz w:val="22"/>
                <w:szCs w:val="22"/>
              </w:rPr>
            </w:rPrChange>
          </w:rPr>
          <w:t>in quanto sono stati introdotti</w:t>
        </w:r>
      </w:ins>
      <w:ins w:id="1035" w:author="francesco" w:date="2019-05-02T15:09:00Z">
        <w:r w:rsidR="00A81824" w:rsidRPr="00070976">
          <w:rPr>
            <w:sz w:val="20"/>
            <w:szCs w:val="20"/>
            <w:rPrChange w:id="1036" w:author="Utente di Microsoft Office" w:date="2019-05-20T06:41:00Z">
              <w:rPr>
                <w:sz w:val="22"/>
                <w:szCs w:val="22"/>
              </w:rPr>
            </w:rPrChange>
          </w:rPr>
          <w:t xml:space="preserve">, </w:t>
        </w:r>
      </w:ins>
      <w:ins w:id="1037" w:author="francesco" w:date="2019-05-02T15:08:00Z">
        <w:r w:rsidR="00A81824" w:rsidRPr="00070976">
          <w:rPr>
            <w:sz w:val="20"/>
            <w:szCs w:val="20"/>
            <w:rPrChange w:id="1038" w:author="Utente di Microsoft Office" w:date="2019-05-20T06:41:00Z">
              <w:rPr>
                <w:sz w:val="22"/>
                <w:szCs w:val="22"/>
              </w:rPr>
            </w:rPrChange>
          </w:rPr>
          <w:t xml:space="preserve">due nuovi livelli: </w:t>
        </w:r>
      </w:ins>
      <w:del w:id="1039" w:author="francesco" w:date="2019-05-02T15:08:00Z">
        <w:r w:rsidRPr="00070976">
          <w:rPr>
            <w:sz w:val="20"/>
            <w:szCs w:val="20"/>
            <w:rPrChange w:id="1040" w:author="Utente di Microsoft Office" w:date="2019-05-20T06:41:00Z">
              <w:rPr>
                <w:sz w:val="20"/>
                <w:szCs w:val="20"/>
                <w:vertAlign w:val="superscript"/>
              </w:rPr>
            </w:rPrChange>
          </w:rPr>
          <w:delText xml:space="preserve">In questa fase sono inclusi due nuove tipologie di partecipanti: </w:delText>
        </w:r>
      </w:del>
      <w:proofErr w:type="spellStart"/>
      <w:r w:rsidRPr="00070976">
        <w:rPr>
          <w:sz w:val="20"/>
          <w:szCs w:val="20"/>
          <w:rPrChange w:id="1041" w:author="Utente di Microsoft Office" w:date="2019-05-20T06:41:00Z">
            <w:rPr>
              <w:sz w:val="20"/>
              <w:szCs w:val="20"/>
              <w:vertAlign w:val="superscript"/>
            </w:rPr>
          </w:rPrChange>
        </w:rPr>
        <w:t>early</w:t>
      </w:r>
      <w:proofErr w:type="spellEnd"/>
      <w:r w:rsidRPr="00070976">
        <w:rPr>
          <w:sz w:val="20"/>
          <w:szCs w:val="20"/>
          <w:rPrChange w:id="1042" w:author="Utente di Microsoft Office" w:date="2019-05-20T06:41:00Z">
            <w:rPr>
              <w:sz w:val="20"/>
              <w:szCs w:val="20"/>
              <w:vertAlign w:val="superscript"/>
            </w:rPr>
          </w:rPrChange>
        </w:rPr>
        <w:t xml:space="preserve"> </w:t>
      </w:r>
      <w:proofErr w:type="spellStart"/>
      <w:r w:rsidRPr="00070976">
        <w:rPr>
          <w:sz w:val="20"/>
          <w:szCs w:val="20"/>
          <w:rPrChange w:id="1043" w:author="Utente di Microsoft Office" w:date="2019-05-20T06:41:00Z">
            <w:rPr>
              <w:sz w:val="20"/>
              <w:szCs w:val="20"/>
              <w:vertAlign w:val="superscript"/>
            </w:rPr>
          </w:rPrChange>
        </w:rPr>
        <w:t>mild</w:t>
      </w:r>
      <w:proofErr w:type="spellEnd"/>
      <w:r w:rsidRPr="00070976">
        <w:rPr>
          <w:sz w:val="20"/>
          <w:szCs w:val="20"/>
          <w:rPrChange w:id="1044" w:author="Utente di Microsoft Office" w:date="2019-05-20T06:41:00Z">
            <w:rPr>
              <w:sz w:val="20"/>
              <w:szCs w:val="20"/>
              <w:vertAlign w:val="superscript"/>
            </w:rPr>
          </w:rPrChange>
        </w:rPr>
        <w:t xml:space="preserve"> cognitive </w:t>
      </w:r>
      <w:proofErr w:type="spellStart"/>
      <w:r w:rsidRPr="00070976">
        <w:rPr>
          <w:sz w:val="20"/>
          <w:szCs w:val="20"/>
          <w:rPrChange w:id="1045" w:author="Utente di Microsoft Office" w:date="2019-05-20T06:41:00Z">
            <w:rPr>
              <w:sz w:val="20"/>
              <w:szCs w:val="20"/>
              <w:vertAlign w:val="superscript"/>
            </w:rPr>
          </w:rPrChange>
        </w:rPr>
        <w:t>impairment</w:t>
      </w:r>
      <w:proofErr w:type="spellEnd"/>
      <w:r w:rsidRPr="00070976">
        <w:rPr>
          <w:sz w:val="20"/>
          <w:szCs w:val="20"/>
          <w:rPrChange w:id="1046" w:author="Utente di Microsoft Office" w:date="2019-05-20T06:41:00Z">
            <w:rPr>
              <w:sz w:val="20"/>
              <w:szCs w:val="20"/>
              <w:vertAlign w:val="superscript"/>
            </w:rPr>
          </w:rPrChange>
        </w:rPr>
        <w:t xml:space="preserve"> (EMCI) e late </w:t>
      </w:r>
      <w:proofErr w:type="spellStart"/>
      <w:r w:rsidRPr="00070976">
        <w:rPr>
          <w:sz w:val="20"/>
          <w:szCs w:val="20"/>
          <w:rPrChange w:id="1047" w:author="Utente di Microsoft Office" w:date="2019-05-20T06:41:00Z">
            <w:rPr>
              <w:sz w:val="20"/>
              <w:szCs w:val="20"/>
              <w:vertAlign w:val="superscript"/>
            </w:rPr>
          </w:rPrChange>
        </w:rPr>
        <w:t>mild</w:t>
      </w:r>
      <w:proofErr w:type="spellEnd"/>
      <w:r w:rsidRPr="00070976">
        <w:rPr>
          <w:sz w:val="20"/>
          <w:szCs w:val="20"/>
          <w:rPrChange w:id="1048" w:author="Utente di Microsoft Office" w:date="2019-05-20T06:41:00Z">
            <w:rPr>
              <w:sz w:val="20"/>
              <w:szCs w:val="20"/>
              <w:vertAlign w:val="superscript"/>
            </w:rPr>
          </w:rPrChange>
        </w:rPr>
        <w:t xml:space="preserve"> cognitive </w:t>
      </w:r>
      <w:proofErr w:type="spellStart"/>
      <w:r w:rsidRPr="00070976">
        <w:rPr>
          <w:sz w:val="20"/>
          <w:szCs w:val="20"/>
          <w:rPrChange w:id="1049" w:author="Utente di Microsoft Office" w:date="2019-05-20T06:41:00Z">
            <w:rPr>
              <w:sz w:val="20"/>
              <w:szCs w:val="20"/>
              <w:vertAlign w:val="superscript"/>
            </w:rPr>
          </w:rPrChange>
        </w:rPr>
        <w:t>impairment</w:t>
      </w:r>
      <w:proofErr w:type="spellEnd"/>
      <w:r w:rsidRPr="00070976">
        <w:rPr>
          <w:sz w:val="20"/>
          <w:szCs w:val="20"/>
          <w:rPrChange w:id="1050" w:author="Utente di Microsoft Office" w:date="2019-05-20T06:41:00Z">
            <w:rPr>
              <w:sz w:val="20"/>
              <w:szCs w:val="20"/>
              <w:vertAlign w:val="superscript"/>
            </w:rPr>
          </w:rPrChange>
        </w:rPr>
        <w:t xml:space="preserve"> (LMCI).</w:t>
      </w:r>
      <w:ins w:id="1051" w:author="francesco" w:date="2019-05-02T15:05:00Z">
        <w:r w:rsidR="00A81824" w:rsidRPr="00070976">
          <w:rPr>
            <w:sz w:val="20"/>
            <w:szCs w:val="20"/>
            <w:rPrChange w:id="1052" w:author="Utente di Microsoft Office" w:date="2019-05-20T06:41:00Z">
              <w:rPr>
                <w:sz w:val="22"/>
                <w:szCs w:val="22"/>
              </w:rPr>
            </w:rPrChange>
          </w:rPr>
          <w:t xml:space="preserve"> </w:t>
        </w:r>
      </w:ins>
    </w:p>
    <w:p w14:paraId="01E65CDD" w14:textId="77777777" w:rsidR="009411FF" w:rsidRPr="00070976" w:rsidRDefault="00305917">
      <w:pPr>
        <w:pStyle w:val="ListParagraph"/>
        <w:numPr>
          <w:ilvl w:val="0"/>
          <w:numId w:val="11"/>
        </w:numPr>
        <w:jc w:val="both"/>
        <w:rPr>
          <w:del w:id="1053" w:author="francesco" w:date="2019-05-02T15:10:00Z"/>
          <w:sz w:val="20"/>
          <w:szCs w:val="20"/>
        </w:rPr>
        <w:pPrChange w:id="1054" w:author="francesco" w:date="2019-05-02T15:03:00Z">
          <w:pPr>
            <w:jc w:val="both"/>
          </w:pPr>
        </w:pPrChange>
      </w:pPr>
      <w:ins w:id="1055" w:author="francesco" w:date="2019-05-02T15:09:00Z">
        <w:r w:rsidRPr="00070976">
          <w:rPr>
            <w:b/>
            <w:sz w:val="20"/>
            <w:szCs w:val="20"/>
            <w:rPrChange w:id="1056" w:author="Utente di Microsoft Office" w:date="2019-05-20T06:41:00Z">
              <w:rPr>
                <w:sz w:val="22"/>
                <w:szCs w:val="22"/>
                <w:vertAlign w:val="superscript"/>
              </w:rPr>
            </w:rPrChange>
          </w:rPr>
          <w:t>ADNI-3</w:t>
        </w:r>
        <w:r w:rsidR="00A81824" w:rsidRPr="00070976">
          <w:rPr>
            <w:sz w:val="20"/>
            <w:szCs w:val="20"/>
            <w:rPrChange w:id="1057" w:author="Utente di Microsoft Office" w:date="2019-05-20T06:41:00Z">
              <w:rPr>
                <w:sz w:val="22"/>
                <w:szCs w:val="22"/>
              </w:rPr>
            </w:rPrChange>
          </w:rPr>
          <w:t xml:space="preserve">, ha inizio nel 2016 ed è </w:t>
        </w:r>
        <w:r w:rsidR="00BE48BE" w:rsidRPr="00070976">
          <w:rPr>
            <w:sz w:val="20"/>
            <w:szCs w:val="20"/>
            <w:rPrChange w:id="1058" w:author="Utente di Microsoft Office" w:date="2019-05-20T06:41:00Z">
              <w:rPr>
                <w:sz w:val="22"/>
                <w:szCs w:val="22"/>
              </w:rPr>
            </w:rPrChange>
          </w:rPr>
          <w:t xml:space="preserve">tutt’ora in corso. </w:t>
        </w:r>
      </w:ins>
    </w:p>
    <w:p w14:paraId="7D853271" w14:textId="77777777" w:rsidR="009411FF" w:rsidRPr="00070976" w:rsidRDefault="009411FF">
      <w:pPr>
        <w:pStyle w:val="ListParagraph"/>
        <w:numPr>
          <w:ilvl w:val="0"/>
          <w:numId w:val="11"/>
        </w:numPr>
        <w:jc w:val="both"/>
        <w:rPr>
          <w:del w:id="1059" w:author="francesco" w:date="2019-05-02T15:10:00Z"/>
          <w:sz w:val="20"/>
          <w:szCs w:val="20"/>
        </w:rPr>
        <w:pPrChange w:id="1060" w:author="francesco" w:date="2019-05-02T15:10:00Z">
          <w:pPr>
            <w:jc w:val="both"/>
          </w:pPr>
        </w:pPrChange>
      </w:pPr>
    </w:p>
    <w:p w14:paraId="79ED270A" w14:textId="77777777" w:rsidR="009411FF" w:rsidRPr="00070976" w:rsidRDefault="00305917">
      <w:pPr>
        <w:pStyle w:val="ListParagraph"/>
        <w:numPr>
          <w:ilvl w:val="0"/>
          <w:numId w:val="11"/>
        </w:numPr>
        <w:jc w:val="both"/>
        <w:rPr>
          <w:sz w:val="20"/>
          <w:szCs w:val="20"/>
        </w:rPr>
        <w:pPrChange w:id="1061" w:author="francesco" w:date="2019-05-02T15:10:00Z">
          <w:pPr>
            <w:jc w:val="both"/>
          </w:pPr>
        </w:pPrChange>
      </w:pPr>
      <w:del w:id="1062" w:author="francesco" w:date="2019-05-02T15:10:00Z">
        <w:r w:rsidRPr="00070976">
          <w:rPr>
            <w:sz w:val="20"/>
            <w:szCs w:val="20"/>
            <w:rPrChange w:id="1063" w:author="Utente di Microsoft Office" w:date="2019-05-20T06:41:00Z">
              <w:rPr>
                <w:sz w:val="20"/>
                <w:szCs w:val="20"/>
                <w:vertAlign w:val="superscript"/>
              </w:rPr>
            </w:rPrChange>
          </w:rPr>
          <w:delText xml:space="preserve">Nel 2016 ADNI2 lascia il posto ad ADNI3. </w:delText>
        </w:r>
      </w:del>
      <w:r w:rsidRPr="00070976">
        <w:rPr>
          <w:sz w:val="20"/>
          <w:szCs w:val="20"/>
          <w:rPrChange w:id="1064" w:author="Utente di Microsoft Office" w:date="2019-05-20T06:41:00Z">
            <w:rPr>
              <w:sz w:val="20"/>
              <w:szCs w:val="20"/>
              <w:vertAlign w:val="superscript"/>
            </w:rPr>
          </w:rPrChange>
        </w:rPr>
        <w:t>In questa fase l’enfasi si è spostata sulla ricerca di una correlazione tra i vari dati</w:t>
      </w:r>
      <w:del w:id="1065" w:author="francesco" w:date="2019-05-02T15:10:00Z">
        <w:r w:rsidRPr="00070976">
          <w:rPr>
            <w:sz w:val="20"/>
            <w:szCs w:val="20"/>
            <w:rPrChange w:id="1066" w:author="Utente di Microsoft Office" w:date="2019-05-20T06:41:00Z">
              <w:rPr>
                <w:sz w:val="20"/>
                <w:szCs w:val="20"/>
                <w:vertAlign w:val="superscript"/>
              </w:rPr>
            </w:rPrChange>
          </w:rPr>
          <w:delText>. E</w:delText>
        </w:r>
      </w:del>
      <w:ins w:id="1067" w:author="francesco" w:date="2019-05-02T15:10:00Z">
        <w:r w:rsidR="00BE48BE" w:rsidRPr="00070976">
          <w:rPr>
            <w:sz w:val="20"/>
            <w:szCs w:val="20"/>
            <w:rPrChange w:id="1068" w:author="Utente di Microsoft Office" w:date="2019-05-20T06:41:00Z">
              <w:rPr>
                <w:sz w:val="22"/>
                <w:szCs w:val="22"/>
              </w:rPr>
            </w:rPrChange>
          </w:rPr>
          <w:t xml:space="preserve"> tra loro e</w:t>
        </w:r>
      </w:ins>
      <w:r w:rsidRPr="00070976">
        <w:rPr>
          <w:sz w:val="20"/>
          <w:szCs w:val="20"/>
          <w:rPrChange w:id="1069" w:author="Utente di Microsoft Office" w:date="2019-05-20T06:41:00Z">
            <w:rPr>
              <w:sz w:val="20"/>
              <w:szCs w:val="20"/>
              <w:vertAlign w:val="superscript"/>
            </w:rPr>
          </w:rPrChange>
        </w:rPr>
        <w:t>terogenei</w:t>
      </w:r>
      <w:del w:id="1070" w:author="francesco" w:date="2019-05-02T15:10:00Z">
        <w:r w:rsidRPr="00070976">
          <w:rPr>
            <w:sz w:val="20"/>
            <w:szCs w:val="20"/>
            <w:rPrChange w:id="1071" w:author="Utente di Microsoft Office" w:date="2019-05-20T06:41:00Z">
              <w:rPr>
                <w:sz w:val="20"/>
                <w:szCs w:val="20"/>
                <w:vertAlign w:val="superscript"/>
              </w:rPr>
            </w:rPrChange>
          </w:rPr>
          <w:delText xml:space="preserve"> tra loro</w:delText>
        </w:r>
      </w:del>
      <w:ins w:id="1072" w:author="francesco" w:date="2019-05-02T15:10:00Z">
        <w:r w:rsidR="00BE48BE" w:rsidRPr="00070976">
          <w:rPr>
            <w:sz w:val="20"/>
            <w:szCs w:val="20"/>
            <w:rPrChange w:id="1073" w:author="Utente di Microsoft Office" w:date="2019-05-20T06:41:00Z">
              <w:rPr>
                <w:sz w:val="22"/>
                <w:szCs w:val="22"/>
              </w:rPr>
            </w:rPrChange>
          </w:rPr>
          <w:t>:</w:t>
        </w:r>
      </w:ins>
      <w:del w:id="1074" w:author="francesco" w:date="2019-05-02T15:10:00Z">
        <w:r w:rsidRPr="00070976">
          <w:rPr>
            <w:sz w:val="20"/>
            <w:szCs w:val="20"/>
            <w:rPrChange w:id="1075" w:author="Utente di Microsoft Office" w:date="2019-05-20T06:41:00Z">
              <w:rPr>
                <w:sz w:val="20"/>
                <w:szCs w:val="20"/>
                <w:vertAlign w:val="superscript"/>
              </w:rPr>
            </w:rPrChange>
          </w:rPr>
          <w:delText>.</w:delText>
        </w:r>
      </w:del>
      <w:r w:rsidRPr="00070976">
        <w:rPr>
          <w:sz w:val="20"/>
          <w:szCs w:val="20"/>
          <w:rPrChange w:id="1076" w:author="Utente di Microsoft Office" w:date="2019-05-20T06:41:00Z">
            <w:rPr>
              <w:sz w:val="20"/>
              <w:szCs w:val="20"/>
              <w:vertAlign w:val="superscript"/>
            </w:rPr>
          </w:rPrChange>
        </w:rPr>
        <w:t xml:space="preserve"> </w:t>
      </w:r>
      <w:ins w:id="1077" w:author="francesco" w:date="2019-05-02T15:10:00Z">
        <w:r w:rsidR="00BE48BE" w:rsidRPr="00070976">
          <w:rPr>
            <w:sz w:val="20"/>
            <w:szCs w:val="20"/>
            <w:rPrChange w:id="1078" w:author="Utente di Microsoft Office" w:date="2019-05-20T06:41:00Z">
              <w:rPr>
                <w:sz w:val="22"/>
                <w:szCs w:val="22"/>
              </w:rPr>
            </w:rPrChange>
          </w:rPr>
          <w:t>d</w:t>
        </w:r>
      </w:ins>
      <w:del w:id="1079" w:author="francesco" w:date="2019-05-02T15:10:00Z">
        <w:r w:rsidRPr="00070976">
          <w:rPr>
            <w:sz w:val="20"/>
            <w:szCs w:val="20"/>
            <w:rPrChange w:id="1080" w:author="Utente di Microsoft Office" w:date="2019-05-20T06:41:00Z">
              <w:rPr>
                <w:sz w:val="20"/>
                <w:szCs w:val="20"/>
                <w:vertAlign w:val="superscript"/>
              </w:rPr>
            </w:rPrChange>
          </w:rPr>
          <w:delText>D</w:delText>
        </w:r>
      </w:del>
      <w:r w:rsidRPr="00070976">
        <w:rPr>
          <w:sz w:val="20"/>
          <w:szCs w:val="20"/>
          <w:rPrChange w:id="1081" w:author="Utente di Microsoft Office" w:date="2019-05-20T06:41:00Z">
            <w:rPr>
              <w:sz w:val="20"/>
              <w:szCs w:val="20"/>
              <w:vertAlign w:val="superscript"/>
            </w:rPr>
          </w:rPrChange>
        </w:rPr>
        <w:t xml:space="preserve">ati clinici, genetici, </w:t>
      </w:r>
      <w:proofErr w:type="spellStart"/>
      <w:r w:rsidRPr="00070976">
        <w:rPr>
          <w:sz w:val="20"/>
          <w:szCs w:val="20"/>
          <w:rPrChange w:id="1082" w:author="Utente di Microsoft Office" w:date="2019-05-20T06:41:00Z">
            <w:rPr>
              <w:sz w:val="20"/>
              <w:szCs w:val="20"/>
              <w:vertAlign w:val="superscript"/>
            </w:rPr>
          </w:rPrChange>
        </w:rPr>
        <w:t>biomarkers</w:t>
      </w:r>
      <w:proofErr w:type="spellEnd"/>
      <w:r w:rsidRPr="00070976">
        <w:rPr>
          <w:sz w:val="20"/>
          <w:szCs w:val="20"/>
          <w:rPrChange w:id="1083" w:author="Utente di Microsoft Office" w:date="2019-05-20T06:41:00Z">
            <w:rPr>
              <w:sz w:val="20"/>
              <w:szCs w:val="20"/>
              <w:vertAlign w:val="superscript"/>
            </w:rPr>
          </w:rPrChange>
        </w:rPr>
        <w:t xml:space="preserve"> e</w:t>
      </w:r>
      <w:ins w:id="1084" w:author="francesco" w:date="2019-05-02T15:10:00Z">
        <w:r w:rsidR="00BE48BE" w:rsidRPr="00070976">
          <w:rPr>
            <w:sz w:val="20"/>
            <w:szCs w:val="20"/>
            <w:rPrChange w:id="1085" w:author="Utente di Microsoft Office" w:date="2019-05-20T06:41:00Z">
              <w:rPr>
                <w:sz w:val="22"/>
                <w:szCs w:val="22"/>
              </w:rPr>
            </w:rPrChange>
          </w:rPr>
          <w:t>d</w:t>
        </w:r>
      </w:ins>
      <w:r w:rsidRPr="00070976">
        <w:rPr>
          <w:sz w:val="20"/>
          <w:szCs w:val="20"/>
          <w:rPrChange w:id="1086" w:author="Utente di Microsoft Office" w:date="2019-05-20T06:41:00Z">
            <w:rPr>
              <w:sz w:val="20"/>
              <w:szCs w:val="20"/>
              <w:vertAlign w:val="superscript"/>
            </w:rPr>
          </w:rPrChange>
        </w:rPr>
        <w:t xml:space="preserve"> immagini.</w:t>
      </w:r>
    </w:p>
    <w:p w14:paraId="19FFA37F" w14:textId="77777777" w:rsidR="00F02557" w:rsidRDefault="00F02557" w:rsidP="0070702B">
      <w:pPr>
        <w:jc w:val="both"/>
        <w:rPr>
          <w:ins w:id="1087" w:author="francesco" w:date="2019-05-02T15:18:00Z"/>
          <w:sz w:val="22"/>
          <w:szCs w:val="22"/>
        </w:rPr>
      </w:pPr>
    </w:p>
    <w:p w14:paraId="7F2FF229" w14:textId="77777777" w:rsidR="00FD5BFC" w:rsidRPr="00B96E70" w:rsidRDefault="00FD5BFC" w:rsidP="0070702B">
      <w:pPr>
        <w:jc w:val="both"/>
        <w:rPr>
          <w:ins w:id="1088" w:author="francesco" w:date="2019-05-02T15:24:00Z"/>
          <w:sz w:val="20"/>
          <w:szCs w:val="20"/>
          <w:rPrChange w:id="1089" w:author="Utente di Microsoft Office" w:date="2019-05-16T06:49:00Z">
            <w:rPr>
              <w:ins w:id="1090" w:author="francesco" w:date="2019-05-02T15:24:00Z"/>
              <w:sz w:val="22"/>
              <w:szCs w:val="22"/>
            </w:rPr>
          </w:rPrChange>
        </w:rPr>
      </w:pPr>
      <w:ins w:id="1091" w:author="francesco" w:date="2019-05-02T15:18:00Z">
        <w:r w:rsidRPr="00B96E70">
          <w:rPr>
            <w:sz w:val="20"/>
            <w:szCs w:val="20"/>
            <w:rPrChange w:id="1092" w:author="Utente di Microsoft Office" w:date="2019-05-16T06:49:00Z">
              <w:rPr>
                <w:sz w:val="22"/>
                <w:szCs w:val="22"/>
              </w:rPr>
            </w:rPrChange>
          </w:rPr>
          <w:t xml:space="preserve">La raccolta dei dati in ADNI ha lo scopo di monitorare l’andamento della malattia. Così la diagnosi potrebbe cambiare in vista di eventuali miglioramenti o peggioramenti delle capacità cognitive e intellettuali del paziente. In questa attività svolge un ruolo centrale il concetto di visita. </w:t>
        </w:r>
        <w:proofErr w:type="gramStart"/>
        <w:r w:rsidRPr="00B96E70">
          <w:rPr>
            <w:sz w:val="20"/>
            <w:szCs w:val="20"/>
            <w:rPrChange w:id="1093" w:author="Utente di Microsoft Office" w:date="2019-05-16T06:49:00Z">
              <w:rPr>
                <w:sz w:val="22"/>
                <w:szCs w:val="22"/>
              </w:rPr>
            </w:rPrChange>
          </w:rPr>
          <w:t>E’</w:t>
        </w:r>
        <w:proofErr w:type="gramEnd"/>
        <w:r w:rsidRPr="00B96E70">
          <w:rPr>
            <w:sz w:val="20"/>
            <w:szCs w:val="20"/>
            <w:rPrChange w:id="1094" w:author="Utente di Microsoft Office" w:date="2019-05-16T06:49:00Z">
              <w:rPr>
                <w:sz w:val="22"/>
                <w:szCs w:val="22"/>
              </w:rPr>
            </w:rPrChange>
          </w:rPr>
          <w:t xml:space="preserve"> infatti durante una visita che il paziente viene sottoposto ai test. </w:t>
        </w:r>
      </w:ins>
      <w:ins w:id="1095" w:author="francesco" w:date="2019-05-02T15:19:00Z">
        <w:r w:rsidRPr="00B96E70">
          <w:rPr>
            <w:sz w:val="20"/>
            <w:szCs w:val="20"/>
            <w:rPrChange w:id="1096" w:author="Utente di Microsoft Office" w:date="2019-05-16T06:49:00Z">
              <w:rPr>
                <w:sz w:val="22"/>
                <w:szCs w:val="22"/>
              </w:rPr>
            </w:rPrChange>
          </w:rPr>
          <w:t>I</w:t>
        </w:r>
      </w:ins>
      <w:ins w:id="1097" w:author="francesco" w:date="2019-05-02T15:18:00Z">
        <w:r w:rsidRPr="00B96E70">
          <w:rPr>
            <w:sz w:val="20"/>
            <w:szCs w:val="20"/>
            <w:rPrChange w:id="1098" w:author="Utente di Microsoft Office" w:date="2019-05-16T06:49:00Z">
              <w:rPr>
                <w:sz w:val="22"/>
                <w:szCs w:val="22"/>
              </w:rPr>
            </w:rPrChange>
          </w:rPr>
          <w:t>l medico può monitorare l’andamento della malattia osservando la cronologia delle visite. Le visite vengono effettuate ogni 6 mesi. Non tutti i test vengono effettuati durante la visita</w:t>
        </w:r>
      </w:ins>
      <w:ins w:id="1099" w:author="francesco" w:date="2019-05-02T15:19:00Z">
        <w:r w:rsidRPr="00B96E70">
          <w:rPr>
            <w:sz w:val="20"/>
            <w:szCs w:val="20"/>
            <w:rPrChange w:id="1100" w:author="Utente di Microsoft Office" w:date="2019-05-16T06:49:00Z">
              <w:rPr>
                <w:sz w:val="22"/>
                <w:szCs w:val="22"/>
              </w:rPr>
            </w:rPrChange>
          </w:rPr>
          <w:t xml:space="preserve">. </w:t>
        </w:r>
      </w:ins>
      <w:ins w:id="1101" w:author="francesco" w:date="2019-05-02T15:20:00Z">
        <w:r w:rsidR="00182475" w:rsidRPr="00B96E70">
          <w:rPr>
            <w:sz w:val="20"/>
            <w:szCs w:val="20"/>
            <w:rPrChange w:id="1102" w:author="Utente di Microsoft Office" w:date="2019-05-16T06:49:00Z">
              <w:rPr>
                <w:sz w:val="22"/>
                <w:szCs w:val="22"/>
              </w:rPr>
            </w:rPrChange>
          </w:rPr>
          <w:t>Il tipo di test che vengono eseguiti sono definiti in un protocollo condiviso da tutti i centri afferenti al progetto,</w:t>
        </w:r>
      </w:ins>
      <w:ins w:id="1103" w:author="francesco" w:date="2019-05-02T15:21:00Z">
        <w:r w:rsidR="00182475" w:rsidRPr="00B96E70">
          <w:rPr>
            <w:sz w:val="20"/>
            <w:szCs w:val="20"/>
            <w:rPrChange w:id="1104" w:author="Utente di Microsoft Office" w:date="2019-05-16T06:49:00Z">
              <w:rPr>
                <w:sz w:val="22"/>
                <w:szCs w:val="22"/>
              </w:rPr>
            </w:rPrChange>
          </w:rPr>
          <w:t xml:space="preserve"> </w:t>
        </w:r>
      </w:ins>
      <w:ins w:id="1105" w:author="francesco" w:date="2019-05-02T15:20:00Z">
        <w:r w:rsidR="00182475" w:rsidRPr="00B96E70">
          <w:rPr>
            <w:sz w:val="20"/>
            <w:szCs w:val="20"/>
            <w:rPrChange w:id="1106" w:author="Utente di Microsoft Office" w:date="2019-05-16T06:49:00Z">
              <w:rPr>
                <w:sz w:val="22"/>
                <w:szCs w:val="22"/>
              </w:rPr>
            </w:rPrChange>
          </w:rPr>
          <w:t xml:space="preserve">così </w:t>
        </w:r>
      </w:ins>
      <w:ins w:id="1107" w:author="francesco" w:date="2019-05-02T15:21:00Z">
        <w:r w:rsidR="00182475" w:rsidRPr="00B96E70">
          <w:rPr>
            <w:sz w:val="20"/>
            <w:szCs w:val="20"/>
            <w:rPrChange w:id="1108" w:author="Utente di Microsoft Office" w:date="2019-05-16T06:49:00Z">
              <w:rPr>
                <w:sz w:val="22"/>
                <w:szCs w:val="22"/>
              </w:rPr>
            </w:rPrChange>
          </w:rPr>
          <w:t xml:space="preserve">da avere un primo livello di omogeneità dei dati. </w:t>
        </w:r>
      </w:ins>
    </w:p>
    <w:p w14:paraId="6D6A037B" w14:textId="77777777" w:rsidR="009411FF" w:rsidRPr="00070976" w:rsidRDefault="00182475">
      <w:pPr>
        <w:pStyle w:val="Heading3"/>
        <w:rPr>
          <w:ins w:id="1109" w:author="francesco" w:date="2019-05-02T15:14:00Z"/>
          <w:sz w:val="20"/>
          <w:szCs w:val="20"/>
          <w:rPrChange w:id="1110" w:author="Utente di Microsoft Office" w:date="2019-05-20T06:41:00Z">
            <w:rPr>
              <w:ins w:id="1111" w:author="francesco" w:date="2019-05-02T15:14:00Z"/>
              <w:sz w:val="22"/>
              <w:szCs w:val="22"/>
            </w:rPr>
          </w:rPrChange>
        </w:rPr>
        <w:pPrChange w:id="1112" w:author="francesco" w:date="2019-05-02T15:24:00Z">
          <w:pPr>
            <w:jc w:val="both"/>
          </w:pPr>
        </w:pPrChange>
      </w:pPr>
      <w:ins w:id="1113" w:author="francesco" w:date="2019-05-02T15:24:00Z">
        <w:r w:rsidRPr="00070976">
          <w:rPr>
            <w:sz w:val="20"/>
            <w:szCs w:val="20"/>
            <w:rPrChange w:id="1114" w:author="Utente di Microsoft Office" w:date="2019-05-20T06:41:00Z">
              <w:rPr/>
            </w:rPrChange>
          </w:rPr>
          <w:t>2.2.1. Organizzazione dei dati</w:t>
        </w:r>
      </w:ins>
    </w:p>
    <w:p w14:paraId="171477CD" w14:textId="77777777" w:rsidR="00FD5BFC" w:rsidRPr="00070976" w:rsidRDefault="00FD5BFC" w:rsidP="00FD5BFC">
      <w:pPr>
        <w:rPr>
          <w:ins w:id="1115" w:author="francesco" w:date="2019-05-02T15:14:00Z"/>
          <w:rFonts w:cstheme="minorHAnsi"/>
          <w:sz w:val="20"/>
          <w:szCs w:val="20"/>
          <w:rPrChange w:id="1116" w:author="Utente di Microsoft Office" w:date="2019-05-20T06:41:00Z">
            <w:rPr>
              <w:ins w:id="1117" w:author="francesco" w:date="2019-05-02T15:14:00Z"/>
              <w:rFonts w:cstheme="minorHAnsi"/>
            </w:rPr>
          </w:rPrChange>
        </w:rPr>
      </w:pPr>
      <w:ins w:id="1118" w:author="francesco" w:date="2019-05-02T15:15:00Z">
        <w:r w:rsidRPr="00070976">
          <w:rPr>
            <w:rFonts w:cstheme="minorHAnsi"/>
            <w:sz w:val="20"/>
            <w:szCs w:val="20"/>
            <w:rPrChange w:id="1119" w:author="Utente di Microsoft Office" w:date="2019-05-20T06:41:00Z">
              <w:rPr>
                <w:rFonts w:cstheme="minorHAnsi"/>
                <w:sz w:val="22"/>
                <w:szCs w:val="22"/>
              </w:rPr>
            </w:rPrChange>
          </w:rPr>
          <w:t>I</w:t>
        </w:r>
      </w:ins>
      <w:ins w:id="1120" w:author="francesco" w:date="2019-05-02T15:14:00Z">
        <w:r w:rsidR="00305917" w:rsidRPr="00070976">
          <w:rPr>
            <w:rFonts w:cstheme="minorHAnsi"/>
            <w:sz w:val="20"/>
            <w:szCs w:val="20"/>
            <w:rPrChange w:id="1121" w:author="Utente di Microsoft Office" w:date="2019-05-20T06:41:00Z">
              <w:rPr>
                <w:rFonts w:cstheme="minorHAnsi"/>
                <w:vertAlign w:val="superscript"/>
              </w:rPr>
            </w:rPrChange>
          </w:rPr>
          <w:t>l database di ADNI è costituito da decine di tabelle contenenti dati in forma anonima e raggruppate secondo le seguenti categorie:</w:t>
        </w:r>
      </w:ins>
    </w:p>
    <w:p w14:paraId="0744BF87" w14:textId="77777777" w:rsidR="00FD5BFC" w:rsidRPr="00070976" w:rsidRDefault="00305917" w:rsidP="00FD5BFC">
      <w:pPr>
        <w:pStyle w:val="ListParagraph"/>
        <w:numPr>
          <w:ilvl w:val="0"/>
          <w:numId w:val="12"/>
        </w:numPr>
        <w:spacing w:after="200" w:line="276" w:lineRule="auto"/>
        <w:jc w:val="both"/>
        <w:rPr>
          <w:ins w:id="1122" w:author="francesco" w:date="2019-05-02T15:14:00Z"/>
          <w:rFonts w:cstheme="minorHAnsi"/>
          <w:sz w:val="20"/>
          <w:szCs w:val="20"/>
          <w:rPrChange w:id="1123" w:author="Utente di Microsoft Office" w:date="2019-05-20T06:41:00Z">
            <w:rPr>
              <w:ins w:id="1124" w:author="francesco" w:date="2019-05-02T15:14:00Z"/>
              <w:rFonts w:cstheme="minorHAnsi"/>
            </w:rPr>
          </w:rPrChange>
        </w:rPr>
      </w:pPr>
      <w:proofErr w:type="spellStart"/>
      <w:ins w:id="1125" w:author="francesco" w:date="2019-05-02T15:14:00Z">
        <w:r w:rsidRPr="00070976">
          <w:rPr>
            <w:rFonts w:cstheme="minorHAnsi"/>
            <w:b/>
            <w:sz w:val="20"/>
            <w:szCs w:val="20"/>
            <w:rPrChange w:id="1126" w:author="Utente di Microsoft Office" w:date="2019-05-20T06:41:00Z">
              <w:rPr>
                <w:rFonts w:cstheme="minorHAnsi"/>
                <w:b/>
                <w:vertAlign w:val="superscript"/>
              </w:rPr>
            </w:rPrChange>
          </w:rPr>
          <w:lastRenderedPageBreak/>
          <w:t>Subject</w:t>
        </w:r>
        <w:proofErr w:type="spellEnd"/>
        <w:r w:rsidRPr="00070976">
          <w:rPr>
            <w:rFonts w:cstheme="minorHAnsi"/>
            <w:b/>
            <w:sz w:val="20"/>
            <w:szCs w:val="20"/>
            <w:rPrChange w:id="1127" w:author="Utente di Microsoft Office" w:date="2019-05-20T06:41:00Z">
              <w:rPr>
                <w:rFonts w:cstheme="minorHAnsi"/>
                <w:b/>
                <w:vertAlign w:val="superscript"/>
              </w:rPr>
            </w:rPrChange>
          </w:rPr>
          <w:t xml:space="preserve"> </w:t>
        </w:r>
        <w:proofErr w:type="spellStart"/>
        <w:r w:rsidRPr="00070976">
          <w:rPr>
            <w:rFonts w:cstheme="minorHAnsi"/>
            <w:b/>
            <w:sz w:val="20"/>
            <w:szCs w:val="20"/>
            <w:rPrChange w:id="1128" w:author="Utente di Microsoft Office" w:date="2019-05-20T06:41:00Z">
              <w:rPr>
                <w:rFonts w:cstheme="minorHAnsi"/>
                <w:b/>
                <w:vertAlign w:val="superscript"/>
              </w:rPr>
            </w:rPrChange>
          </w:rPr>
          <w:t>Characteristics</w:t>
        </w:r>
        <w:proofErr w:type="spellEnd"/>
        <w:r w:rsidRPr="00070976">
          <w:rPr>
            <w:rFonts w:cstheme="minorHAnsi"/>
            <w:sz w:val="20"/>
            <w:szCs w:val="20"/>
            <w:rPrChange w:id="1129" w:author="Utente di Microsoft Office" w:date="2019-05-20T06:41:00Z">
              <w:rPr>
                <w:rFonts w:cstheme="minorHAnsi"/>
                <w:vertAlign w:val="superscript"/>
              </w:rPr>
            </w:rPrChange>
          </w:rPr>
          <w:t>: riporta per ogni soggetto dati anagrafici, quali ad esempio la data di nascita ed il sesso.</w:t>
        </w:r>
      </w:ins>
    </w:p>
    <w:p w14:paraId="73745F87" w14:textId="77777777" w:rsidR="00FD5BFC" w:rsidRPr="00070976" w:rsidRDefault="00305917" w:rsidP="00FD5BFC">
      <w:pPr>
        <w:pStyle w:val="ListParagraph"/>
        <w:numPr>
          <w:ilvl w:val="0"/>
          <w:numId w:val="12"/>
        </w:numPr>
        <w:spacing w:after="200" w:line="276" w:lineRule="auto"/>
        <w:jc w:val="both"/>
        <w:rPr>
          <w:ins w:id="1130" w:author="francesco" w:date="2019-05-02T15:14:00Z"/>
          <w:rFonts w:cstheme="minorHAnsi"/>
          <w:sz w:val="20"/>
          <w:szCs w:val="20"/>
          <w:rPrChange w:id="1131" w:author="Utente di Microsoft Office" w:date="2019-05-20T06:41:00Z">
            <w:rPr>
              <w:ins w:id="1132" w:author="francesco" w:date="2019-05-02T15:14:00Z"/>
              <w:rFonts w:cstheme="minorHAnsi"/>
            </w:rPr>
          </w:rPrChange>
        </w:rPr>
      </w:pPr>
      <w:proofErr w:type="spellStart"/>
      <w:ins w:id="1133" w:author="francesco" w:date="2019-05-02T15:14:00Z">
        <w:r w:rsidRPr="00070976">
          <w:rPr>
            <w:rFonts w:cstheme="minorHAnsi"/>
            <w:b/>
            <w:sz w:val="20"/>
            <w:szCs w:val="20"/>
            <w:rPrChange w:id="1134" w:author="Utente di Microsoft Office" w:date="2019-05-20T06:41:00Z">
              <w:rPr>
                <w:rFonts w:cstheme="minorHAnsi"/>
                <w:b/>
                <w:vertAlign w:val="superscript"/>
              </w:rPr>
            </w:rPrChange>
          </w:rPr>
          <w:t>Medical</w:t>
        </w:r>
        <w:proofErr w:type="spellEnd"/>
        <w:r w:rsidRPr="00070976">
          <w:rPr>
            <w:rFonts w:cstheme="minorHAnsi"/>
            <w:b/>
            <w:sz w:val="20"/>
            <w:szCs w:val="20"/>
            <w:rPrChange w:id="1135" w:author="Utente di Microsoft Office" w:date="2019-05-20T06:41:00Z">
              <w:rPr>
                <w:rFonts w:cstheme="minorHAnsi"/>
                <w:b/>
                <w:vertAlign w:val="superscript"/>
              </w:rPr>
            </w:rPrChange>
          </w:rPr>
          <w:t xml:space="preserve"> </w:t>
        </w:r>
        <w:proofErr w:type="spellStart"/>
        <w:r w:rsidRPr="00070976">
          <w:rPr>
            <w:rFonts w:cstheme="minorHAnsi"/>
            <w:b/>
            <w:sz w:val="20"/>
            <w:szCs w:val="20"/>
            <w:rPrChange w:id="1136" w:author="Utente di Microsoft Office" w:date="2019-05-20T06:41:00Z">
              <w:rPr>
                <w:rFonts w:cstheme="minorHAnsi"/>
                <w:b/>
                <w:vertAlign w:val="superscript"/>
              </w:rPr>
            </w:rPrChange>
          </w:rPr>
          <w:t>History</w:t>
        </w:r>
        <w:proofErr w:type="spellEnd"/>
        <w:r w:rsidRPr="00070976">
          <w:rPr>
            <w:rFonts w:cstheme="minorHAnsi"/>
            <w:sz w:val="20"/>
            <w:szCs w:val="20"/>
            <w:rPrChange w:id="1137" w:author="Utente di Microsoft Office" w:date="2019-05-20T06:41:00Z">
              <w:rPr>
                <w:rFonts w:cstheme="minorHAnsi"/>
                <w:vertAlign w:val="superscript"/>
              </w:rPr>
            </w:rPrChange>
          </w:rPr>
          <w:t>: riporta dati relativi ad eventuali medicinali assunti ed eventuali malattie avute da ogni singolo soggetto.</w:t>
        </w:r>
      </w:ins>
    </w:p>
    <w:p w14:paraId="5281B4CE" w14:textId="77777777" w:rsidR="00FD5BFC" w:rsidRPr="00070976" w:rsidRDefault="00305917" w:rsidP="00FD5BFC">
      <w:pPr>
        <w:pStyle w:val="ListParagraph"/>
        <w:numPr>
          <w:ilvl w:val="0"/>
          <w:numId w:val="12"/>
        </w:numPr>
        <w:spacing w:after="200" w:line="276" w:lineRule="auto"/>
        <w:jc w:val="both"/>
        <w:rPr>
          <w:ins w:id="1138" w:author="francesco" w:date="2019-05-02T15:14:00Z"/>
          <w:rFonts w:cstheme="minorHAnsi"/>
          <w:sz w:val="20"/>
          <w:szCs w:val="20"/>
          <w:rPrChange w:id="1139" w:author="Utente di Microsoft Office" w:date="2019-05-20T06:41:00Z">
            <w:rPr>
              <w:ins w:id="1140" w:author="francesco" w:date="2019-05-02T15:14:00Z"/>
              <w:rFonts w:cstheme="minorHAnsi"/>
            </w:rPr>
          </w:rPrChange>
        </w:rPr>
      </w:pPr>
      <w:proofErr w:type="spellStart"/>
      <w:ins w:id="1141" w:author="francesco" w:date="2019-05-02T15:14:00Z">
        <w:r w:rsidRPr="00070976">
          <w:rPr>
            <w:rFonts w:cstheme="minorHAnsi"/>
            <w:b/>
            <w:sz w:val="20"/>
            <w:szCs w:val="20"/>
            <w:rPrChange w:id="1142" w:author="Utente di Microsoft Office" w:date="2019-05-20T06:41:00Z">
              <w:rPr>
                <w:rFonts w:cstheme="minorHAnsi"/>
                <w:b/>
                <w:vertAlign w:val="superscript"/>
              </w:rPr>
            </w:rPrChange>
          </w:rPr>
          <w:t>Assessment</w:t>
        </w:r>
        <w:proofErr w:type="spellEnd"/>
        <w:r w:rsidRPr="00070976">
          <w:rPr>
            <w:rFonts w:cstheme="minorHAnsi"/>
            <w:sz w:val="20"/>
            <w:szCs w:val="20"/>
            <w:rPrChange w:id="1143" w:author="Utente di Microsoft Office" w:date="2019-05-20T06:41:00Z">
              <w:rPr>
                <w:rFonts w:cstheme="minorHAnsi"/>
                <w:vertAlign w:val="superscript"/>
              </w:rPr>
            </w:rPrChange>
          </w:rPr>
          <w:t xml:space="preserve">: riporta per ogni soggetto osservato e per ogni visita effettuata, i dati relativi ai test neuropsicologici ed i dati relativi alla diagnosi </w:t>
        </w:r>
      </w:ins>
      <w:ins w:id="1144" w:author="francesco" w:date="2019-05-02T15:15:00Z">
        <w:r w:rsidR="00FD5BFC" w:rsidRPr="00070976">
          <w:rPr>
            <w:rFonts w:cstheme="minorHAnsi"/>
            <w:sz w:val="20"/>
            <w:szCs w:val="20"/>
            <w:rPrChange w:id="1145" w:author="Utente di Microsoft Office" w:date="2019-05-20T06:41:00Z">
              <w:rPr>
                <w:rFonts w:cstheme="minorHAnsi"/>
                <w:sz w:val="22"/>
                <w:szCs w:val="22"/>
              </w:rPr>
            </w:rPrChange>
          </w:rPr>
          <w:t>emessa</w:t>
        </w:r>
      </w:ins>
      <w:ins w:id="1146" w:author="francesco" w:date="2019-05-02T15:14:00Z">
        <w:r w:rsidRPr="00070976">
          <w:rPr>
            <w:rFonts w:cstheme="minorHAnsi"/>
            <w:sz w:val="20"/>
            <w:szCs w:val="20"/>
            <w:rPrChange w:id="1147" w:author="Utente di Microsoft Office" w:date="2019-05-20T06:41:00Z">
              <w:rPr>
                <w:rFonts w:cstheme="minorHAnsi"/>
                <w:vertAlign w:val="superscript"/>
              </w:rPr>
            </w:rPrChange>
          </w:rPr>
          <w:t>.</w:t>
        </w:r>
      </w:ins>
    </w:p>
    <w:p w14:paraId="550218ED" w14:textId="77777777" w:rsidR="00FD5BFC" w:rsidRPr="00070976" w:rsidRDefault="00305917" w:rsidP="00FD5BFC">
      <w:pPr>
        <w:pStyle w:val="ListParagraph"/>
        <w:numPr>
          <w:ilvl w:val="0"/>
          <w:numId w:val="12"/>
        </w:numPr>
        <w:spacing w:after="200" w:line="276" w:lineRule="auto"/>
        <w:jc w:val="both"/>
        <w:rPr>
          <w:ins w:id="1148" w:author="francesco" w:date="2019-05-02T15:14:00Z"/>
          <w:rFonts w:cstheme="minorHAnsi"/>
          <w:sz w:val="20"/>
          <w:szCs w:val="20"/>
          <w:rPrChange w:id="1149" w:author="Utente di Microsoft Office" w:date="2019-05-20T06:41:00Z">
            <w:rPr>
              <w:ins w:id="1150" w:author="francesco" w:date="2019-05-02T15:14:00Z"/>
              <w:rFonts w:cstheme="minorHAnsi"/>
            </w:rPr>
          </w:rPrChange>
        </w:rPr>
      </w:pPr>
      <w:proofErr w:type="spellStart"/>
      <w:ins w:id="1151" w:author="francesco" w:date="2019-05-02T15:14:00Z">
        <w:r w:rsidRPr="00070976">
          <w:rPr>
            <w:rFonts w:cstheme="minorHAnsi"/>
            <w:b/>
            <w:sz w:val="20"/>
            <w:szCs w:val="20"/>
            <w:rPrChange w:id="1152" w:author="Utente di Microsoft Office" w:date="2019-05-20T06:41:00Z">
              <w:rPr>
                <w:rFonts w:cstheme="minorHAnsi"/>
                <w:b/>
                <w:vertAlign w:val="superscript"/>
              </w:rPr>
            </w:rPrChange>
          </w:rPr>
          <w:t>Biospecimen</w:t>
        </w:r>
        <w:proofErr w:type="spellEnd"/>
        <w:r w:rsidRPr="00070976">
          <w:rPr>
            <w:rFonts w:cstheme="minorHAnsi"/>
            <w:sz w:val="20"/>
            <w:szCs w:val="20"/>
            <w:rPrChange w:id="1153" w:author="Utente di Microsoft Office" w:date="2019-05-20T06:41:00Z">
              <w:rPr>
                <w:rFonts w:cstheme="minorHAnsi"/>
                <w:vertAlign w:val="superscript"/>
              </w:rPr>
            </w:rPrChange>
          </w:rPr>
          <w:t>: riporta i dati relativi ad esami su campioni di materiale organico, come ad esempio, urina e sangue.</w:t>
        </w:r>
      </w:ins>
    </w:p>
    <w:p w14:paraId="4C8330FC" w14:textId="77777777" w:rsidR="00FD5BFC" w:rsidRPr="00070976" w:rsidRDefault="00305917" w:rsidP="00FD5BFC">
      <w:pPr>
        <w:pStyle w:val="ListParagraph"/>
        <w:numPr>
          <w:ilvl w:val="0"/>
          <w:numId w:val="12"/>
        </w:numPr>
        <w:spacing w:after="200" w:line="276" w:lineRule="auto"/>
        <w:jc w:val="both"/>
        <w:rPr>
          <w:ins w:id="1154" w:author="francesco" w:date="2019-05-02T15:14:00Z"/>
          <w:rFonts w:cstheme="minorHAnsi"/>
          <w:sz w:val="20"/>
          <w:szCs w:val="20"/>
          <w:rPrChange w:id="1155" w:author="Utente di Microsoft Office" w:date="2019-05-20T06:41:00Z">
            <w:rPr>
              <w:ins w:id="1156" w:author="francesco" w:date="2019-05-02T15:14:00Z"/>
              <w:rFonts w:cstheme="minorHAnsi"/>
            </w:rPr>
          </w:rPrChange>
        </w:rPr>
      </w:pPr>
      <w:proofErr w:type="spellStart"/>
      <w:ins w:id="1157" w:author="francesco" w:date="2019-05-02T15:14:00Z">
        <w:r w:rsidRPr="00070976">
          <w:rPr>
            <w:rFonts w:cstheme="minorHAnsi"/>
            <w:b/>
            <w:sz w:val="20"/>
            <w:szCs w:val="20"/>
            <w:rPrChange w:id="1158" w:author="Utente di Microsoft Office" w:date="2019-05-20T06:41:00Z">
              <w:rPr>
                <w:rFonts w:cstheme="minorHAnsi"/>
                <w:b/>
                <w:vertAlign w:val="superscript"/>
              </w:rPr>
            </w:rPrChange>
          </w:rPr>
          <w:t>Genetic</w:t>
        </w:r>
        <w:proofErr w:type="spellEnd"/>
        <w:r w:rsidRPr="00070976">
          <w:rPr>
            <w:rFonts w:cstheme="minorHAnsi"/>
            <w:sz w:val="20"/>
            <w:szCs w:val="20"/>
            <w:rPrChange w:id="1159" w:author="Utente di Microsoft Office" w:date="2019-05-20T06:41:00Z">
              <w:rPr>
                <w:rFonts w:cstheme="minorHAnsi"/>
                <w:vertAlign w:val="superscript"/>
              </w:rPr>
            </w:rPrChange>
          </w:rPr>
          <w:t xml:space="preserve">: riporta, per ogni soggetto, dati relativi alla </w:t>
        </w:r>
        <w:proofErr w:type="spellStart"/>
        <w:r w:rsidRPr="00070976">
          <w:rPr>
            <w:rFonts w:cstheme="minorHAnsi"/>
            <w:i/>
            <w:sz w:val="20"/>
            <w:szCs w:val="20"/>
            <w:rPrChange w:id="1160" w:author="Utente di Microsoft Office" w:date="2019-05-20T06:41:00Z">
              <w:rPr>
                <w:rFonts w:cstheme="minorHAnsi"/>
                <w:i/>
                <w:vertAlign w:val="superscript"/>
              </w:rPr>
            </w:rPrChange>
          </w:rPr>
          <w:t>genotipizzazione</w:t>
        </w:r>
        <w:proofErr w:type="spellEnd"/>
        <w:r w:rsidRPr="00070976">
          <w:rPr>
            <w:rFonts w:cstheme="minorHAnsi"/>
            <w:sz w:val="20"/>
            <w:szCs w:val="20"/>
            <w:rPrChange w:id="1161" w:author="Utente di Microsoft Office" w:date="2019-05-20T06:41:00Z">
              <w:rPr>
                <w:rFonts w:cstheme="minorHAnsi"/>
                <w:vertAlign w:val="superscript"/>
              </w:rPr>
            </w:rPrChange>
          </w:rPr>
          <w:t xml:space="preserve"> (</w:t>
        </w:r>
        <w:proofErr w:type="spellStart"/>
        <w:r w:rsidRPr="00070976">
          <w:rPr>
            <w:rFonts w:cstheme="minorHAnsi"/>
            <w:sz w:val="20"/>
            <w:szCs w:val="20"/>
            <w:rPrChange w:id="1162" w:author="Utente di Microsoft Office" w:date="2019-05-20T06:41:00Z">
              <w:rPr>
                <w:rFonts w:cstheme="minorHAnsi"/>
                <w:vertAlign w:val="superscript"/>
              </w:rPr>
            </w:rPrChange>
          </w:rPr>
          <w:t>genotyping</w:t>
        </w:r>
        <w:proofErr w:type="spellEnd"/>
        <w:r w:rsidRPr="00070976">
          <w:rPr>
            <w:rFonts w:cstheme="minorHAnsi"/>
            <w:sz w:val="20"/>
            <w:szCs w:val="20"/>
            <w:rPrChange w:id="1163" w:author="Utente di Microsoft Office" w:date="2019-05-20T06:41:00Z">
              <w:rPr>
                <w:rFonts w:cstheme="minorHAnsi"/>
                <w:vertAlign w:val="superscript"/>
              </w:rPr>
            </w:rPrChange>
          </w:rPr>
          <w:t xml:space="preserve">), ovvero al processo capace di determinare quali variazioni genetiche sono proprie di un individuo, e dati relativi al </w:t>
        </w:r>
        <w:r w:rsidRPr="00070976">
          <w:rPr>
            <w:rFonts w:cstheme="minorHAnsi"/>
            <w:i/>
            <w:sz w:val="20"/>
            <w:szCs w:val="20"/>
            <w:rPrChange w:id="1164" w:author="Utente di Microsoft Office" w:date="2019-05-20T06:41:00Z">
              <w:rPr>
                <w:rFonts w:cstheme="minorHAnsi"/>
                <w:i/>
                <w:vertAlign w:val="superscript"/>
              </w:rPr>
            </w:rPrChange>
          </w:rPr>
          <w:t>sequenziamento</w:t>
        </w:r>
        <w:r w:rsidRPr="00070976">
          <w:rPr>
            <w:rFonts w:cstheme="minorHAnsi"/>
            <w:sz w:val="20"/>
            <w:szCs w:val="20"/>
            <w:rPrChange w:id="1165" w:author="Utente di Microsoft Office" w:date="2019-05-20T06:41:00Z">
              <w:rPr>
                <w:rFonts w:cstheme="minorHAnsi"/>
                <w:vertAlign w:val="superscript"/>
              </w:rPr>
            </w:rPrChange>
          </w:rPr>
          <w:t xml:space="preserve"> (</w:t>
        </w:r>
        <w:proofErr w:type="spellStart"/>
        <w:r w:rsidRPr="00070976">
          <w:rPr>
            <w:rFonts w:cstheme="minorHAnsi"/>
            <w:sz w:val="20"/>
            <w:szCs w:val="20"/>
            <w:rPrChange w:id="1166" w:author="Utente di Microsoft Office" w:date="2019-05-20T06:41:00Z">
              <w:rPr>
                <w:rFonts w:cstheme="minorHAnsi"/>
                <w:vertAlign w:val="superscript"/>
              </w:rPr>
            </w:rPrChange>
          </w:rPr>
          <w:t>sequencing</w:t>
        </w:r>
        <w:proofErr w:type="spellEnd"/>
        <w:r w:rsidRPr="00070976">
          <w:rPr>
            <w:rFonts w:cstheme="minorHAnsi"/>
            <w:sz w:val="20"/>
            <w:szCs w:val="20"/>
            <w:rPrChange w:id="1167" w:author="Utente di Microsoft Office" w:date="2019-05-20T06:41:00Z">
              <w:rPr>
                <w:rFonts w:cstheme="minorHAnsi"/>
                <w:vertAlign w:val="superscript"/>
              </w:rPr>
            </w:rPrChange>
          </w:rPr>
          <w:t>) cioè al metodo capace di determinare l’esatta sequenza di una certa lunghezza di DNA.</w:t>
        </w:r>
      </w:ins>
    </w:p>
    <w:p w14:paraId="5FFB1B2C" w14:textId="77777777" w:rsidR="009411FF" w:rsidRPr="00070976" w:rsidRDefault="00305917">
      <w:pPr>
        <w:pStyle w:val="ListParagraph"/>
        <w:numPr>
          <w:ilvl w:val="0"/>
          <w:numId w:val="12"/>
        </w:numPr>
        <w:spacing w:after="200" w:line="276" w:lineRule="auto"/>
        <w:jc w:val="both"/>
        <w:rPr>
          <w:ins w:id="1168" w:author="francesco" w:date="2019-05-02T15:14:00Z"/>
          <w:rFonts w:cstheme="minorHAnsi"/>
          <w:sz w:val="20"/>
          <w:szCs w:val="20"/>
          <w:rPrChange w:id="1169" w:author="Utente di Microsoft Office" w:date="2019-05-20T06:41:00Z">
            <w:rPr>
              <w:ins w:id="1170" w:author="francesco" w:date="2019-05-02T15:14:00Z"/>
              <w:rFonts w:cstheme="minorHAnsi"/>
              <w:sz w:val="22"/>
              <w:szCs w:val="22"/>
            </w:rPr>
          </w:rPrChange>
        </w:rPr>
        <w:pPrChange w:id="1171" w:author="francesco" w:date="2019-05-02T15:14:00Z">
          <w:pPr>
            <w:jc w:val="both"/>
          </w:pPr>
        </w:pPrChange>
      </w:pPr>
      <w:proofErr w:type="spellStart"/>
      <w:ins w:id="1172" w:author="francesco" w:date="2019-05-02T15:14:00Z">
        <w:r w:rsidRPr="00070976">
          <w:rPr>
            <w:rFonts w:cstheme="minorHAnsi"/>
            <w:b/>
            <w:sz w:val="20"/>
            <w:szCs w:val="20"/>
            <w:rPrChange w:id="1173" w:author="Utente di Microsoft Office" w:date="2019-05-20T06:41:00Z">
              <w:rPr>
                <w:rFonts w:cstheme="minorHAnsi"/>
                <w:b/>
                <w:vertAlign w:val="superscript"/>
              </w:rPr>
            </w:rPrChange>
          </w:rPr>
          <w:t>Imaging</w:t>
        </w:r>
        <w:proofErr w:type="spellEnd"/>
        <w:r w:rsidRPr="00070976">
          <w:rPr>
            <w:rFonts w:cstheme="minorHAnsi"/>
            <w:sz w:val="20"/>
            <w:szCs w:val="20"/>
            <w:rPrChange w:id="1174" w:author="Utente di Microsoft Office" w:date="2019-05-20T06:41:00Z">
              <w:rPr>
                <w:rFonts w:cstheme="minorHAnsi"/>
                <w:vertAlign w:val="superscript"/>
              </w:rPr>
            </w:rPrChange>
          </w:rPr>
          <w:t xml:space="preserve">: riporta i dati relativi all’acquisizione ed analisi di immagini ottenute tramite </w:t>
        </w:r>
        <w:r w:rsidRPr="00070976">
          <w:rPr>
            <w:rFonts w:cstheme="minorHAnsi"/>
            <w:i/>
            <w:sz w:val="20"/>
            <w:szCs w:val="20"/>
            <w:rPrChange w:id="1175" w:author="Utente di Microsoft Office" w:date="2019-05-20T06:41:00Z">
              <w:rPr>
                <w:rFonts w:cstheme="minorHAnsi"/>
                <w:i/>
                <w:vertAlign w:val="superscript"/>
              </w:rPr>
            </w:rPrChange>
          </w:rPr>
          <w:t>risonanza magnetica</w:t>
        </w:r>
        <w:r w:rsidRPr="00070976">
          <w:rPr>
            <w:rFonts w:cstheme="minorHAnsi"/>
            <w:sz w:val="20"/>
            <w:szCs w:val="20"/>
            <w:rPrChange w:id="1176" w:author="Utente di Microsoft Office" w:date="2019-05-20T06:41:00Z">
              <w:rPr>
                <w:rFonts w:cstheme="minorHAnsi"/>
                <w:vertAlign w:val="superscript"/>
              </w:rPr>
            </w:rPrChange>
          </w:rPr>
          <w:t xml:space="preserve"> (</w:t>
        </w:r>
        <w:proofErr w:type="spellStart"/>
        <w:r w:rsidRPr="00070976">
          <w:rPr>
            <w:rFonts w:cstheme="minorHAnsi"/>
            <w:sz w:val="20"/>
            <w:szCs w:val="20"/>
            <w:rPrChange w:id="1177" w:author="Utente di Microsoft Office" w:date="2019-05-20T06:41:00Z">
              <w:rPr>
                <w:rFonts w:cstheme="minorHAnsi"/>
                <w:vertAlign w:val="superscript"/>
              </w:rPr>
            </w:rPrChange>
          </w:rPr>
          <w:t>magnetic</w:t>
        </w:r>
        <w:proofErr w:type="spellEnd"/>
        <w:r w:rsidRPr="00070976">
          <w:rPr>
            <w:rFonts w:cstheme="minorHAnsi"/>
            <w:sz w:val="20"/>
            <w:szCs w:val="20"/>
            <w:rPrChange w:id="1178" w:author="Utente di Microsoft Office" w:date="2019-05-20T06:41:00Z">
              <w:rPr>
                <w:rFonts w:cstheme="minorHAnsi"/>
                <w:vertAlign w:val="superscript"/>
              </w:rPr>
            </w:rPrChange>
          </w:rPr>
          <w:t xml:space="preserve"> </w:t>
        </w:r>
        <w:proofErr w:type="spellStart"/>
        <w:r w:rsidRPr="00070976">
          <w:rPr>
            <w:rFonts w:cstheme="minorHAnsi"/>
            <w:sz w:val="20"/>
            <w:szCs w:val="20"/>
            <w:rPrChange w:id="1179" w:author="Utente di Microsoft Office" w:date="2019-05-20T06:41:00Z">
              <w:rPr>
                <w:rFonts w:cstheme="minorHAnsi"/>
                <w:vertAlign w:val="superscript"/>
              </w:rPr>
            </w:rPrChange>
          </w:rPr>
          <w:t>resonance</w:t>
        </w:r>
        <w:proofErr w:type="spellEnd"/>
        <w:r w:rsidRPr="00070976">
          <w:rPr>
            <w:rFonts w:cstheme="minorHAnsi"/>
            <w:sz w:val="20"/>
            <w:szCs w:val="20"/>
            <w:rPrChange w:id="1180" w:author="Utente di Microsoft Office" w:date="2019-05-20T06:41:00Z">
              <w:rPr>
                <w:rFonts w:cstheme="minorHAnsi"/>
                <w:vertAlign w:val="superscript"/>
              </w:rPr>
            </w:rPrChange>
          </w:rPr>
          <w:t xml:space="preserve">, MR) e </w:t>
        </w:r>
        <w:r w:rsidRPr="00070976">
          <w:rPr>
            <w:rFonts w:cstheme="minorHAnsi"/>
            <w:i/>
            <w:sz w:val="20"/>
            <w:szCs w:val="20"/>
            <w:rPrChange w:id="1181" w:author="Utente di Microsoft Office" w:date="2019-05-20T06:41:00Z">
              <w:rPr>
                <w:rFonts w:cstheme="minorHAnsi"/>
                <w:i/>
                <w:vertAlign w:val="superscript"/>
              </w:rPr>
            </w:rPrChange>
          </w:rPr>
          <w:t>tomografia ad emissione di positroni</w:t>
        </w:r>
        <w:r w:rsidRPr="00070976">
          <w:rPr>
            <w:rFonts w:cstheme="minorHAnsi"/>
            <w:sz w:val="20"/>
            <w:szCs w:val="20"/>
            <w:rPrChange w:id="1182" w:author="Utente di Microsoft Office" w:date="2019-05-20T06:41:00Z">
              <w:rPr>
                <w:rFonts w:cstheme="minorHAnsi"/>
                <w:vertAlign w:val="superscript"/>
              </w:rPr>
            </w:rPrChange>
          </w:rPr>
          <w:t xml:space="preserve"> (</w:t>
        </w:r>
        <w:proofErr w:type="spellStart"/>
        <w:r w:rsidRPr="00070976">
          <w:rPr>
            <w:rFonts w:cstheme="minorHAnsi"/>
            <w:sz w:val="20"/>
            <w:szCs w:val="20"/>
            <w:rPrChange w:id="1183" w:author="Utente di Microsoft Office" w:date="2019-05-20T06:41:00Z">
              <w:rPr>
                <w:rFonts w:cstheme="minorHAnsi"/>
                <w:vertAlign w:val="superscript"/>
              </w:rPr>
            </w:rPrChange>
          </w:rPr>
          <w:t>Positron</w:t>
        </w:r>
        <w:proofErr w:type="spellEnd"/>
        <w:r w:rsidRPr="00070976">
          <w:rPr>
            <w:rFonts w:cstheme="minorHAnsi"/>
            <w:sz w:val="20"/>
            <w:szCs w:val="20"/>
            <w:rPrChange w:id="1184" w:author="Utente di Microsoft Office" w:date="2019-05-20T06:41:00Z">
              <w:rPr>
                <w:rFonts w:cstheme="minorHAnsi"/>
                <w:vertAlign w:val="superscript"/>
              </w:rPr>
            </w:rPrChange>
          </w:rPr>
          <w:t xml:space="preserve"> </w:t>
        </w:r>
        <w:proofErr w:type="spellStart"/>
        <w:r w:rsidRPr="00070976">
          <w:rPr>
            <w:rFonts w:cstheme="minorHAnsi"/>
            <w:sz w:val="20"/>
            <w:szCs w:val="20"/>
            <w:rPrChange w:id="1185" w:author="Utente di Microsoft Office" w:date="2019-05-20T06:41:00Z">
              <w:rPr>
                <w:rFonts w:cstheme="minorHAnsi"/>
                <w:vertAlign w:val="superscript"/>
              </w:rPr>
            </w:rPrChange>
          </w:rPr>
          <w:t>Emission</w:t>
        </w:r>
        <w:proofErr w:type="spellEnd"/>
        <w:r w:rsidRPr="00070976">
          <w:rPr>
            <w:rFonts w:cstheme="minorHAnsi"/>
            <w:sz w:val="20"/>
            <w:szCs w:val="20"/>
            <w:rPrChange w:id="1186" w:author="Utente di Microsoft Office" w:date="2019-05-20T06:41:00Z">
              <w:rPr>
                <w:rFonts w:cstheme="minorHAnsi"/>
                <w:vertAlign w:val="superscript"/>
              </w:rPr>
            </w:rPrChange>
          </w:rPr>
          <w:t xml:space="preserve"> </w:t>
        </w:r>
        <w:proofErr w:type="spellStart"/>
        <w:r w:rsidRPr="00070976">
          <w:rPr>
            <w:rFonts w:cstheme="minorHAnsi"/>
            <w:sz w:val="20"/>
            <w:szCs w:val="20"/>
            <w:rPrChange w:id="1187" w:author="Utente di Microsoft Office" w:date="2019-05-20T06:41:00Z">
              <w:rPr>
                <w:rFonts w:cstheme="minorHAnsi"/>
                <w:vertAlign w:val="superscript"/>
              </w:rPr>
            </w:rPrChange>
          </w:rPr>
          <w:t>Tomography</w:t>
        </w:r>
        <w:proofErr w:type="spellEnd"/>
        <w:r w:rsidRPr="00070976">
          <w:rPr>
            <w:rFonts w:cstheme="minorHAnsi"/>
            <w:sz w:val="20"/>
            <w:szCs w:val="20"/>
            <w:rPrChange w:id="1188" w:author="Utente di Microsoft Office" w:date="2019-05-20T06:41:00Z">
              <w:rPr>
                <w:rFonts w:cstheme="minorHAnsi"/>
                <w:vertAlign w:val="superscript"/>
              </w:rPr>
            </w:rPrChange>
          </w:rPr>
          <w:t>, PET).</w:t>
        </w:r>
      </w:ins>
    </w:p>
    <w:p w14:paraId="3F4E48D7" w14:textId="77777777" w:rsidR="009411FF" w:rsidRPr="00070976" w:rsidRDefault="00305917">
      <w:pPr>
        <w:pStyle w:val="ListParagraph"/>
        <w:numPr>
          <w:ilvl w:val="0"/>
          <w:numId w:val="12"/>
        </w:numPr>
        <w:spacing w:after="200" w:line="276" w:lineRule="auto"/>
        <w:jc w:val="both"/>
        <w:rPr>
          <w:ins w:id="1189" w:author="francesco" w:date="2019-05-02T15:27:00Z"/>
          <w:rFonts w:cstheme="minorHAnsi"/>
          <w:sz w:val="20"/>
          <w:szCs w:val="20"/>
          <w:rPrChange w:id="1190" w:author="Utente di Microsoft Office" w:date="2019-05-20T06:41:00Z">
            <w:rPr>
              <w:ins w:id="1191" w:author="francesco" w:date="2019-05-02T15:27:00Z"/>
              <w:rFonts w:cstheme="minorHAnsi"/>
              <w:sz w:val="22"/>
              <w:szCs w:val="22"/>
            </w:rPr>
          </w:rPrChange>
        </w:rPr>
        <w:pPrChange w:id="1192" w:author="francesco" w:date="2019-05-02T15:14:00Z">
          <w:pPr>
            <w:jc w:val="both"/>
          </w:pPr>
        </w:pPrChange>
      </w:pPr>
      <w:proofErr w:type="spellStart"/>
      <w:ins w:id="1193" w:author="francesco" w:date="2019-05-02T15:14:00Z">
        <w:r w:rsidRPr="00070976">
          <w:rPr>
            <w:rFonts w:cstheme="minorHAnsi"/>
            <w:b/>
            <w:sz w:val="20"/>
            <w:szCs w:val="20"/>
            <w:rPrChange w:id="1194" w:author="Utente di Microsoft Office" w:date="2019-05-20T06:41:00Z">
              <w:rPr>
                <w:rFonts w:cstheme="minorHAnsi"/>
                <w:b/>
                <w:vertAlign w:val="superscript"/>
              </w:rPr>
            </w:rPrChange>
          </w:rPr>
          <w:t>Enrollment</w:t>
        </w:r>
        <w:proofErr w:type="spellEnd"/>
        <w:r w:rsidRPr="00070976">
          <w:rPr>
            <w:rFonts w:cstheme="minorHAnsi"/>
            <w:sz w:val="20"/>
            <w:szCs w:val="20"/>
            <w:rPrChange w:id="1195" w:author="Utente di Microsoft Office" w:date="2019-05-20T06:41:00Z">
              <w:rPr>
                <w:rFonts w:cstheme="minorHAnsi"/>
                <w:vertAlign w:val="superscript"/>
              </w:rPr>
            </w:rPrChange>
          </w:rPr>
          <w:t>: riporta i dati relativi alle modalità di coinvolgimento nel progetto ADNI di ogni singolo soggetto. Ad esempio, se un soggetto intende donare il proprio cervello per motivi di ricerca alla sua morte.</w:t>
        </w:r>
      </w:ins>
    </w:p>
    <w:p w14:paraId="394D427D" w14:textId="77777777" w:rsidR="00FD5BFC" w:rsidRPr="00070976" w:rsidDel="00182475" w:rsidRDefault="00305917" w:rsidP="0070702B">
      <w:pPr>
        <w:jc w:val="both"/>
        <w:rPr>
          <w:del w:id="1196" w:author="francesco" w:date="2019-05-02T15:25:00Z"/>
          <w:sz w:val="20"/>
          <w:szCs w:val="20"/>
        </w:rPr>
      </w:pPr>
      <w:ins w:id="1197" w:author="francesco" w:date="2019-05-02T15:27:00Z">
        <w:r w:rsidRPr="00070976">
          <w:rPr>
            <w:sz w:val="20"/>
            <w:szCs w:val="20"/>
            <w:rPrChange w:id="1198" w:author="Utente di Microsoft Office" w:date="2019-05-20T06:41:00Z">
              <w:rPr>
                <w:vertAlign w:val="superscript"/>
              </w:rPr>
            </w:rPrChange>
          </w:rPr>
          <w:t>Per questo lavoro di tesi, l’attenzione è stata riposta principalmente sui dati relativi ai test neuropsicologici. La loro importanza è fondamentale, in quanto i risultati dei test neuropsicologici sono quelli che determinano la diagnosi emessa per ogni soggetto.</w:t>
        </w:r>
      </w:ins>
      <w:ins w:id="1199" w:author="francesco" w:date="2019-05-02T15:29:00Z">
        <w:r w:rsidR="00182475" w:rsidRPr="00070976">
          <w:rPr>
            <w:sz w:val="20"/>
            <w:szCs w:val="20"/>
            <w:rPrChange w:id="1200" w:author="Utente di Microsoft Office" w:date="2019-05-20T06:41:00Z">
              <w:rPr>
                <w:sz w:val="22"/>
                <w:szCs w:val="22"/>
              </w:rPr>
            </w:rPrChange>
          </w:rPr>
          <w:t xml:space="preserve"> Questi test </w:t>
        </w:r>
      </w:ins>
    </w:p>
    <w:p w14:paraId="63FC7BD7" w14:textId="77777777" w:rsidR="00F02557" w:rsidRPr="00070976" w:rsidDel="00182475" w:rsidRDefault="00305917" w:rsidP="0070702B">
      <w:pPr>
        <w:jc w:val="both"/>
        <w:rPr>
          <w:del w:id="1201" w:author="francesco" w:date="2019-05-02T15:29:00Z"/>
          <w:sz w:val="20"/>
          <w:szCs w:val="20"/>
          <w:rPrChange w:id="1202" w:author="Utente di Microsoft Office" w:date="2019-05-20T06:41:00Z">
            <w:rPr>
              <w:del w:id="1203" w:author="francesco" w:date="2019-05-02T15:29:00Z"/>
            </w:rPr>
          </w:rPrChange>
        </w:rPr>
      </w:pPr>
      <w:del w:id="1204" w:author="francesco" w:date="2019-05-02T15:29:00Z">
        <w:r w:rsidRPr="00070976">
          <w:rPr>
            <w:sz w:val="20"/>
            <w:szCs w:val="20"/>
            <w:rPrChange w:id="1205" w:author="Utente di Microsoft Office" w:date="2019-05-20T06:41:00Z">
              <w:rPr>
                <w:vertAlign w:val="superscript"/>
              </w:rPr>
            </w:rPrChange>
          </w:rPr>
          <w:delText>2.2.1 Tipo di dati raccolti</w:delText>
        </w:r>
      </w:del>
    </w:p>
    <w:p w14:paraId="6827DD6A" w14:textId="77777777" w:rsidR="0070702B" w:rsidRPr="00070976" w:rsidDel="00182475" w:rsidRDefault="0070702B" w:rsidP="0082787B">
      <w:pPr>
        <w:jc w:val="both"/>
        <w:rPr>
          <w:del w:id="1206" w:author="francesco" w:date="2019-05-02T15:29:00Z"/>
          <w:sz w:val="20"/>
          <w:szCs w:val="20"/>
          <w:rPrChange w:id="1207" w:author="Utente di Microsoft Office" w:date="2019-05-20T06:41:00Z">
            <w:rPr>
              <w:del w:id="1208" w:author="francesco" w:date="2019-05-02T15:29:00Z"/>
            </w:rPr>
          </w:rPrChange>
        </w:rPr>
      </w:pPr>
    </w:p>
    <w:p w14:paraId="5C662471" w14:textId="77777777" w:rsidR="00F02557" w:rsidRPr="00070976" w:rsidDel="007B6350" w:rsidRDefault="00305917" w:rsidP="00182475">
      <w:pPr>
        <w:jc w:val="both"/>
        <w:rPr>
          <w:del w:id="1209" w:author="francesco" w:date="2019-05-02T15:40:00Z"/>
          <w:sz w:val="20"/>
          <w:szCs w:val="20"/>
        </w:rPr>
      </w:pPr>
      <w:del w:id="1210" w:author="francesco" w:date="2019-05-02T15:29:00Z">
        <w:r w:rsidRPr="00070976">
          <w:rPr>
            <w:sz w:val="20"/>
            <w:szCs w:val="20"/>
            <w:rPrChange w:id="1211" w:author="Utente di Microsoft Office" w:date="2019-05-20T06:41:00Z">
              <w:rPr>
                <w:sz w:val="20"/>
                <w:szCs w:val="20"/>
                <w:vertAlign w:val="superscript"/>
              </w:rPr>
            </w:rPrChange>
          </w:rPr>
          <w:delText xml:space="preserve">Concentriamo la nostra attenzione su alcuni dati raccolti. Oggetto di questa tesi. </w:delText>
        </w:r>
      </w:del>
      <w:ins w:id="1212" w:author="francesco" w:date="2019-05-02T15:29:00Z">
        <w:r w:rsidR="00182475" w:rsidRPr="00070976">
          <w:rPr>
            <w:sz w:val="20"/>
            <w:szCs w:val="20"/>
            <w:rPrChange w:id="1213" w:author="Utente di Microsoft Office" w:date="2019-05-20T06:41:00Z">
              <w:rPr>
                <w:sz w:val="22"/>
                <w:szCs w:val="22"/>
              </w:rPr>
            </w:rPrChange>
          </w:rPr>
          <w:t xml:space="preserve">consistono in una serie di questionari </w:t>
        </w:r>
      </w:ins>
      <w:ins w:id="1214" w:author="francesco" w:date="2019-05-02T15:30:00Z">
        <w:r w:rsidR="00660F81" w:rsidRPr="00070976">
          <w:rPr>
            <w:sz w:val="20"/>
            <w:szCs w:val="20"/>
            <w:rPrChange w:id="1215" w:author="Utente di Microsoft Office" w:date="2019-05-20T06:41:00Z">
              <w:rPr>
                <w:sz w:val="22"/>
                <w:szCs w:val="22"/>
              </w:rPr>
            </w:rPrChange>
          </w:rPr>
          <w:t xml:space="preserve">e misure </w:t>
        </w:r>
      </w:ins>
      <w:ins w:id="1216" w:author="francesco" w:date="2019-05-02T15:29:00Z">
        <w:r w:rsidR="00182475" w:rsidRPr="00070976">
          <w:rPr>
            <w:sz w:val="20"/>
            <w:szCs w:val="20"/>
            <w:rPrChange w:id="1217" w:author="Utente di Microsoft Office" w:date="2019-05-20T06:41:00Z">
              <w:rPr>
                <w:sz w:val="22"/>
                <w:szCs w:val="22"/>
              </w:rPr>
            </w:rPrChange>
          </w:rPr>
          <w:t xml:space="preserve">standardizzati </w:t>
        </w:r>
      </w:ins>
      <w:ins w:id="1218" w:author="francesco" w:date="2019-05-02T15:30:00Z">
        <w:r w:rsidR="00660F81" w:rsidRPr="00070976">
          <w:rPr>
            <w:sz w:val="20"/>
            <w:szCs w:val="20"/>
            <w:rPrChange w:id="1219" w:author="Utente di Microsoft Office" w:date="2019-05-20T06:41:00Z">
              <w:rPr>
                <w:sz w:val="22"/>
                <w:szCs w:val="22"/>
              </w:rPr>
            </w:rPrChange>
          </w:rPr>
          <w:t xml:space="preserve">a livello internazionale. Questi test rappresentano </w:t>
        </w:r>
      </w:ins>
      <w:ins w:id="1220" w:author="francesco" w:date="2019-05-02T15:31:00Z">
        <w:r w:rsidR="00660F81" w:rsidRPr="00070976">
          <w:rPr>
            <w:sz w:val="20"/>
            <w:szCs w:val="20"/>
            <w:rPrChange w:id="1221" w:author="Utente di Microsoft Office" w:date="2019-05-20T06:41:00Z">
              <w:rPr>
                <w:sz w:val="22"/>
                <w:szCs w:val="22"/>
              </w:rPr>
            </w:rPrChange>
          </w:rPr>
          <w:t xml:space="preserve">esami non invasivi </w:t>
        </w:r>
      </w:ins>
      <w:del w:id="1222" w:author="francesco" w:date="2019-05-02T15:29:00Z">
        <w:r w:rsidRPr="00070976">
          <w:rPr>
            <w:sz w:val="20"/>
            <w:szCs w:val="20"/>
            <w:rPrChange w:id="1223" w:author="Utente di Microsoft Office" w:date="2019-05-20T06:41:00Z">
              <w:rPr>
                <w:sz w:val="20"/>
                <w:szCs w:val="20"/>
                <w:vertAlign w:val="superscript"/>
              </w:rPr>
            </w:rPrChange>
          </w:rPr>
          <w:delText xml:space="preserve">Ci riferiamo a test clinici, </w:delText>
        </w:r>
      </w:del>
      <w:del w:id="1224" w:author="francesco" w:date="2019-05-02T15:31:00Z">
        <w:r w:rsidRPr="00070976">
          <w:rPr>
            <w:sz w:val="20"/>
            <w:szCs w:val="20"/>
            <w:rPrChange w:id="1225" w:author="Utente di Microsoft Office" w:date="2019-05-20T06:41:00Z">
              <w:rPr>
                <w:sz w:val="20"/>
                <w:szCs w:val="20"/>
                <w:vertAlign w:val="superscript"/>
              </w:rPr>
            </w:rPrChange>
          </w:rPr>
          <w:delText xml:space="preserve">consistenti in una serie di domande </w:delText>
        </w:r>
      </w:del>
      <w:ins w:id="1226" w:author="francesco" w:date="2019-05-02T15:31:00Z">
        <w:r w:rsidR="00660F81" w:rsidRPr="00070976">
          <w:rPr>
            <w:sz w:val="20"/>
            <w:szCs w:val="20"/>
            <w:rPrChange w:id="1227" w:author="Utente di Microsoft Office" w:date="2019-05-20T06:41:00Z">
              <w:rPr>
                <w:sz w:val="22"/>
                <w:szCs w:val="22"/>
              </w:rPr>
            </w:rPrChange>
          </w:rPr>
          <w:t>, o</w:t>
        </w:r>
      </w:ins>
      <w:del w:id="1228" w:author="francesco" w:date="2019-05-02T15:31:00Z">
        <w:r w:rsidRPr="00070976">
          <w:rPr>
            <w:sz w:val="20"/>
            <w:szCs w:val="20"/>
            <w:rPrChange w:id="1229" w:author="Utente di Microsoft Office" w:date="2019-05-20T06:41:00Z">
              <w:rPr>
                <w:sz w:val="20"/>
                <w:szCs w:val="20"/>
                <w:vertAlign w:val="superscript"/>
              </w:rPr>
            </w:rPrChange>
          </w:rPr>
          <w:delText>e misure effettuate in modo non invasivo. O</w:delText>
        </w:r>
      </w:del>
      <w:r w:rsidRPr="00070976">
        <w:rPr>
          <w:sz w:val="20"/>
          <w:szCs w:val="20"/>
          <w:rPrChange w:id="1230" w:author="Utente di Microsoft Office" w:date="2019-05-20T06:41:00Z">
            <w:rPr>
              <w:sz w:val="20"/>
              <w:szCs w:val="20"/>
              <w:vertAlign w:val="superscript"/>
            </w:rPr>
          </w:rPrChange>
        </w:rPr>
        <w:t>vvero senza il prelievo di tessuti o liquidi biologici e senza l’utilizzo di risonanze magnetiche. In generale questi test sono una serie di domande effettuate al paziente e ai suoi familiari. In questo ambito abbiamo:</w:t>
      </w:r>
    </w:p>
    <w:p w14:paraId="5590E355" w14:textId="77777777" w:rsidR="00275579" w:rsidRPr="00070976" w:rsidRDefault="00275579" w:rsidP="0082787B">
      <w:pPr>
        <w:jc w:val="both"/>
        <w:rPr>
          <w:sz w:val="20"/>
          <w:szCs w:val="20"/>
        </w:rPr>
      </w:pPr>
    </w:p>
    <w:p w14:paraId="326E1D61" w14:textId="77777777" w:rsidR="009411FF" w:rsidRPr="00070976" w:rsidRDefault="00305917">
      <w:pPr>
        <w:pStyle w:val="ListParagraph"/>
        <w:numPr>
          <w:ilvl w:val="0"/>
          <w:numId w:val="13"/>
        </w:numPr>
        <w:jc w:val="both"/>
        <w:rPr>
          <w:del w:id="1231" w:author="francesco" w:date="2019-05-02T15:32:00Z"/>
          <w:sz w:val="20"/>
          <w:szCs w:val="20"/>
          <w:rPrChange w:id="1232" w:author="Utente di Microsoft Office" w:date="2019-05-20T06:41:00Z">
            <w:rPr>
              <w:del w:id="1233" w:author="francesco" w:date="2019-05-02T15:32:00Z"/>
              <w:sz w:val="22"/>
              <w:szCs w:val="22"/>
            </w:rPr>
          </w:rPrChange>
        </w:rPr>
        <w:pPrChange w:id="1234" w:author="francesco" w:date="2019-05-02T15:32:00Z">
          <w:pPr>
            <w:jc w:val="both"/>
          </w:pPr>
        </w:pPrChange>
      </w:pPr>
      <w:r w:rsidRPr="00070976">
        <w:rPr>
          <w:b/>
          <w:sz w:val="20"/>
          <w:szCs w:val="20"/>
          <w:rPrChange w:id="1235" w:author="Utente di Microsoft Office" w:date="2019-05-20T06:41:00Z">
            <w:rPr>
              <w:sz w:val="20"/>
              <w:szCs w:val="20"/>
              <w:vertAlign w:val="superscript"/>
            </w:rPr>
          </w:rPrChange>
        </w:rPr>
        <w:t>CDR</w:t>
      </w:r>
      <w:r w:rsidRPr="00070976">
        <w:rPr>
          <w:sz w:val="20"/>
          <w:szCs w:val="20"/>
          <w:rPrChange w:id="1236" w:author="Utente di Microsoft Office" w:date="2019-05-20T06:41:00Z">
            <w:rPr>
              <w:sz w:val="20"/>
              <w:szCs w:val="20"/>
              <w:vertAlign w:val="superscript"/>
            </w:rPr>
          </w:rPrChange>
        </w:rPr>
        <w:t xml:space="preserve"> (</w:t>
      </w:r>
      <w:proofErr w:type="spellStart"/>
      <w:r w:rsidRPr="00070976">
        <w:rPr>
          <w:i/>
          <w:sz w:val="20"/>
          <w:szCs w:val="20"/>
          <w:rPrChange w:id="1237" w:author="Utente di Microsoft Office" w:date="2019-05-20T06:41:00Z">
            <w:rPr>
              <w:sz w:val="20"/>
              <w:szCs w:val="20"/>
              <w:vertAlign w:val="superscript"/>
            </w:rPr>
          </w:rPrChange>
        </w:rPr>
        <w:t>Clinical</w:t>
      </w:r>
      <w:proofErr w:type="spellEnd"/>
      <w:r w:rsidRPr="00070976">
        <w:rPr>
          <w:i/>
          <w:sz w:val="20"/>
          <w:szCs w:val="20"/>
          <w:rPrChange w:id="1238" w:author="Utente di Microsoft Office" w:date="2019-05-20T06:41:00Z">
            <w:rPr>
              <w:sz w:val="20"/>
              <w:szCs w:val="20"/>
              <w:vertAlign w:val="superscript"/>
            </w:rPr>
          </w:rPrChange>
        </w:rPr>
        <w:t xml:space="preserve"> </w:t>
      </w:r>
      <w:proofErr w:type="spellStart"/>
      <w:r w:rsidRPr="00070976">
        <w:rPr>
          <w:i/>
          <w:sz w:val="20"/>
          <w:szCs w:val="20"/>
          <w:rPrChange w:id="1239" w:author="Utente di Microsoft Office" w:date="2019-05-20T06:41:00Z">
            <w:rPr>
              <w:sz w:val="20"/>
              <w:szCs w:val="20"/>
              <w:vertAlign w:val="superscript"/>
            </w:rPr>
          </w:rPrChange>
        </w:rPr>
        <w:t>Dementia</w:t>
      </w:r>
      <w:proofErr w:type="spellEnd"/>
      <w:r w:rsidRPr="00070976">
        <w:rPr>
          <w:i/>
          <w:sz w:val="20"/>
          <w:szCs w:val="20"/>
          <w:rPrChange w:id="1240" w:author="Utente di Microsoft Office" w:date="2019-05-20T06:41:00Z">
            <w:rPr>
              <w:sz w:val="20"/>
              <w:szCs w:val="20"/>
              <w:vertAlign w:val="superscript"/>
            </w:rPr>
          </w:rPrChange>
        </w:rPr>
        <w:t xml:space="preserve"> Rating</w:t>
      </w:r>
      <w:r w:rsidRPr="00070976">
        <w:rPr>
          <w:sz w:val="20"/>
          <w:szCs w:val="20"/>
          <w:rPrChange w:id="1241" w:author="Utente di Microsoft Office" w:date="2019-05-20T06:41:00Z">
            <w:rPr>
              <w:sz w:val="20"/>
              <w:szCs w:val="20"/>
              <w:vertAlign w:val="superscript"/>
            </w:rPr>
          </w:rPrChange>
        </w:rPr>
        <w:t xml:space="preserve">): una scala numerica che ci offre una misura del grado di demenza. Nel caso di ADNI tale scala è la somma di punteggi ottenuti </w:t>
      </w:r>
      <w:ins w:id="1242" w:author="francesco" w:date="2019-05-02T11:13:00Z">
        <w:r w:rsidRPr="00070976">
          <w:rPr>
            <w:sz w:val="20"/>
            <w:szCs w:val="20"/>
            <w:rPrChange w:id="1243" w:author="Utente di Microsoft Office" w:date="2019-05-20T06:41:00Z">
              <w:rPr>
                <w:vertAlign w:val="superscript"/>
              </w:rPr>
            </w:rPrChange>
          </w:rPr>
          <w:t>in seguito ad un’intervista che riguarda sei ambiti</w:t>
        </w:r>
      </w:ins>
      <w:ins w:id="1244" w:author="francesco" w:date="2019-05-02T11:15:00Z">
        <w:r w:rsidRPr="00070976">
          <w:rPr>
            <w:sz w:val="20"/>
            <w:szCs w:val="20"/>
            <w:rPrChange w:id="1245" w:author="Utente di Microsoft Office" w:date="2019-05-20T06:41:00Z">
              <w:rPr>
                <w:vertAlign w:val="superscript"/>
              </w:rPr>
            </w:rPrChange>
          </w:rPr>
          <w:t xml:space="preserve"> della vita quotidiana</w:t>
        </w:r>
      </w:ins>
      <w:ins w:id="1246" w:author="francesco" w:date="2019-05-02T11:14:00Z">
        <w:r w:rsidRPr="00070976">
          <w:rPr>
            <w:sz w:val="20"/>
            <w:szCs w:val="20"/>
            <w:rPrChange w:id="1247" w:author="Utente di Microsoft Office" w:date="2019-05-20T06:41:00Z">
              <w:rPr>
                <w:vertAlign w:val="superscript"/>
              </w:rPr>
            </w:rPrChange>
          </w:rPr>
          <w:t xml:space="preserve">: </w:t>
        </w:r>
      </w:ins>
      <w:del w:id="1248" w:author="francesco" w:date="2019-05-02T11:14:00Z">
        <w:r w:rsidRPr="00070976">
          <w:rPr>
            <w:sz w:val="20"/>
            <w:szCs w:val="20"/>
            <w:rPrChange w:id="1249" w:author="Utente di Microsoft Office" w:date="2019-05-20T06:41:00Z">
              <w:rPr>
                <w:sz w:val="20"/>
                <w:szCs w:val="20"/>
                <w:vertAlign w:val="superscript"/>
              </w:rPr>
            </w:rPrChange>
          </w:rPr>
          <w:delText xml:space="preserve">dalla risposta a 6 domande. </w:delText>
        </w:r>
      </w:del>
      <w:del w:id="1250" w:author="francesco" w:date="2019-05-02T11:15:00Z">
        <w:r w:rsidRPr="00070976">
          <w:rPr>
            <w:sz w:val="20"/>
            <w:szCs w:val="20"/>
            <w:rPrChange w:id="1251" w:author="Utente di Microsoft Office" w:date="2019-05-20T06:41:00Z">
              <w:rPr>
                <w:sz w:val="20"/>
                <w:szCs w:val="20"/>
                <w:vertAlign w:val="superscript"/>
              </w:rPr>
            </w:rPrChange>
          </w:rPr>
          <w:delText xml:space="preserve">Domande che riguardano: </w:delText>
        </w:r>
      </w:del>
      <w:r w:rsidRPr="00070976">
        <w:rPr>
          <w:sz w:val="20"/>
          <w:szCs w:val="20"/>
          <w:rPrChange w:id="1252" w:author="Utente di Microsoft Office" w:date="2019-05-20T06:41:00Z">
            <w:rPr>
              <w:sz w:val="20"/>
              <w:szCs w:val="20"/>
              <w:vertAlign w:val="superscript"/>
            </w:rPr>
          </w:rPrChange>
        </w:rPr>
        <w:t>gli affari comunitari (lavoro, shopping, gruppi sociali), la gestione della casa e degli hobby, il giudizio e la soluzione dei problemi, la cura personale, l’orientamento e la memoria.</w:t>
      </w:r>
    </w:p>
    <w:p w14:paraId="4569E27D" w14:textId="77777777" w:rsidR="009411FF" w:rsidRPr="00070976" w:rsidRDefault="009411FF">
      <w:pPr>
        <w:pStyle w:val="ListParagraph"/>
        <w:numPr>
          <w:ilvl w:val="0"/>
          <w:numId w:val="13"/>
        </w:numPr>
        <w:jc w:val="both"/>
        <w:rPr>
          <w:ins w:id="1253" w:author="francesco" w:date="2019-05-02T15:32:00Z"/>
          <w:sz w:val="20"/>
          <w:szCs w:val="20"/>
        </w:rPr>
        <w:pPrChange w:id="1254" w:author="francesco" w:date="2019-05-02T15:32:00Z">
          <w:pPr>
            <w:jc w:val="both"/>
          </w:pPr>
        </w:pPrChange>
      </w:pPr>
    </w:p>
    <w:p w14:paraId="0A229D7F" w14:textId="77777777" w:rsidR="009411FF" w:rsidRPr="00070976" w:rsidRDefault="009411FF">
      <w:pPr>
        <w:pStyle w:val="ListParagraph"/>
        <w:numPr>
          <w:ilvl w:val="0"/>
          <w:numId w:val="13"/>
        </w:numPr>
        <w:jc w:val="both"/>
        <w:rPr>
          <w:del w:id="1255" w:author="francesco" w:date="2019-05-02T15:32:00Z"/>
          <w:b/>
          <w:sz w:val="20"/>
          <w:szCs w:val="20"/>
          <w:rPrChange w:id="1256" w:author="Utente di Microsoft Office" w:date="2019-05-20T06:41:00Z">
            <w:rPr>
              <w:del w:id="1257" w:author="francesco" w:date="2019-05-02T15:32:00Z"/>
              <w:sz w:val="20"/>
              <w:szCs w:val="20"/>
            </w:rPr>
          </w:rPrChange>
        </w:rPr>
        <w:pPrChange w:id="1258" w:author="francesco" w:date="2019-05-02T15:32:00Z">
          <w:pPr>
            <w:jc w:val="both"/>
          </w:pPr>
        </w:pPrChange>
      </w:pPr>
    </w:p>
    <w:p w14:paraId="6D00BA92" w14:textId="77777777" w:rsidR="009411FF" w:rsidRPr="00070976" w:rsidRDefault="00305917">
      <w:pPr>
        <w:pStyle w:val="ListParagraph"/>
        <w:numPr>
          <w:ilvl w:val="0"/>
          <w:numId w:val="13"/>
        </w:numPr>
        <w:jc w:val="both"/>
        <w:rPr>
          <w:del w:id="1259" w:author="francesco" w:date="2019-05-02T15:32:00Z"/>
          <w:sz w:val="20"/>
          <w:szCs w:val="20"/>
          <w:rPrChange w:id="1260" w:author="Utente di Microsoft Office" w:date="2019-05-20T06:41:00Z">
            <w:rPr>
              <w:del w:id="1261" w:author="francesco" w:date="2019-05-02T15:32:00Z"/>
              <w:sz w:val="22"/>
              <w:szCs w:val="22"/>
            </w:rPr>
          </w:rPrChange>
        </w:rPr>
        <w:pPrChange w:id="1262" w:author="francesco" w:date="2019-05-02T15:32:00Z">
          <w:pPr>
            <w:jc w:val="both"/>
          </w:pPr>
        </w:pPrChange>
      </w:pPr>
      <w:r w:rsidRPr="00070976">
        <w:rPr>
          <w:b/>
          <w:sz w:val="20"/>
          <w:szCs w:val="20"/>
          <w:rPrChange w:id="1263" w:author="Utente di Microsoft Office" w:date="2019-05-20T06:41:00Z">
            <w:rPr>
              <w:sz w:val="20"/>
              <w:szCs w:val="20"/>
              <w:vertAlign w:val="superscript"/>
            </w:rPr>
          </w:rPrChange>
        </w:rPr>
        <w:t>MMSE</w:t>
      </w:r>
      <w:r w:rsidRPr="00070976">
        <w:rPr>
          <w:sz w:val="20"/>
          <w:szCs w:val="20"/>
          <w:rPrChange w:id="1264" w:author="Utente di Microsoft Office" w:date="2019-05-20T06:41:00Z">
            <w:rPr>
              <w:sz w:val="20"/>
              <w:szCs w:val="20"/>
              <w:vertAlign w:val="superscript"/>
            </w:rPr>
          </w:rPrChange>
        </w:rPr>
        <w:t xml:space="preserve"> (</w:t>
      </w:r>
      <w:r w:rsidRPr="00070976">
        <w:rPr>
          <w:i/>
          <w:sz w:val="20"/>
          <w:szCs w:val="20"/>
          <w:rPrChange w:id="1265" w:author="Utente di Microsoft Office" w:date="2019-05-20T06:41:00Z">
            <w:rPr>
              <w:sz w:val="20"/>
              <w:szCs w:val="20"/>
              <w:vertAlign w:val="superscript"/>
            </w:rPr>
          </w:rPrChange>
        </w:rPr>
        <w:t>Mini-</w:t>
      </w:r>
      <w:proofErr w:type="spellStart"/>
      <w:r w:rsidRPr="00070976">
        <w:rPr>
          <w:i/>
          <w:sz w:val="20"/>
          <w:szCs w:val="20"/>
          <w:rPrChange w:id="1266" w:author="Utente di Microsoft Office" w:date="2019-05-20T06:41:00Z">
            <w:rPr>
              <w:sz w:val="20"/>
              <w:szCs w:val="20"/>
              <w:vertAlign w:val="superscript"/>
            </w:rPr>
          </w:rPrChange>
        </w:rPr>
        <w:t>Mental</w:t>
      </w:r>
      <w:proofErr w:type="spellEnd"/>
      <w:r w:rsidRPr="00070976">
        <w:rPr>
          <w:i/>
          <w:sz w:val="20"/>
          <w:szCs w:val="20"/>
          <w:rPrChange w:id="1267" w:author="Utente di Microsoft Office" w:date="2019-05-20T06:41:00Z">
            <w:rPr>
              <w:sz w:val="20"/>
              <w:szCs w:val="20"/>
              <w:vertAlign w:val="superscript"/>
            </w:rPr>
          </w:rPrChange>
        </w:rPr>
        <w:t xml:space="preserve"> State </w:t>
      </w:r>
      <w:proofErr w:type="spellStart"/>
      <w:r w:rsidRPr="00070976">
        <w:rPr>
          <w:i/>
          <w:sz w:val="20"/>
          <w:szCs w:val="20"/>
          <w:rPrChange w:id="1268" w:author="Utente di Microsoft Office" w:date="2019-05-20T06:41:00Z">
            <w:rPr>
              <w:sz w:val="20"/>
              <w:szCs w:val="20"/>
              <w:vertAlign w:val="superscript"/>
            </w:rPr>
          </w:rPrChange>
        </w:rPr>
        <w:t>Examination</w:t>
      </w:r>
      <w:proofErr w:type="spellEnd"/>
      <w:r w:rsidRPr="00070976">
        <w:rPr>
          <w:sz w:val="20"/>
          <w:szCs w:val="20"/>
          <w:rPrChange w:id="1269" w:author="Utente di Microsoft Office" w:date="2019-05-20T06:41:00Z">
            <w:rPr>
              <w:sz w:val="20"/>
              <w:szCs w:val="20"/>
              <w:vertAlign w:val="superscript"/>
            </w:rPr>
          </w:rPrChange>
        </w:rPr>
        <w:t xml:space="preserve">): consiste in </w:t>
      </w:r>
      <w:ins w:id="1270" w:author="francesco" w:date="2019-05-02T11:15:00Z">
        <w:r w:rsidRPr="00070976">
          <w:rPr>
            <w:sz w:val="20"/>
            <w:szCs w:val="20"/>
            <w:rPrChange w:id="1271" w:author="Utente di Microsoft Office" w:date="2019-05-20T06:41:00Z">
              <w:rPr>
                <w:vertAlign w:val="superscript"/>
              </w:rPr>
            </w:rPrChange>
          </w:rPr>
          <w:t xml:space="preserve">un questionario </w:t>
        </w:r>
      </w:ins>
      <w:del w:id="1272" w:author="francesco" w:date="2019-05-02T11:15:00Z">
        <w:r w:rsidRPr="00070976">
          <w:rPr>
            <w:sz w:val="20"/>
            <w:szCs w:val="20"/>
            <w:rPrChange w:id="1273" w:author="Utente di Microsoft Office" w:date="2019-05-20T06:41:00Z">
              <w:rPr>
                <w:sz w:val="20"/>
                <w:szCs w:val="20"/>
                <w:vertAlign w:val="superscript"/>
              </w:rPr>
            </w:rPrChange>
          </w:rPr>
          <w:delText xml:space="preserve">una batteria </w:delText>
        </w:r>
      </w:del>
      <w:r w:rsidRPr="00070976">
        <w:rPr>
          <w:sz w:val="20"/>
          <w:szCs w:val="20"/>
          <w:rPrChange w:id="1274" w:author="Utente di Microsoft Office" w:date="2019-05-20T06:41:00Z">
            <w:rPr>
              <w:sz w:val="20"/>
              <w:szCs w:val="20"/>
              <w:vertAlign w:val="superscript"/>
            </w:rPr>
          </w:rPrChange>
        </w:rPr>
        <w:t>di 30 domande che riguardano eventuali disordini, deficit intellettuali e cognitivi.</w:t>
      </w:r>
    </w:p>
    <w:p w14:paraId="50025E09" w14:textId="77777777" w:rsidR="009411FF" w:rsidRPr="00070976" w:rsidRDefault="009411FF">
      <w:pPr>
        <w:pStyle w:val="ListParagraph"/>
        <w:numPr>
          <w:ilvl w:val="0"/>
          <w:numId w:val="13"/>
        </w:numPr>
        <w:jc w:val="both"/>
        <w:rPr>
          <w:ins w:id="1275" w:author="francesco" w:date="2019-05-02T15:38:00Z"/>
          <w:sz w:val="20"/>
          <w:szCs w:val="20"/>
          <w:rPrChange w:id="1276" w:author="Utente di Microsoft Office" w:date="2019-05-20T06:41:00Z">
            <w:rPr>
              <w:ins w:id="1277" w:author="francesco" w:date="2019-05-02T15:38:00Z"/>
            </w:rPr>
          </w:rPrChange>
        </w:rPr>
        <w:pPrChange w:id="1278" w:author="francesco" w:date="2019-05-02T15:32:00Z">
          <w:pPr>
            <w:jc w:val="both"/>
          </w:pPr>
        </w:pPrChange>
      </w:pPr>
    </w:p>
    <w:p w14:paraId="2695BBAD" w14:textId="77777777" w:rsidR="00A272A9" w:rsidRDefault="00305917" w:rsidP="00A272A9">
      <w:pPr>
        <w:pStyle w:val="ListParagraph"/>
        <w:numPr>
          <w:ilvl w:val="0"/>
          <w:numId w:val="13"/>
        </w:numPr>
        <w:jc w:val="both"/>
        <w:rPr>
          <w:ins w:id="1279" w:author="Utente di Microsoft Office" w:date="2019-05-26T08:00:00Z"/>
          <w:sz w:val="20"/>
          <w:szCs w:val="20"/>
        </w:rPr>
      </w:pPr>
      <w:ins w:id="1280" w:author="francesco" w:date="2019-05-02T15:38:00Z">
        <w:r w:rsidRPr="00070976">
          <w:rPr>
            <w:b/>
            <w:sz w:val="20"/>
            <w:szCs w:val="20"/>
            <w:rPrChange w:id="1281" w:author="Utente di Microsoft Office" w:date="2019-05-20T06:41:00Z">
              <w:rPr>
                <w:sz w:val="22"/>
                <w:szCs w:val="22"/>
                <w:vertAlign w:val="superscript"/>
              </w:rPr>
            </w:rPrChange>
          </w:rPr>
          <w:t>FAQ</w:t>
        </w:r>
        <w:r w:rsidR="00660F81" w:rsidRPr="00070976">
          <w:rPr>
            <w:sz w:val="20"/>
            <w:szCs w:val="20"/>
            <w:rPrChange w:id="1282" w:author="Utente di Microsoft Office" w:date="2019-05-20T06:41:00Z">
              <w:rPr>
                <w:sz w:val="22"/>
                <w:szCs w:val="22"/>
              </w:rPr>
            </w:rPrChange>
          </w:rPr>
          <w:t xml:space="preserve"> (</w:t>
        </w:r>
        <w:proofErr w:type="spellStart"/>
        <w:r w:rsidR="00660F81" w:rsidRPr="00070976">
          <w:rPr>
            <w:i/>
            <w:sz w:val="20"/>
            <w:szCs w:val="20"/>
            <w:rPrChange w:id="1283" w:author="Utente di Microsoft Office" w:date="2019-05-20T06:41:00Z">
              <w:rPr>
                <w:i/>
                <w:sz w:val="22"/>
                <w:szCs w:val="22"/>
              </w:rPr>
            </w:rPrChange>
          </w:rPr>
          <w:t>Functional</w:t>
        </w:r>
        <w:proofErr w:type="spellEnd"/>
        <w:r w:rsidR="00660F81" w:rsidRPr="00070976">
          <w:rPr>
            <w:i/>
            <w:sz w:val="20"/>
            <w:szCs w:val="20"/>
            <w:rPrChange w:id="1284" w:author="Utente di Microsoft Office" w:date="2019-05-20T06:41:00Z">
              <w:rPr>
                <w:i/>
                <w:sz w:val="22"/>
                <w:szCs w:val="22"/>
              </w:rPr>
            </w:rPrChange>
          </w:rPr>
          <w:t xml:space="preserve"> </w:t>
        </w:r>
        <w:proofErr w:type="spellStart"/>
        <w:r w:rsidR="00660F81" w:rsidRPr="00070976">
          <w:rPr>
            <w:i/>
            <w:sz w:val="20"/>
            <w:szCs w:val="20"/>
            <w:rPrChange w:id="1285" w:author="Utente di Microsoft Office" w:date="2019-05-20T06:41:00Z">
              <w:rPr>
                <w:i/>
                <w:sz w:val="22"/>
                <w:szCs w:val="22"/>
              </w:rPr>
            </w:rPrChange>
          </w:rPr>
          <w:t>Assessment</w:t>
        </w:r>
        <w:proofErr w:type="spellEnd"/>
        <w:r w:rsidR="00660F81" w:rsidRPr="00070976">
          <w:rPr>
            <w:i/>
            <w:sz w:val="20"/>
            <w:szCs w:val="20"/>
            <w:rPrChange w:id="1286" w:author="Utente di Microsoft Office" w:date="2019-05-20T06:41:00Z">
              <w:rPr>
                <w:i/>
                <w:sz w:val="22"/>
                <w:szCs w:val="22"/>
              </w:rPr>
            </w:rPrChange>
          </w:rPr>
          <w:t xml:space="preserve"> </w:t>
        </w:r>
        <w:proofErr w:type="spellStart"/>
        <w:r w:rsidR="00660F81" w:rsidRPr="00070976">
          <w:rPr>
            <w:i/>
            <w:sz w:val="20"/>
            <w:szCs w:val="20"/>
            <w:rPrChange w:id="1287" w:author="Utente di Microsoft Office" w:date="2019-05-20T06:41:00Z">
              <w:rPr>
                <w:i/>
                <w:sz w:val="22"/>
                <w:szCs w:val="22"/>
              </w:rPr>
            </w:rPrChange>
          </w:rPr>
          <w:t>Questionnaire</w:t>
        </w:r>
        <w:proofErr w:type="spellEnd"/>
        <w:r w:rsidR="00660F81" w:rsidRPr="00070976">
          <w:rPr>
            <w:sz w:val="20"/>
            <w:szCs w:val="20"/>
            <w:rPrChange w:id="1288" w:author="Utente di Microsoft Office" w:date="2019-05-20T06:41:00Z">
              <w:rPr>
                <w:sz w:val="22"/>
                <w:szCs w:val="22"/>
              </w:rPr>
            </w:rPrChange>
          </w:rPr>
          <w:t xml:space="preserve">): In questo caso le domande sono 10 e mirano a valutare le capacità funzionali del soggetto intervistato. </w:t>
        </w:r>
        <w:proofErr w:type="gramStart"/>
        <w:r w:rsidR="00660F81" w:rsidRPr="00070976">
          <w:rPr>
            <w:sz w:val="20"/>
            <w:szCs w:val="20"/>
            <w:rPrChange w:id="1289" w:author="Utente di Microsoft Office" w:date="2019-05-20T06:41:00Z">
              <w:rPr>
                <w:sz w:val="22"/>
                <w:szCs w:val="22"/>
              </w:rPr>
            </w:rPrChange>
          </w:rPr>
          <w:t>In particolare</w:t>
        </w:r>
        <w:proofErr w:type="gramEnd"/>
        <w:r w:rsidR="00660F81" w:rsidRPr="00070976">
          <w:rPr>
            <w:sz w:val="20"/>
            <w:szCs w:val="20"/>
            <w:rPrChange w:id="1290" w:author="Utente di Microsoft Office" w:date="2019-05-20T06:41:00Z">
              <w:rPr>
                <w:sz w:val="22"/>
                <w:szCs w:val="22"/>
              </w:rPr>
            </w:rPrChange>
          </w:rPr>
          <w:t xml:space="preserve"> la preparazione di cibo e bevande, lo shopping, la gestione delle finanze, la compilazione di moduli, l’uso della televisione, la memoria, i viaggi, gli eventi e i giochi. Come nel caso delle altre tipologie di test, anche per il FAQ, viene ricavato un punteggio finale come somma dei punteggi ottenuti in corrispondenza delle singole domande.</w:t>
        </w:r>
      </w:ins>
    </w:p>
    <w:p w14:paraId="04E7E69D" w14:textId="77777777" w:rsidR="00F047D9" w:rsidRDefault="00A272A9" w:rsidP="00F047D9">
      <w:pPr>
        <w:pStyle w:val="ListParagraph"/>
        <w:numPr>
          <w:ilvl w:val="0"/>
          <w:numId w:val="13"/>
        </w:numPr>
        <w:jc w:val="both"/>
        <w:rPr>
          <w:ins w:id="1291" w:author="Utente di Microsoft Office" w:date="2019-05-26T08:11:00Z"/>
          <w:sz w:val="20"/>
          <w:szCs w:val="20"/>
        </w:rPr>
      </w:pPr>
      <w:ins w:id="1292" w:author="Utente di Microsoft Office" w:date="2019-05-26T07:58:00Z">
        <w:r w:rsidRPr="00A272A9">
          <w:rPr>
            <w:sz w:val="20"/>
            <w:szCs w:val="20"/>
            <w:rPrChange w:id="1293" w:author="Utente di Microsoft Office" w:date="2019-05-26T08:00:00Z">
              <w:rPr>
                <w:b/>
                <w:sz w:val="20"/>
                <w:szCs w:val="20"/>
              </w:rPr>
            </w:rPrChange>
          </w:rPr>
          <w:t>GDS (</w:t>
        </w:r>
      </w:ins>
      <w:proofErr w:type="spellStart"/>
      <w:ins w:id="1294" w:author="Utente di Microsoft Office" w:date="2019-05-26T08:00:00Z">
        <w:r w:rsidRPr="00A272A9">
          <w:rPr>
            <w:sz w:val="20"/>
            <w:szCs w:val="20"/>
            <w:rPrChange w:id="1295" w:author="Utente di Microsoft Office" w:date="2019-05-26T08:00:00Z">
              <w:rPr>
                <w:rFonts w:eastAsia="Microsoft YaHei"/>
                <w:lang w:val="en-US"/>
              </w:rPr>
            </w:rPrChange>
          </w:rPr>
          <w:t>Geriatric</w:t>
        </w:r>
        <w:proofErr w:type="spellEnd"/>
        <w:r w:rsidRPr="00A272A9">
          <w:rPr>
            <w:sz w:val="20"/>
            <w:szCs w:val="20"/>
            <w:rPrChange w:id="1296" w:author="Utente di Microsoft Office" w:date="2019-05-26T08:00:00Z">
              <w:rPr>
                <w:rFonts w:eastAsia="Microsoft YaHei"/>
                <w:lang w:val="en-US"/>
              </w:rPr>
            </w:rPrChange>
          </w:rPr>
          <w:t xml:space="preserve"> </w:t>
        </w:r>
        <w:proofErr w:type="spellStart"/>
        <w:r w:rsidRPr="00A272A9">
          <w:rPr>
            <w:sz w:val="20"/>
            <w:szCs w:val="20"/>
            <w:rPrChange w:id="1297" w:author="Utente di Microsoft Office" w:date="2019-05-26T08:00:00Z">
              <w:rPr>
                <w:rFonts w:eastAsia="Microsoft YaHei"/>
                <w:lang w:val="en-US"/>
              </w:rPr>
            </w:rPrChange>
          </w:rPr>
          <w:t>Depression</w:t>
        </w:r>
        <w:proofErr w:type="spellEnd"/>
        <w:r w:rsidRPr="00A272A9">
          <w:rPr>
            <w:sz w:val="20"/>
            <w:szCs w:val="20"/>
            <w:rPrChange w:id="1298" w:author="Utente di Microsoft Office" w:date="2019-05-26T08:00:00Z">
              <w:rPr>
                <w:rFonts w:eastAsia="Microsoft YaHei"/>
                <w:lang w:val="en-US"/>
              </w:rPr>
            </w:rPrChange>
          </w:rPr>
          <w:t xml:space="preserve"> Scal</w:t>
        </w:r>
      </w:ins>
      <w:ins w:id="1299" w:author="Utente di Microsoft Office" w:date="2019-05-26T08:01:00Z">
        <w:r>
          <w:rPr>
            <w:sz w:val="20"/>
            <w:szCs w:val="20"/>
          </w:rPr>
          <w:t>e</w:t>
        </w:r>
      </w:ins>
      <w:ins w:id="1300" w:author="Utente di Microsoft Office" w:date="2019-05-26T07:58:00Z">
        <w:r w:rsidRPr="00A272A9">
          <w:rPr>
            <w:sz w:val="20"/>
            <w:szCs w:val="20"/>
            <w:rPrChange w:id="1301" w:author="Utente di Microsoft Office" w:date="2019-05-26T08:00:00Z">
              <w:rPr/>
            </w:rPrChange>
          </w:rPr>
          <w:t>)</w:t>
        </w:r>
      </w:ins>
      <w:ins w:id="1302" w:author="Utente di Microsoft Office" w:date="2019-05-26T08:01:00Z">
        <w:r>
          <w:rPr>
            <w:sz w:val="20"/>
            <w:szCs w:val="20"/>
          </w:rPr>
          <w:t xml:space="preserve">: una serie di 14 </w:t>
        </w:r>
        <w:proofErr w:type="spellStart"/>
        <w:r>
          <w:rPr>
            <w:sz w:val="20"/>
            <w:szCs w:val="20"/>
          </w:rPr>
          <w:t>dommande</w:t>
        </w:r>
        <w:proofErr w:type="spellEnd"/>
        <w:r>
          <w:rPr>
            <w:sz w:val="20"/>
            <w:szCs w:val="20"/>
          </w:rPr>
          <w:t xml:space="preserve"> </w:t>
        </w:r>
      </w:ins>
      <w:ins w:id="1303" w:author="Utente di Microsoft Office" w:date="2019-05-26T08:02:00Z">
        <w:r>
          <w:rPr>
            <w:sz w:val="20"/>
            <w:szCs w:val="20"/>
          </w:rPr>
          <w:t>che hanno come possibili risposte Yes o No. Lo score finale in questo caso viene calcolato come il numero di</w:t>
        </w:r>
      </w:ins>
      <w:ins w:id="1304" w:author="Utente di Microsoft Office" w:date="2019-05-26T08:03:00Z">
        <w:r>
          <w:rPr>
            <w:sz w:val="20"/>
            <w:szCs w:val="20"/>
          </w:rPr>
          <w:t xml:space="preserve"> domande che hanno avuto come</w:t>
        </w:r>
      </w:ins>
      <w:ins w:id="1305" w:author="Utente di Microsoft Office" w:date="2019-05-26T08:02:00Z">
        <w:r>
          <w:rPr>
            <w:sz w:val="20"/>
            <w:szCs w:val="20"/>
          </w:rPr>
          <w:t xml:space="preserve"> rispos</w:t>
        </w:r>
      </w:ins>
      <w:ins w:id="1306" w:author="Utente di Microsoft Office" w:date="2019-05-26T08:03:00Z">
        <w:r>
          <w:rPr>
            <w:sz w:val="20"/>
            <w:szCs w:val="20"/>
          </w:rPr>
          <w:t>ta Yes</w:t>
        </w:r>
      </w:ins>
      <w:ins w:id="1307" w:author="Utente di Microsoft Office" w:date="2019-05-26T08:11:00Z">
        <w:r w:rsidR="00F047D9">
          <w:rPr>
            <w:sz w:val="20"/>
            <w:szCs w:val="20"/>
          </w:rPr>
          <w:t>.</w:t>
        </w:r>
      </w:ins>
    </w:p>
    <w:p w14:paraId="2D776810" w14:textId="6786CB3B" w:rsidR="00C80FE9" w:rsidRDefault="00C80FE9" w:rsidP="00F047D9">
      <w:pPr>
        <w:pStyle w:val="ListParagraph"/>
        <w:numPr>
          <w:ilvl w:val="0"/>
          <w:numId w:val="13"/>
        </w:numPr>
        <w:jc w:val="both"/>
        <w:rPr>
          <w:ins w:id="1308" w:author="Utente di Microsoft Office" w:date="2019-05-26T08:24:00Z"/>
          <w:sz w:val="20"/>
          <w:szCs w:val="20"/>
        </w:rPr>
      </w:pPr>
      <w:ins w:id="1309" w:author="Utente di Microsoft Office" w:date="2019-05-26T08:09:00Z">
        <w:r w:rsidRPr="00F047D9">
          <w:rPr>
            <w:sz w:val="20"/>
            <w:szCs w:val="20"/>
          </w:rPr>
          <w:t>NPI (</w:t>
        </w:r>
      </w:ins>
      <w:proofErr w:type="spellStart"/>
      <w:ins w:id="1310" w:author="Utente di Microsoft Office" w:date="2019-05-26T08:11:00Z">
        <w:r w:rsidR="00F047D9" w:rsidRPr="00F047D9">
          <w:rPr>
            <w:sz w:val="20"/>
            <w:szCs w:val="20"/>
            <w:rPrChange w:id="1311" w:author="Utente di Microsoft Office" w:date="2019-05-26T08:11:00Z">
              <w:rPr>
                <w:rFonts w:eastAsia="Microsoft YaHei"/>
                <w:lang w:val="en-US"/>
              </w:rPr>
            </w:rPrChange>
          </w:rPr>
          <w:t>Neuropsychiatric</w:t>
        </w:r>
        <w:proofErr w:type="spellEnd"/>
        <w:r w:rsidR="00F047D9" w:rsidRPr="00F047D9">
          <w:rPr>
            <w:sz w:val="20"/>
            <w:szCs w:val="20"/>
            <w:rPrChange w:id="1312" w:author="Utente di Microsoft Office" w:date="2019-05-26T08:11:00Z">
              <w:rPr>
                <w:rFonts w:eastAsia="Microsoft YaHei"/>
                <w:lang w:val="en-US"/>
              </w:rPr>
            </w:rPrChange>
          </w:rPr>
          <w:t xml:space="preserve"> Inventory</w:t>
        </w:r>
      </w:ins>
      <w:ins w:id="1313" w:author="Utente di Microsoft Office" w:date="2019-05-26T08:09:00Z">
        <w:r w:rsidRPr="00F047D9">
          <w:rPr>
            <w:sz w:val="20"/>
            <w:szCs w:val="20"/>
            <w:rPrChange w:id="1314" w:author="Utente di Microsoft Office" w:date="2019-05-26T08:11:00Z">
              <w:rPr/>
            </w:rPrChange>
          </w:rPr>
          <w:t>):</w:t>
        </w:r>
      </w:ins>
      <w:ins w:id="1315" w:author="Utente di Microsoft Office" w:date="2019-05-26T08:11:00Z">
        <w:r w:rsidR="00F047D9">
          <w:rPr>
            <w:sz w:val="20"/>
            <w:szCs w:val="20"/>
          </w:rPr>
          <w:t xml:space="preserve"> </w:t>
        </w:r>
      </w:ins>
      <w:ins w:id="1316" w:author="Utente di Microsoft Office" w:date="2019-05-26T08:13:00Z">
        <w:r w:rsidR="000C187C">
          <w:rPr>
            <w:sz w:val="20"/>
            <w:szCs w:val="20"/>
          </w:rPr>
          <w:t>una serie di 16 domande le cui risposte possono essere o su una scala</w:t>
        </w:r>
      </w:ins>
      <w:ins w:id="1317" w:author="Utente di Microsoft Office" w:date="2019-05-26T08:14:00Z">
        <w:r w:rsidR="000C187C">
          <w:rPr>
            <w:sz w:val="20"/>
            <w:szCs w:val="20"/>
          </w:rPr>
          <w:t xml:space="preserve">. </w:t>
        </w:r>
        <w:proofErr w:type="gramStart"/>
        <w:r w:rsidR="000C187C">
          <w:rPr>
            <w:sz w:val="20"/>
            <w:szCs w:val="20"/>
          </w:rPr>
          <w:t>In particolare</w:t>
        </w:r>
        <w:proofErr w:type="gramEnd"/>
        <w:r w:rsidR="000C187C">
          <w:rPr>
            <w:sz w:val="20"/>
            <w:szCs w:val="20"/>
          </w:rPr>
          <w:t xml:space="preserve"> sono presenti </w:t>
        </w:r>
      </w:ins>
      <w:ins w:id="1318" w:author="Utente di Microsoft Office" w:date="2019-05-26T08:15:00Z">
        <w:r w:rsidR="000C187C">
          <w:rPr>
            <w:sz w:val="20"/>
            <w:szCs w:val="20"/>
          </w:rPr>
          <w:t xml:space="preserve">delle prove con unna scala da 0 a 5, altre da </w:t>
        </w:r>
      </w:ins>
      <w:ins w:id="1319" w:author="Utente di Microsoft Office" w:date="2019-05-26T08:16:00Z">
        <w:r w:rsidR="000C187C">
          <w:rPr>
            <w:sz w:val="20"/>
            <w:szCs w:val="20"/>
          </w:rPr>
          <w:t>1</w:t>
        </w:r>
      </w:ins>
      <w:ins w:id="1320" w:author="Utente di Microsoft Office" w:date="2019-05-26T08:15:00Z">
        <w:r w:rsidR="000C187C">
          <w:rPr>
            <w:sz w:val="20"/>
            <w:szCs w:val="20"/>
          </w:rPr>
          <w:t xml:space="preserve"> a</w:t>
        </w:r>
      </w:ins>
      <w:ins w:id="1321" w:author="Utente di Microsoft Office" w:date="2019-05-26T08:16:00Z">
        <w:r w:rsidR="000C187C">
          <w:rPr>
            <w:sz w:val="20"/>
            <w:szCs w:val="20"/>
          </w:rPr>
          <w:t xml:space="preserve"> 3 e altre ancora da 1 a 4.</w:t>
        </w:r>
      </w:ins>
      <w:ins w:id="1322" w:author="Utente di Microsoft Office" w:date="2019-05-26T08:19:00Z">
        <w:r w:rsidR="00FE29C3">
          <w:rPr>
            <w:sz w:val="20"/>
            <w:szCs w:val="20"/>
          </w:rPr>
          <w:t xml:space="preserve"> Altre domande invece hanno </w:t>
        </w:r>
      </w:ins>
      <w:ins w:id="1323" w:author="Utente di Microsoft Office" w:date="2019-05-26T08:23:00Z">
        <w:r w:rsidR="00406CA4">
          <w:rPr>
            <w:sz w:val="20"/>
            <w:szCs w:val="20"/>
          </w:rPr>
          <w:t xml:space="preserve">possibile </w:t>
        </w:r>
      </w:ins>
      <w:ins w:id="1324" w:author="Utente di Microsoft Office" w:date="2019-05-26T08:19:00Z">
        <w:r w:rsidR="00FE29C3">
          <w:rPr>
            <w:sz w:val="20"/>
            <w:szCs w:val="20"/>
          </w:rPr>
          <w:t>risposta Yes/No. I</w:t>
        </w:r>
      </w:ins>
      <w:ins w:id="1325" w:author="Utente di Microsoft Office" w:date="2019-05-26T08:20:00Z">
        <w:r w:rsidR="00FE29C3">
          <w:rPr>
            <w:sz w:val="20"/>
            <w:szCs w:val="20"/>
          </w:rPr>
          <w:t xml:space="preserve">nfine </w:t>
        </w:r>
      </w:ins>
      <w:ins w:id="1326" w:author="Utente di Microsoft Office" w:date="2019-05-26T08:23:00Z">
        <w:r w:rsidR="00F17E65">
          <w:rPr>
            <w:sz w:val="20"/>
            <w:szCs w:val="20"/>
          </w:rPr>
          <w:t>un</w:t>
        </w:r>
      </w:ins>
      <w:ins w:id="1327" w:author="Utente di Microsoft Office" w:date="2019-05-26T08:20:00Z">
        <w:r w:rsidR="00FE29C3">
          <w:rPr>
            <w:sz w:val="20"/>
            <w:szCs w:val="20"/>
          </w:rPr>
          <w:t xml:space="preserve">a domanda sul disordine del sonno ha come possibile risposta un valore tra </w:t>
        </w:r>
      </w:ins>
      <w:ins w:id="1328" w:author="Utente di Microsoft Office" w:date="2019-05-26T08:21:00Z">
        <w:r w:rsidR="00FE29C3">
          <w:rPr>
            <w:sz w:val="20"/>
            <w:szCs w:val="20"/>
          </w:rPr>
          <w:t>0 e 12.</w:t>
        </w:r>
        <w:r w:rsidR="00406CA4">
          <w:rPr>
            <w:sz w:val="20"/>
            <w:szCs w:val="20"/>
          </w:rPr>
          <w:t xml:space="preserve"> Le domande rigu</w:t>
        </w:r>
      </w:ins>
      <w:ins w:id="1329" w:author="Utente di Microsoft Office" w:date="2019-05-26T08:22:00Z">
        <w:r w:rsidR="00406CA4">
          <w:rPr>
            <w:sz w:val="20"/>
            <w:szCs w:val="20"/>
          </w:rPr>
          <w:t>a</w:t>
        </w:r>
      </w:ins>
      <w:ins w:id="1330" w:author="Utente di Microsoft Office" w:date="2019-05-26T08:21:00Z">
        <w:r w:rsidR="00406CA4">
          <w:rPr>
            <w:sz w:val="20"/>
            <w:szCs w:val="20"/>
          </w:rPr>
          <w:t xml:space="preserve">rdano in prevalenza </w:t>
        </w:r>
      </w:ins>
      <w:ins w:id="1331" w:author="Utente di Microsoft Office" w:date="2019-05-26T08:22:00Z">
        <w:r w:rsidR="00406CA4">
          <w:rPr>
            <w:sz w:val="20"/>
            <w:szCs w:val="20"/>
          </w:rPr>
          <w:t>il tema dei disordini alimentari</w:t>
        </w:r>
      </w:ins>
      <w:ins w:id="1332" w:author="Utente di Microsoft Office" w:date="2019-05-26T08:23:00Z">
        <w:r w:rsidR="00406CA4">
          <w:rPr>
            <w:sz w:val="20"/>
            <w:szCs w:val="20"/>
          </w:rPr>
          <w:t>,</w:t>
        </w:r>
      </w:ins>
      <w:ins w:id="1333" w:author="Utente di Microsoft Office" w:date="2019-05-26T08:22:00Z">
        <w:r w:rsidR="00406CA4">
          <w:rPr>
            <w:sz w:val="20"/>
            <w:szCs w:val="20"/>
          </w:rPr>
          <w:t xml:space="preserve"> 13 su 16,</w:t>
        </w:r>
      </w:ins>
      <w:ins w:id="1334" w:author="Utente di Microsoft Office" w:date="2019-05-26T08:23:00Z">
        <w:r w:rsidR="00406CA4">
          <w:rPr>
            <w:sz w:val="20"/>
            <w:szCs w:val="20"/>
          </w:rPr>
          <w:t xml:space="preserve"> le altre 3 invece rigu</w:t>
        </w:r>
      </w:ins>
      <w:ins w:id="1335" w:author="Utente di Microsoft Office" w:date="2019-05-26T08:24:00Z">
        <w:r w:rsidR="00F17E65">
          <w:rPr>
            <w:sz w:val="20"/>
            <w:szCs w:val="20"/>
          </w:rPr>
          <w:t>a</w:t>
        </w:r>
      </w:ins>
      <w:ins w:id="1336" w:author="Utente di Microsoft Office" w:date="2019-05-26T08:23:00Z">
        <w:r w:rsidR="00406CA4">
          <w:rPr>
            <w:sz w:val="20"/>
            <w:szCs w:val="20"/>
          </w:rPr>
          <w:t>rdano i disordini legati al sonno.</w:t>
        </w:r>
      </w:ins>
    </w:p>
    <w:p w14:paraId="392F8301" w14:textId="0159A327" w:rsidR="00F17E65" w:rsidRPr="00F047D9" w:rsidRDefault="00F17E65">
      <w:pPr>
        <w:pStyle w:val="ListParagraph"/>
        <w:numPr>
          <w:ilvl w:val="0"/>
          <w:numId w:val="13"/>
        </w:numPr>
        <w:jc w:val="both"/>
        <w:rPr>
          <w:ins w:id="1337" w:author="francesco" w:date="2019-05-02T15:32:00Z"/>
          <w:sz w:val="20"/>
          <w:szCs w:val="20"/>
          <w:rPrChange w:id="1338" w:author="Utente di Microsoft Office" w:date="2019-05-26T08:11:00Z">
            <w:rPr>
              <w:ins w:id="1339" w:author="francesco" w:date="2019-05-02T15:32:00Z"/>
            </w:rPr>
          </w:rPrChange>
        </w:rPr>
        <w:pPrChange w:id="1340" w:author="Utente di Microsoft Office" w:date="2019-05-26T08:11:00Z">
          <w:pPr>
            <w:jc w:val="both"/>
          </w:pPr>
        </w:pPrChange>
      </w:pPr>
      <w:ins w:id="1341" w:author="Utente di Microsoft Office" w:date="2019-05-26T08:24:00Z">
        <w:r>
          <w:rPr>
            <w:sz w:val="20"/>
            <w:szCs w:val="20"/>
          </w:rPr>
          <w:t>NPI-Q (</w:t>
        </w:r>
      </w:ins>
      <w:proofErr w:type="spellStart"/>
      <w:ins w:id="1342" w:author="Utente di Microsoft Office" w:date="2019-05-26T08:25:00Z">
        <w:r w:rsidRPr="00A1280A">
          <w:rPr>
            <w:sz w:val="20"/>
            <w:szCs w:val="20"/>
          </w:rPr>
          <w:t>Neuropsychiatric</w:t>
        </w:r>
        <w:proofErr w:type="spellEnd"/>
        <w:r w:rsidRPr="00A1280A">
          <w:rPr>
            <w:sz w:val="20"/>
            <w:szCs w:val="20"/>
          </w:rPr>
          <w:t xml:space="preserve"> Inventory</w:t>
        </w:r>
        <w:r>
          <w:rPr>
            <w:sz w:val="20"/>
            <w:szCs w:val="20"/>
          </w:rPr>
          <w:t xml:space="preserve"> </w:t>
        </w:r>
        <w:proofErr w:type="spellStart"/>
        <w:r>
          <w:rPr>
            <w:sz w:val="20"/>
            <w:szCs w:val="20"/>
          </w:rPr>
          <w:t>Questionnaire</w:t>
        </w:r>
      </w:ins>
      <w:proofErr w:type="spellEnd"/>
      <w:ins w:id="1343" w:author="Utente di Microsoft Office" w:date="2019-05-26T08:24:00Z">
        <w:r>
          <w:rPr>
            <w:sz w:val="20"/>
            <w:szCs w:val="20"/>
          </w:rPr>
          <w:t>)</w:t>
        </w:r>
      </w:ins>
      <w:ins w:id="1344" w:author="Utente di Microsoft Office" w:date="2019-05-26T08:25:00Z">
        <w:r w:rsidR="00A06F46">
          <w:rPr>
            <w:sz w:val="20"/>
            <w:szCs w:val="20"/>
          </w:rPr>
          <w:t xml:space="preserve">: </w:t>
        </w:r>
      </w:ins>
      <w:ins w:id="1345" w:author="Utente di Microsoft Office" w:date="2019-05-26T08:26:00Z">
        <w:r w:rsidR="00A06F46">
          <w:rPr>
            <w:sz w:val="20"/>
            <w:szCs w:val="20"/>
          </w:rPr>
          <w:t>in questo caso per ogni prova abbiamo due rispos</w:t>
        </w:r>
      </w:ins>
      <w:ins w:id="1346" w:author="Utente di Microsoft Office" w:date="2019-05-26T08:27:00Z">
        <w:r w:rsidR="00A06F46">
          <w:rPr>
            <w:sz w:val="20"/>
            <w:szCs w:val="20"/>
          </w:rPr>
          <w:t xml:space="preserve">te. Una Yes/No e l’altra invece su una scala da </w:t>
        </w:r>
      </w:ins>
      <w:ins w:id="1347" w:author="Utente di Microsoft Office" w:date="2019-05-26T08:28:00Z">
        <w:r w:rsidR="00A06F46">
          <w:rPr>
            <w:sz w:val="20"/>
            <w:szCs w:val="20"/>
          </w:rPr>
          <w:t>1</w:t>
        </w:r>
      </w:ins>
      <w:ins w:id="1348" w:author="Utente di Microsoft Office" w:date="2019-05-26T08:27:00Z">
        <w:r w:rsidR="00A06F46">
          <w:rPr>
            <w:sz w:val="20"/>
            <w:szCs w:val="20"/>
          </w:rPr>
          <w:t xml:space="preserve"> a 3</w:t>
        </w:r>
      </w:ins>
      <w:ins w:id="1349" w:author="Utente di Microsoft Office" w:date="2019-05-26T08:28:00Z">
        <w:r w:rsidR="00A06F46">
          <w:rPr>
            <w:sz w:val="20"/>
            <w:szCs w:val="20"/>
          </w:rPr>
          <w:t>.</w:t>
        </w:r>
      </w:ins>
      <w:ins w:id="1350" w:author="Utente di Microsoft Office" w:date="2019-05-26T08:31:00Z">
        <w:r w:rsidR="009E5E61">
          <w:rPr>
            <w:sz w:val="20"/>
            <w:szCs w:val="20"/>
          </w:rPr>
          <w:t xml:space="preserve"> Le domande rigu</w:t>
        </w:r>
      </w:ins>
      <w:ins w:id="1351" w:author="Utente di Microsoft Office" w:date="2019-05-26T08:35:00Z">
        <w:r w:rsidR="00623EBF">
          <w:rPr>
            <w:sz w:val="20"/>
            <w:szCs w:val="20"/>
          </w:rPr>
          <w:t>a</w:t>
        </w:r>
      </w:ins>
      <w:ins w:id="1352" w:author="Utente di Microsoft Office" w:date="2019-05-26T08:31:00Z">
        <w:r w:rsidR="009E5E61">
          <w:rPr>
            <w:sz w:val="20"/>
            <w:szCs w:val="20"/>
          </w:rPr>
          <w:t>rdano possibili alterazioni del qu</w:t>
        </w:r>
      </w:ins>
      <w:ins w:id="1353" w:author="Utente di Microsoft Office" w:date="2019-05-26T08:35:00Z">
        <w:r w:rsidR="00623EBF">
          <w:rPr>
            <w:sz w:val="20"/>
            <w:szCs w:val="20"/>
          </w:rPr>
          <w:t>a</w:t>
        </w:r>
      </w:ins>
      <w:ins w:id="1354" w:author="Utente di Microsoft Office" w:date="2019-05-26T08:31:00Z">
        <w:r w:rsidR="009E5E61">
          <w:rPr>
            <w:sz w:val="20"/>
            <w:szCs w:val="20"/>
          </w:rPr>
          <w:t>dro psichiatrico del paziente, ad esempio la presenza di allucinazioni,</w:t>
        </w:r>
      </w:ins>
      <w:ins w:id="1355" w:author="Utente di Microsoft Office" w:date="2019-05-26T08:32:00Z">
        <w:r w:rsidR="009E5E61">
          <w:rPr>
            <w:sz w:val="20"/>
            <w:szCs w:val="20"/>
          </w:rPr>
          <w:t xml:space="preserve"> di irritabilità, di difficoltà motorie ecc.</w:t>
        </w:r>
      </w:ins>
      <w:ins w:id="1356" w:author="Utente di Microsoft Office" w:date="2019-05-26T08:36:00Z">
        <w:r w:rsidR="00623EBF">
          <w:rPr>
            <w:sz w:val="20"/>
            <w:szCs w:val="20"/>
          </w:rPr>
          <w:t xml:space="preserve"> </w:t>
        </w:r>
      </w:ins>
      <w:ins w:id="1357" w:author="Utente di Microsoft Office" w:date="2019-05-26T08:32:00Z">
        <w:r w:rsidR="009E5E61">
          <w:rPr>
            <w:sz w:val="20"/>
            <w:szCs w:val="20"/>
          </w:rPr>
          <w:t xml:space="preserve">Per ogni domanda viene </w:t>
        </w:r>
      </w:ins>
      <w:ins w:id="1358" w:author="Utente di Microsoft Office" w:date="2019-05-26T08:33:00Z">
        <w:r w:rsidR="009E5E61">
          <w:rPr>
            <w:sz w:val="20"/>
            <w:szCs w:val="20"/>
          </w:rPr>
          <w:t xml:space="preserve">risposto </w:t>
        </w:r>
        <w:proofErr w:type="gramStart"/>
        <w:r w:rsidR="009E5E61">
          <w:rPr>
            <w:sz w:val="20"/>
            <w:szCs w:val="20"/>
          </w:rPr>
          <w:t>si</w:t>
        </w:r>
        <w:proofErr w:type="gramEnd"/>
        <w:r w:rsidR="009E5E61">
          <w:rPr>
            <w:sz w:val="20"/>
            <w:szCs w:val="20"/>
          </w:rPr>
          <w:t xml:space="preserve"> o no alla presenza del sintomo, e se il sintomo è presente, si risponde su u</w:t>
        </w:r>
      </w:ins>
      <w:ins w:id="1359" w:author="Utente di Microsoft Office" w:date="2019-05-26T08:34:00Z">
        <w:r w:rsidR="009E5E61">
          <w:rPr>
            <w:sz w:val="20"/>
            <w:szCs w:val="20"/>
          </w:rPr>
          <w:t>na scala dando un idea della sua</w:t>
        </w:r>
      </w:ins>
      <w:ins w:id="1360" w:author="Utente di Microsoft Office" w:date="2019-05-26T08:33:00Z">
        <w:r w:rsidR="009E5E61">
          <w:rPr>
            <w:sz w:val="20"/>
            <w:szCs w:val="20"/>
          </w:rPr>
          <w:t xml:space="preserve"> severità</w:t>
        </w:r>
      </w:ins>
      <w:ins w:id="1361" w:author="Utente di Microsoft Office" w:date="2019-05-26T08:34:00Z">
        <w:r w:rsidR="009E5E61">
          <w:rPr>
            <w:sz w:val="20"/>
            <w:szCs w:val="20"/>
          </w:rPr>
          <w:t>.</w:t>
        </w:r>
      </w:ins>
      <w:ins w:id="1362" w:author="Utente di Microsoft Office" w:date="2019-05-26T08:33:00Z">
        <w:r w:rsidR="009E5E61">
          <w:rPr>
            <w:sz w:val="20"/>
            <w:szCs w:val="20"/>
          </w:rPr>
          <w:t xml:space="preserve"> </w:t>
        </w:r>
      </w:ins>
      <w:ins w:id="1363" w:author="Utente di Microsoft Office" w:date="2019-05-26T08:36:00Z">
        <w:r w:rsidR="00623EBF">
          <w:rPr>
            <w:sz w:val="20"/>
            <w:szCs w:val="20"/>
          </w:rPr>
          <w:t>I</w:t>
        </w:r>
      </w:ins>
      <w:ins w:id="1364" w:author="Utente di Microsoft Office" w:date="2019-05-26T08:37:00Z">
        <w:r w:rsidR="00623EBF">
          <w:rPr>
            <w:sz w:val="20"/>
            <w:szCs w:val="20"/>
          </w:rPr>
          <w:t xml:space="preserve"> sintomi considerati son</w:t>
        </w:r>
      </w:ins>
      <w:ins w:id="1365" w:author="Utente di Microsoft Office" w:date="2019-05-26T08:38:00Z">
        <w:r w:rsidR="00623EBF">
          <w:rPr>
            <w:sz w:val="20"/>
            <w:szCs w:val="20"/>
          </w:rPr>
          <w:t>o 12 e alla fine viene calcolato uno score totale.</w:t>
        </w:r>
      </w:ins>
    </w:p>
    <w:p w14:paraId="4040BF7F" w14:textId="77777777" w:rsidR="009411FF" w:rsidRDefault="009411FF">
      <w:pPr>
        <w:ind w:left="360"/>
        <w:jc w:val="both"/>
        <w:rPr>
          <w:del w:id="1366" w:author="francesco" w:date="2019-05-02T15:32:00Z"/>
          <w:b/>
          <w:sz w:val="22"/>
          <w:szCs w:val="22"/>
        </w:rPr>
        <w:pPrChange w:id="1367" w:author="francesco" w:date="2019-05-02T15:38:00Z">
          <w:pPr>
            <w:jc w:val="both"/>
          </w:pPr>
        </w:pPrChange>
      </w:pPr>
    </w:p>
    <w:p w14:paraId="0EFF426E" w14:textId="77777777" w:rsidR="009411FF" w:rsidRPr="009411FF" w:rsidRDefault="009411FF">
      <w:pPr>
        <w:pStyle w:val="ListParagraph"/>
        <w:jc w:val="both"/>
        <w:rPr>
          <w:ins w:id="1368" w:author="francesco" w:date="2019-05-02T15:39:00Z"/>
          <w:b/>
          <w:sz w:val="22"/>
          <w:szCs w:val="22"/>
          <w:rPrChange w:id="1369" w:author="francesco" w:date="2019-05-02T15:32:00Z">
            <w:rPr>
              <w:ins w:id="1370" w:author="francesco" w:date="2019-05-02T15:39:00Z"/>
              <w:sz w:val="20"/>
              <w:szCs w:val="20"/>
            </w:rPr>
          </w:rPrChange>
        </w:rPr>
        <w:pPrChange w:id="1371" w:author="francesco" w:date="2019-05-02T15:39:00Z">
          <w:pPr>
            <w:jc w:val="both"/>
          </w:pPr>
        </w:pPrChange>
      </w:pPr>
    </w:p>
    <w:p w14:paraId="71A440E3" w14:textId="77777777" w:rsidR="009411FF" w:rsidRPr="009411FF" w:rsidRDefault="00305917">
      <w:pPr>
        <w:pStyle w:val="ListParagraph"/>
        <w:ind w:left="0"/>
        <w:rPr>
          <w:del w:id="1372" w:author="francesco" w:date="2019-05-02T15:31:00Z"/>
          <w:sz w:val="22"/>
          <w:szCs w:val="22"/>
          <w:highlight w:val="yellow"/>
          <w:rPrChange w:id="1373" w:author="francesco" w:date="2019-05-02T15:39:00Z">
            <w:rPr>
              <w:del w:id="1374" w:author="francesco" w:date="2019-05-02T15:31:00Z"/>
              <w:sz w:val="20"/>
              <w:szCs w:val="20"/>
            </w:rPr>
          </w:rPrChange>
        </w:rPr>
        <w:pPrChange w:id="1375" w:author="francesco" w:date="2019-05-02T15:39:00Z">
          <w:pPr>
            <w:jc w:val="both"/>
          </w:pPr>
        </w:pPrChange>
      </w:pPr>
      <w:ins w:id="1376" w:author="francesco" w:date="2019-05-02T15:39:00Z">
        <w:r w:rsidRPr="00305917">
          <w:rPr>
            <w:b/>
            <w:sz w:val="22"/>
            <w:szCs w:val="22"/>
            <w:highlight w:val="yellow"/>
            <w:rPrChange w:id="1377" w:author="francesco" w:date="2019-05-02T15:39:00Z">
              <w:rPr>
                <w:b/>
                <w:sz w:val="22"/>
                <w:szCs w:val="22"/>
                <w:vertAlign w:val="superscript"/>
              </w:rPr>
            </w:rPrChange>
          </w:rPr>
          <w:t>&lt;DA INSERIRE L’MMAGINE RELATIVA AD UN QUESTIONARIO TRA QUELLI SOPRA DESCRITTI. CERCARE SU INTERNET&gt;</w:t>
        </w:r>
      </w:ins>
      <w:del w:id="1378" w:author="francesco" w:date="2019-05-02T15:38:00Z">
        <w:r w:rsidRPr="00305917">
          <w:rPr>
            <w:b/>
            <w:sz w:val="22"/>
            <w:szCs w:val="22"/>
            <w:highlight w:val="yellow"/>
            <w:rPrChange w:id="1379" w:author="francesco" w:date="2019-05-02T15:39:00Z">
              <w:rPr>
                <w:sz w:val="20"/>
                <w:szCs w:val="20"/>
                <w:vertAlign w:val="superscript"/>
              </w:rPr>
            </w:rPrChange>
          </w:rPr>
          <w:delText>FAQ</w:delText>
        </w:r>
        <w:r w:rsidRPr="00305917">
          <w:rPr>
            <w:sz w:val="22"/>
            <w:szCs w:val="22"/>
            <w:highlight w:val="yellow"/>
            <w:rPrChange w:id="1380" w:author="francesco" w:date="2019-05-02T15:39:00Z">
              <w:rPr>
                <w:sz w:val="20"/>
                <w:szCs w:val="20"/>
                <w:vertAlign w:val="superscript"/>
              </w:rPr>
            </w:rPrChange>
          </w:rPr>
          <w:delText xml:space="preserve"> (</w:delText>
        </w:r>
        <w:r w:rsidRPr="00305917">
          <w:rPr>
            <w:i/>
            <w:sz w:val="22"/>
            <w:szCs w:val="22"/>
            <w:highlight w:val="yellow"/>
            <w:rPrChange w:id="1381" w:author="francesco" w:date="2019-05-02T15:39:00Z">
              <w:rPr>
                <w:sz w:val="20"/>
                <w:szCs w:val="20"/>
                <w:vertAlign w:val="superscript"/>
              </w:rPr>
            </w:rPrChange>
          </w:rPr>
          <w:delText xml:space="preserve">Functional </w:delText>
        </w:r>
      </w:del>
      <w:del w:id="1382" w:author="francesco" w:date="2019-05-02T11:16:00Z">
        <w:r w:rsidRPr="00305917">
          <w:rPr>
            <w:i/>
            <w:sz w:val="22"/>
            <w:szCs w:val="22"/>
            <w:highlight w:val="yellow"/>
            <w:rPrChange w:id="1383" w:author="francesco" w:date="2019-05-02T15:39:00Z">
              <w:rPr>
                <w:sz w:val="20"/>
                <w:szCs w:val="20"/>
                <w:vertAlign w:val="superscript"/>
              </w:rPr>
            </w:rPrChange>
          </w:rPr>
          <w:delText>assessment questionnaire</w:delText>
        </w:r>
      </w:del>
      <w:del w:id="1384" w:author="francesco" w:date="2019-05-02T15:38:00Z">
        <w:r w:rsidRPr="00305917">
          <w:rPr>
            <w:sz w:val="22"/>
            <w:szCs w:val="22"/>
            <w:highlight w:val="yellow"/>
            <w:rPrChange w:id="1385" w:author="francesco" w:date="2019-05-02T15:39:00Z">
              <w:rPr>
                <w:sz w:val="20"/>
                <w:szCs w:val="20"/>
                <w:vertAlign w:val="superscript"/>
              </w:rPr>
            </w:rPrChange>
          </w:rPr>
          <w:delText xml:space="preserve">): In questo caso le domande sono 10 e </w:delText>
        </w:r>
      </w:del>
      <w:del w:id="1386" w:author="francesco" w:date="2019-05-02T15:33:00Z">
        <w:r w:rsidRPr="00305917">
          <w:rPr>
            <w:sz w:val="22"/>
            <w:szCs w:val="22"/>
            <w:highlight w:val="yellow"/>
            <w:rPrChange w:id="1387" w:author="francesco" w:date="2019-05-02T15:39:00Z">
              <w:rPr>
                <w:sz w:val="20"/>
                <w:szCs w:val="20"/>
                <w:vertAlign w:val="superscript"/>
              </w:rPr>
            </w:rPrChange>
          </w:rPr>
          <w:delText>riguardano il</w:delText>
        </w:r>
      </w:del>
      <w:del w:id="1388" w:author="francesco" w:date="2019-05-02T15:32:00Z">
        <w:r w:rsidRPr="00305917">
          <w:rPr>
            <w:sz w:val="22"/>
            <w:szCs w:val="22"/>
            <w:highlight w:val="yellow"/>
            <w:rPrChange w:id="1389" w:author="francesco" w:date="2019-05-02T15:39:00Z">
              <w:rPr>
                <w:sz w:val="20"/>
                <w:szCs w:val="20"/>
                <w:vertAlign w:val="superscript"/>
              </w:rPr>
            </w:rPrChange>
          </w:rPr>
          <w:delText xml:space="preserve"> livello </w:delText>
        </w:r>
      </w:del>
      <w:del w:id="1390" w:author="francesco" w:date="2019-05-02T15:38:00Z">
        <w:r w:rsidRPr="00305917">
          <w:rPr>
            <w:sz w:val="22"/>
            <w:szCs w:val="22"/>
            <w:highlight w:val="yellow"/>
            <w:rPrChange w:id="1391" w:author="francesco" w:date="2019-05-02T15:39:00Z">
              <w:rPr>
                <w:sz w:val="20"/>
                <w:szCs w:val="20"/>
                <w:vertAlign w:val="superscript"/>
              </w:rPr>
            </w:rPrChange>
          </w:rPr>
          <w:delText>funzional</w:delText>
        </w:r>
      </w:del>
      <w:del w:id="1392" w:author="francesco" w:date="2019-05-02T15:32:00Z">
        <w:r w:rsidRPr="00305917">
          <w:rPr>
            <w:sz w:val="22"/>
            <w:szCs w:val="22"/>
            <w:highlight w:val="yellow"/>
            <w:rPrChange w:id="1393" w:author="francesco" w:date="2019-05-02T15:39:00Z">
              <w:rPr>
                <w:sz w:val="20"/>
                <w:szCs w:val="20"/>
                <w:vertAlign w:val="superscript"/>
              </w:rPr>
            </w:rPrChange>
          </w:rPr>
          <w:delText>e</w:delText>
        </w:r>
      </w:del>
      <w:del w:id="1394" w:author="francesco" w:date="2019-05-02T15:38:00Z">
        <w:r w:rsidRPr="00305917">
          <w:rPr>
            <w:sz w:val="22"/>
            <w:szCs w:val="22"/>
            <w:highlight w:val="yellow"/>
            <w:rPrChange w:id="1395" w:author="francesco" w:date="2019-05-02T15:39:00Z">
              <w:rPr>
                <w:sz w:val="20"/>
                <w:szCs w:val="20"/>
                <w:vertAlign w:val="superscript"/>
              </w:rPr>
            </w:rPrChange>
          </w:rPr>
          <w:delText xml:space="preserve"> del </w:delText>
        </w:r>
      </w:del>
      <w:del w:id="1396" w:author="francesco" w:date="2019-05-02T15:32:00Z">
        <w:r w:rsidRPr="00305917">
          <w:rPr>
            <w:sz w:val="22"/>
            <w:szCs w:val="22"/>
            <w:highlight w:val="yellow"/>
            <w:rPrChange w:id="1397" w:author="francesco" w:date="2019-05-02T15:39:00Z">
              <w:rPr>
                <w:sz w:val="20"/>
                <w:szCs w:val="20"/>
                <w:vertAlign w:val="superscript"/>
              </w:rPr>
            </w:rPrChange>
          </w:rPr>
          <w:delText>paziente</w:delText>
        </w:r>
      </w:del>
      <w:del w:id="1398" w:author="francesco" w:date="2019-05-02T15:38:00Z">
        <w:r w:rsidRPr="00305917">
          <w:rPr>
            <w:sz w:val="22"/>
            <w:szCs w:val="22"/>
            <w:highlight w:val="yellow"/>
            <w:rPrChange w:id="1399" w:author="francesco" w:date="2019-05-02T15:39:00Z">
              <w:rPr>
                <w:sz w:val="20"/>
                <w:szCs w:val="20"/>
                <w:vertAlign w:val="superscript"/>
              </w:rPr>
            </w:rPrChange>
          </w:rPr>
          <w:delText xml:space="preserve">. In particolare la preparazione di cibo e bevande, lo shopping, la gestione delle finanze, la compilazione di moduli, l’uso della televisione, la memoria, i viaggi, gli eventi e i giochi. </w:delText>
        </w:r>
      </w:del>
      <w:del w:id="1400" w:author="francesco" w:date="2019-05-02T15:33:00Z">
        <w:r w:rsidRPr="00305917">
          <w:rPr>
            <w:sz w:val="22"/>
            <w:szCs w:val="22"/>
            <w:highlight w:val="yellow"/>
            <w:rPrChange w:id="1401" w:author="francesco" w:date="2019-05-02T15:39:00Z">
              <w:rPr>
                <w:sz w:val="20"/>
                <w:szCs w:val="20"/>
                <w:vertAlign w:val="superscript"/>
              </w:rPr>
            </w:rPrChange>
          </w:rPr>
          <w:delText>Anche in questo caso, c</w:delText>
        </w:r>
      </w:del>
      <w:del w:id="1402" w:author="francesco" w:date="2019-05-02T15:38:00Z">
        <w:r w:rsidRPr="00305917">
          <w:rPr>
            <w:sz w:val="22"/>
            <w:szCs w:val="22"/>
            <w:highlight w:val="yellow"/>
            <w:rPrChange w:id="1403" w:author="francesco" w:date="2019-05-02T15:39:00Z">
              <w:rPr>
                <w:sz w:val="20"/>
                <w:szCs w:val="20"/>
                <w:vertAlign w:val="superscript"/>
              </w:rPr>
            </w:rPrChange>
          </w:rPr>
          <w:delText>ome nel caso de</w:delText>
        </w:r>
      </w:del>
      <w:del w:id="1404" w:author="francesco" w:date="2019-05-02T15:33:00Z">
        <w:r w:rsidRPr="00305917">
          <w:rPr>
            <w:sz w:val="22"/>
            <w:szCs w:val="22"/>
            <w:highlight w:val="yellow"/>
            <w:rPrChange w:id="1405" w:author="francesco" w:date="2019-05-02T15:39:00Z">
              <w:rPr>
                <w:sz w:val="20"/>
                <w:szCs w:val="20"/>
                <w:vertAlign w:val="superscript"/>
              </w:rPr>
            </w:rPrChange>
          </w:rPr>
          <w:delText>l</w:delText>
        </w:r>
      </w:del>
      <w:del w:id="1406" w:author="francesco" w:date="2019-05-02T15:34:00Z">
        <w:r w:rsidRPr="00305917">
          <w:rPr>
            <w:sz w:val="22"/>
            <w:szCs w:val="22"/>
            <w:highlight w:val="yellow"/>
            <w:rPrChange w:id="1407" w:author="francesco" w:date="2019-05-02T15:39:00Z">
              <w:rPr>
                <w:sz w:val="20"/>
                <w:szCs w:val="20"/>
                <w:vertAlign w:val="superscript"/>
              </w:rPr>
            </w:rPrChange>
          </w:rPr>
          <w:delText xml:space="preserve"> CDR</w:delText>
        </w:r>
      </w:del>
      <w:del w:id="1408" w:author="francesco" w:date="2019-05-02T15:38:00Z">
        <w:r w:rsidRPr="00305917">
          <w:rPr>
            <w:sz w:val="22"/>
            <w:szCs w:val="22"/>
            <w:highlight w:val="yellow"/>
            <w:rPrChange w:id="1409" w:author="francesco" w:date="2019-05-02T15:39:00Z">
              <w:rPr>
                <w:sz w:val="20"/>
                <w:szCs w:val="20"/>
                <w:vertAlign w:val="superscript"/>
              </w:rPr>
            </w:rPrChange>
          </w:rPr>
          <w:delText xml:space="preserve">, viene </w:delText>
        </w:r>
      </w:del>
      <w:del w:id="1410" w:author="francesco" w:date="2019-05-02T15:33:00Z">
        <w:r w:rsidRPr="00305917">
          <w:rPr>
            <w:sz w:val="22"/>
            <w:szCs w:val="22"/>
            <w:highlight w:val="yellow"/>
            <w:rPrChange w:id="1411" w:author="francesco" w:date="2019-05-02T15:39:00Z">
              <w:rPr>
                <w:sz w:val="20"/>
                <w:szCs w:val="20"/>
                <w:vertAlign w:val="superscript"/>
              </w:rPr>
            </w:rPrChange>
          </w:rPr>
          <w:delText xml:space="preserve">estratto </w:delText>
        </w:r>
      </w:del>
      <w:del w:id="1412" w:author="francesco" w:date="2019-05-02T15:38:00Z">
        <w:r w:rsidRPr="00305917">
          <w:rPr>
            <w:sz w:val="22"/>
            <w:szCs w:val="22"/>
            <w:highlight w:val="yellow"/>
            <w:rPrChange w:id="1413" w:author="francesco" w:date="2019-05-02T15:39:00Z">
              <w:rPr>
                <w:sz w:val="20"/>
                <w:szCs w:val="20"/>
                <w:vertAlign w:val="superscript"/>
              </w:rPr>
            </w:rPrChange>
          </w:rPr>
          <w:delText xml:space="preserve">un punteggio finale somma dei punteggi ottenuti </w:delText>
        </w:r>
      </w:del>
      <w:del w:id="1414" w:author="francesco" w:date="2019-05-02T15:34:00Z">
        <w:r w:rsidRPr="00305917">
          <w:rPr>
            <w:sz w:val="22"/>
            <w:szCs w:val="22"/>
            <w:highlight w:val="yellow"/>
            <w:rPrChange w:id="1415" w:author="francesco" w:date="2019-05-02T15:39:00Z">
              <w:rPr>
                <w:sz w:val="20"/>
                <w:szCs w:val="20"/>
                <w:vertAlign w:val="superscript"/>
              </w:rPr>
            </w:rPrChange>
          </w:rPr>
          <w:delText>a</w:delText>
        </w:r>
      </w:del>
      <w:del w:id="1416" w:author="francesco" w:date="2019-05-02T15:38:00Z">
        <w:r w:rsidRPr="00305917">
          <w:rPr>
            <w:sz w:val="22"/>
            <w:szCs w:val="22"/>
            <w:highlight w:val="yellow"/>
            <w:rPrChange w:id="1417" w:author="francesco" w:date="2019-05-02T15:39:00Z">
              <w:rPr>
                <w:sz w:val="20"/>
                <w:szCs w:val="20"/>
                <w:vertAlign w:val="superscript"/>
              </w:rPr>
            </w:rPrChange>
          </w:rPr>
          <w:delText>lle singole domande.</w:delText>
        </w:r>
      </w:del>
    </w:p>
    <w:p w14:paraId="455A36E1" w14:textId="77777777" w:rsidR="009411FF" w:rsidRPr="009411FF" w:rsidRDefault="009411FF">
      <w:pPr>
        <w:pStyle w:val="ListParagraph"/>
        <w:ind w:left="0"/>
        <w:rPr>
          <w:del w:id="1418" w:author="francesco" w:date="2019-05-02T15:24:00Z"/>
          <w:sz w:val="22"/>
          <w:szCs w:val="22"/>
          <w:highlight w:val="yellow"/>
          <w:rPrChange w:id="1419" w:author="francesco" w:date="2019-05-02T15:39:00Z">
            <w:rPr>
              <w:del w:id="1420" w:author="francesco" w:date="2019-05-02T15:24:00Z"/>
              <w:sz w:val="20"/>
              <w:szCs w:val="20"/>
            </w:rPr>
          </w:rPrChange>
        </w:rPr>
        <w:pPrChange w:id="1421" w:author="francesco" w:date="2019-05-02T15:39:00Z">
          <w:pPr>
            <w:jc w:val="both"/>
          </w:pPr>
        </w:pPrChange>
      </w:pPr>
    </w:p>
    <w:p w14:paraId="30F83DAA" w14:textId="77777777" w:rsidR="009411FF" w:rsidRPr="009411FF" w:rsidRDefault="00305917">
      <w:pPr>
        <w:pStyle w:val="ListParagraph"/>
        <w:ind w:left="0"/>
        <w:rPr>
          <w:del w:id="1422" w:author="francesco" w:date="2019-05-02T15:24:00Z"/>
          <w:sz w:val="22"/>
          <w:szCs w:val="22"/>
          <w:highlight w:val="yellow"/>
          <w:rPrChange w:id="1423" w:author="francesco" w:date="2019-05-02T15:39:00Z">
            <w:rPr>
              <w:del w:id="1424" w:author="francesco" w:date="2019-05-02T15:24:00Z"/>
              <w:sz w:val="20"/>
              <w:szCs w:val="20"/>
            </w:rPr>
          </w:rPrChange>
        </w:rPr>
        <w:pPrChange w:id="1425" w:author="francesco" w:date="2019-05-02T15:39:00Z">
          <w:pPr>
            <w:jc w:val="both"/>
          </w:pPr>
        </w:pPrChange>
      </w:pPr>
      <w:del w:id="1426" w:author="francesco" w:date="2019-05-02T15:18:00Z">
        <w:r w:rsidRPr="00305917">
          <w:rPr>
            <w:sz w:val="22"/>
            <w:szCs w:val="22"/>
            <w:highlight w:val="yellow"/>
            <w:rPrChange w:id="1427" w:author="francesco" w:date="2019-05-02T15:39:00Z">
              <w:rPr>
                <w:sz w:val="20"/>
                <w:szCs w:val="20"/>
                <w:vertAlign w:val="superscript"/>
              </w:rPr>
            </w:rPrChange>
          </w:rPr>
          <w:delText>La raccolta dei dati in ADNI ha lo scopo di monitorare l’andamento della malattia. Così la diagnosi potrebbe cambiare in vista di eventuali miglioramenti o peggioramenti delle capacità cognitive e intellettuali del paziente. In questa attività svolge un ruolo centrale il concetto di visita. E’ infatti durante una visita che il paziente viene sottoposto ai test. E’ il medico può monitorare l’andamento della malattia osservando la cronologia delle visite. Le visite vengono effettuate ogni 6 mesi. Non tutti i test vengono effettuati durante la visita, ma sarà il medico a decidere quale test effettuare durante una specifica visita. I dati anagrafici e riguardanti i familiari vengono raccolti solamente all’inizio di un percorso di visite.</w:delText>
        </w:r>
      </w:del>
    </w:p>
    <w:p w14:paraId="3E627A20" w14:textId="77777777" w:rsidR="009411FF" w:rsidRPr="009411FF" w:rsidRDefault="009411FF">
      <w:pPr>
        <w:pStyle w:val="ListParagraph"/>
        <w:ind w:left="0"/>
        <w:rPr>
          <w:del w:id="1428" w:author="francesco" w:date="2019-05-02T15:24:00Z"/>
          <w:sz w:val="22"/>
          <w:szCs w:val="22"/>
          <w:highlight w:val="yellow"/>
          <w:rPrChange w:id="1429" w:author="francesco" w:date="2019-05-02T15:39:00Z">
            <w:rPr>
              <w:del w:id="1430" w:author="francesco" w:date="2019-05-02T15:24:00Z"/>
              <w:sz w:val="20"/>
              <w:szCs w:val="20"/>
            </w:rPr>
          </w:rPrChange>
        </w:rPr>
        <w:pPrChange w:id="1431" w:author="francesco" w:date="2019-05-02T15:39:00Z">
          <w:pPr>
            <w:jc w:val="both"/>
          </w:pPr>
        </w:pPrChange>
      </w:pPr>
    </w:p>
    <w:p w14:paraId="62F3EF85" w14:textId="77777777" w:rsidR="009411FF" w:rsidRPr="009411FF" w:rsidRDefault="00305917">
      <w:pPr>
        <w:pStyle w:val="ListParagraph"/>
        <w:ind w:left="0"/>
        <w:rPr>
          <w:del w:id="1432" w:author="francesco" w:date="2019-05-02T15:24:00Z"/>
          <w:sz w:val="22"/>
          <w:szCs w:val="22"/>
          <w:highlight w:val="yellow"/>
          <w:rPrChange w:id="1433" w:author="francesco" w:date="2019-05-02T15:39:00Z">
            <w:rPr>
              <w:del w:id="1434" w:author="francesco" w:date="2019-05-02T15:24:00Z"/>
              <w:sz w:val="20"/>
              <w:szCs w:val="20"/>
            </w:rPr>
          </w:rPrChange>
        </w:rPr>
        <w:pPrChange w:id="1435" w:author="francesco" w:date="2019-05-02T15:39:00Z">
          <w:pPr>
            <w:jc w:val="both"/>
          </w:pPr>
        </w:pPrChange>
      </w:pPr>
      <w:del w:id="1436" w:author="francesco" w:date="2019-05-02T15:24:00Z">
        <w:r w:rsidRPr="00305917">
          <w:rPr>
            <w:sz w:val="22"/>
            <w:szCs w:val="22"/>
            <w:highlight w:val="yellow"/>
            <w:rPrChange w:id="1437" w:author="francesco" w:date="2019-05-02T15:39:00Z">
              <w:rPr>
                <w:sz w:val="20"/>
                <w:szCs w:val="20"/>
                <w:vertAlign w:val="superscript"/>
              </w:rPr>
            </w:rPrChange>
          </w:rPr>
          <w:delText>Vengono raccolti poi dati riguardanti i familiari del paziente, con i seguenti test:</w:delText>
        </w:r>
      </w:del>
    </w:p>
    <w:p w14:paraId="4338AF9C" w14:textId="77777777" w:rsidR="009411FF" w:rsidRPr="009411FF" w:rsidRDefault="009411FF">
      <w:pPr>
        <w:pStyle w:val="ListParagraph"/>
        <w:ind w:left="0"/>
        <w:rPr>
          <w:del w:id="1438" w:author="francesco" w:date="2019-05-02T15:24:00Z"/>
          <w:sz w:val="22"/>
          <w:szCs w:val="22"/>
          <w:highlight w:val="yellow"/>
          <w:rPrChange w:id="1439" w:author="francesco" w:date="2019-05-02T15:39:00Z">
            <w:rPr>
              <w:del w:id="1440" w:author="francesco" w:date="2019-05-02T15:24:00Z"/>
              <w:sz w:val="20"/>
              <w:szCs w:val="20"/>
            </w:rPr>
          </w:rPrChange>
        </w:rPr>
        <w:pPrChange w:id="1441" w:author="francesco" w:date="2019-05-02T15:39:00Z">
          <w:pPr>
            <w:jc w:val="both"/>
          </w:pPr>
        </w:pPrChange>
      </w:pPr>
    </w:p>
    <w:p w14:paraId="70B5DBE5" w14:textId="77777777" w:rsidR="009411FF" w:rsidRPr="009411FF" w:rsidRDefault="00305917">
      <w:pPr>
        <w:pStyle w:val="ListParagraph"/>
        <w:ind w:left="0"/>
        <w:rPr>
          <w:del w:id="1442" w:author="francesco" w:date="2019-05-02T15:24:00Z"/>
          <w:sz w:val="22"/>
          <w:szCs w:val="22"/>
          <w:highlight w:val="yellow"/>
          <w:rPrChange w:id="1443" w:author="francesco" w:date="2019-05-02T15:39:00Z">
            <w:rPr>
              <w:del w:id="1444" w:author="francesco" w:date="2019-05-02T15:24:00Z"/>
              <w:sz w:val="20"/>
              <w:szCs w:val="20"/>
              <w:lang w:val="en-US"/>
            </w:rPr>
          </w:rPrChange>
        </w:rPr>
        <w:pPrChange w:id="1445" w:author="francesco" w:date="2019-05-02T15:39:00Z">
          <w:pPr>
            <w:pStyle w:val="ListParagraph"/>
            <w:numPr>
              <w:numId w:val="6"/>
            </w:numPr>
            <w:ind w:hanging="360"/>
          </w:pPr>
        </w:pPrChange>
      </w:pPr>
      <w:del w:id="1446" w:author="francesco" w:date="2019-05-02T15:24:00Z">
        <w:r w:rsidRPr="00305917">
          <w:rPr>
            <w:sz w:val="22"/>
            <w:szCs w:val="22"/>
            <w:highlight w:val="yellow"/>
            <w:rPrChange w:id="1447" w:author="francesco" w:date="2019-05-02T15:39:00Z">
              <w:rPr>
                <w:sz w:val="20"/>
                <w:szCs w:val="20"/>
                <w:vertAlign w:val="superscript"/>
                <w:lang w:val="en-US"/>
              </w:rPr>
            </w:rPrChange>
          </w:rPr>
          <w:delText>Family History Questionnaire (fhq)</w:delText>
        </w:r>
        <w:r w:rsidRPr="00305917">
          <w:rPr>
            <w:sz w:val="22"/>
            <w:szCs w:val="22"/>
            <w:highlight w:val="yellow"/>
            <w:rPrChange w:id="1448" w:author="francesco" w:date="2019-05-02T15:39:00Z">
              <w:rPr>
                <w:sz w:val="20"/>
                <w:szCs w:val="20"/>
                <w:vertAlign w:val="superscript"/>
                <w:lang w:val="en-US"/>
              </w:rPr>
            </w:rPrChange>
          </w:rPr>
          <w:br/>
        </w:r>
      </w:del>
    </w:p>
    <w:p w14:paraId="0BC1D36F" w14:textId="77777777" w:rsidR="009411FF" w:rsidRPr="009411FF" w:rsidRDefault="00305917">
      <w:pPr>
        <w:pStyle w:val="ListParagraph"/>
        <w:ind w:left="0"/>
        <w:rPr>
          <w:del w:id="1449" w:author="francesco" w:date="2019-05-02T15:24:00Z"/>
          <w:sz w:val="22"/>
          <w:szCs w:val="22"/>
          <w:highlight w:val="yellow"/>
          <w:rPrChange w:id="1450" w:author="francesco" w:date="2019-05-02T15:39:00Z">
            <w:rPr>
              <w:del w:id="1451" w:author="francesco" w:date="2019-05-02T15:24:00Z"/>
              <w:sz w:val="20"/>
              <w:szCs w:val="20"/>
              <w:lang w:val="en-US"/>
            </w:rPr>
          </w:rPrChange>
        </w:rPr>
        <w:pPrChange w:id="1452" w:author="francesco" w:date="2019-05-02T15:39:00Z">
          <w:pPr>
            <w:pStyle w:val="ListParagraph"/>
            <w:numPr>
              <w:numId w:val="6"/>
            </w:numPr>
            <w:ind w:hanging="360"/>
          </w:pPr>
        </w:pPrChange>
      </w:pPr>
      <w:del w:id="1453" w:author="francesco" w:date="2019-05-02T15:24:00Z">
        <w:r w:rsidRPr="00305917">
          <w:rPr>
            <w:sz w:val="22"/>
            <w:szCs w:val="22"/>
            <w:highlight w:val="yellow"/>
            <w:rPrChange w:id="1454" w:author="francesco" w:date="2019-05-02T15:39:00Z">
              <w:rPr>
                <w:sz w:val="20"/>
                <w:szCs w:val="20"/>
                <w:vertAlign w:val="superscript"/>
                <w:lang w:val="en-US"/>
              </w:rPr>
            </w:rPrChange>
          </w:rPr>
          <w:delText>Family History Questionnaire Subtable (recfhq) Family History – Parents (famhxpar)</w:delText>
        </w:r>
        <w:r w:rsidRPr="00305917">
          <w:rPr>
            <w:sz w:val="22"/>
            <w:szCs w:val="22"/>
            <w:highlight w:val="yellow"/>
            <w:rPrChange w:id="1455" w:author="francesco" w:date="2019-05-02T15:39:00Z">
              <w:rPr>
                <w:sz w:val="20"/>
                <w:szCs w:val="20"/>
                <w:vertAlign w:val="superscript"/>
                <w:lang w:val="en-US"/>
              </w:rPr>
            </w:rPrChange>
          </w:rPr>
          <w:br/>
        </w:r>
      </w:del>
    </w:p>
    <w:p w14:paraId="25D90AE3" w14:textId="77777777" w:rsidR="009411FF" w:rsidRPr="009411FF" w:rsidRDefault="00305917">
      <w:pPr>
        <w:pStyle w:val="ListParagraph"/>
        <w:ind w:left="0"/>
        <w:rPr>
          <w:del w:id="1456" w:author="francesco" w:date="2019-05-02T15:24:00Z"/>
          <w:sz w:val="22"/>
          <w:szCs w:val="22"/>
          <w:highlight w:val="yellow"/>
          <w:rPrChange w:id="1457" w:author="francesco" w:date="2019-05-02T15:39:00Z">
            <w:rPr>
              <w:del w:id="1458" w:author="francesco" w:date="2019-05-02T15:24:00Z"/>
              <w:sz w:val="20"/>
              <w:szCs w:val="20"/>
              <w:lang w:val="en-US"/>
            </w:rPr>
          </w:rPrChange>
        </w:rPr>
        <w:pPrChange w:id="1459" w:author="francesco" w:date="2019-05-02T15:39:00Z">
          <w:pPr>
            <w:pStyle w:val="ListParagraph"/>
            <w:numPr>
              <w:numId w:val="6"/>
            </w:numPr>
            <w:ind w:hanging="360"/>
          </w:pPr>
        </w:pPrChange>
      </w:pPr>
      <w:del w:id="1460" w:author="francesco" w:date="2019-05-02T15:24:00Z">
        <w:r w:rsidRPr="00305917">
          <w:rPr>
            <w:sz w:val="22"/>
            <w:szCs w:val="22"/>
            <w:highlight w:val="yellow"/>
            <w:rPrChange w:id="1461" w:author="francesco" w:date="2019-05-02T15:39:00Z">
              <w:rPr>
                <w:sz w:val="20"/>
                <w:szCs w:val="20"/>
                <w:vertAlign w:val="superscript"/>
                <w:lang w:val="en-US"/>
              </w:rPr>
            </w:rPrChange>
          </w:rPr>
          <w:delText>Family History – Sibling Log (famhxsib) Subject Demographics(ptdemog)</w:delText>
        </w:r>
        <w:r w:rsidRPr="00305917">
          <w:rPr>
            <w:sz w:val="22"/>
            <w:szCs w:val="22"/>
            <w:highlight w:val="yellow"/>
            <w:rPrChange w:id="1462" w:author="francesco" w:date="2019-05-02T15:39:00Z">
              <w:rPr>
                <w:sz w:val="20"/>
                <w:szCs w:val="20"/>
                <w:vertAlign w:val="superscript"/>
                <w:lang w:val="en-US"/>
              </w:rPr>
            </w:rPrChange>
          </w:rPr>
          <w:br/>
        </w:r>
      </w:del>
    </w:p>
    <w:p w14:paraId="12837DD6" w14:textId="77777777" w:rsidR="009411FF" w:rsidRPr="009411FF" w:rsidRDefault="00305917">
      <w:pPr>
        <w:pStyle w:val="ListParagraph"/>
        <w:ind w:left="0"/>
        <w:rPr>
          <w:del w:id="1463" w:author="francesco" w:date="2019-05-02T15:24:00Z"/>
          <w:sz w:val="22"/>
          <w:szCs w:val="22"/>
          <w:highlight w:val="yellow"/>
          <w:rPrChange w:id="1464" w:author="francesco" w:date="2019-05-02T15:39:00Z">
            <w:rPr>
              <w:del w:id="1465" w:author="francesco" w:date="2019-05-02T15:24:00Z"/>
              <w:sz w:val="20"/>
              <w:szCs w:val="20"/>
              <w:lang w:val="en-US"/>
            </w:rPr>
          </w:rPrChange>
        </w:rPr>
        <w:pPrChange w:id="1466" w:author="francesco" w:date="2019-05-02T15:39:00Z">
          <w:pPr>
            <w:pStyle w:val="ListParagraph"/>
            <w:numPr>
              <w:numId w:val="6"/>
            </w:numPr>
            <w:ind w:hanging="360"/>
          </w:pPr>
        </w:pPrChange>
      </w:pPr>
      <w:del w:id="1467" w:author="francesco" w:date="2019-05-02T15:24:00Z">
        <w:r w:rsidRPr="00305917">
          <w:rPr>
            <w:sz w:val="22"/>
            <w:szCs w:val="22"/>
            <w:highlight w:val="yellow"/>
            <w:rPrChange w:id="1468" w:author="francesco" w:date="2019-05-02T15:39:00Z">
              <w:rPr>
                <w:sz w:val="20"/>
                <w:szCs w:val="20"/>
                <w:vertAlign w:val="superscript"/>
                <w:lang w:val="en-US"/>
              </w:rPr>
            </w:rPrChange>
          </w:rPr>
          <w:delText xml:space="preserve">NACC Neuropathology Data Form (neuropath) </w:delText>
        </w:r>
      </w:del>
    </w:p>
    <w:p w14:paraId="597F2646" w14:textId="77777777" w:rsidR="009411FF" w:rsidRPr="009411FF" w:rsidRDefault="009411FF">
      <w:pPr>
        <w:pStyle w:val="ListParagraph"/>
        <w:ind w:left="0"/>
        <w:rPr>
          <w:del w:id="1469" w:author="francesco" w:date="2019-05-02T15:24:00Z"/>
          <w:sz w:val="22"/>
          <w:szCs w:val="22"/>
          <w:highlight w:val="yellow"/>
          <w:rPrChange w:id="1470" w:author="francesco" w:date="2019-05-02T15:39:00Z">
            <w:rPr>
              <w:del w:id="1471" w:author="francesco" w:date="2019-05-02T15:24:00Z"/>
              <w:sz w:val="20"/>
              <w:szCs w:val="20"/>
              <w:lang w:val="en-US"/>
            </w:rPr>
          </w:rPrChange>
        </w:rPr>
        <w:pPrChange w:id="1472" w:author="francesco" w:date="2019-05-02T15:39:00Z">
          <w:pPr>
            <w:jc w:val="both"/>
          </w:pPr>
        </w:pPrChange>
      </w:pPr>
    </w:p>
    <w:p w14:paraId="7DEC39B8" w14:textId="77777777" w:rsidR="009411FF" w:rsidRPr="009411FF" w:rsidRDefault="00305917">
      <w:pPr>
        <w:pStyle w:val="ListParagraph"/>
        <w:ind w:left="0"/>
        <w:rPr>
          <w:del w:id="1473" w:author="francesco" w:date="2019-05-02T15:24:00Z"/>
          <w:sz w:val="22"/>
          <w:szCs w:val="22"/>
          <w:highlight w:val="yellow"/>
          <w:rPrChange w:id="1474" w:author="francesco" w:date="2019-05-02T15:39:00Z">
            <w:rPr>
              <w:del w:id="1475" w:author="francesco" w:date="2019-05-02T15:24:00Z"/>
              <w:sz w:val="20"/>
              <w:szCs w:val="20"/>
            </w:rPr>
          </w:rPrChange>
        </w:rPr>
        <w:pPrChange w:id="1476" w:author="francesco" w:date="2019-05-02T15:39:00Z">
          <w:pPr>
            <w:jc w:val="both"/>
          </w:pPr>
        </w:pPrChange>
      </w:pPr>
      <w:del w:id="1477" w:author="francesco" w:date="2019-05-02T15:24:00Z">
        <w:r w:rsidRPr="00305917">
          <w:rPr>
            <w:sz w:val="22"/>
            <w:szCs w:val="22"/>
            <w:highlight w:val="yellow"/>
            <w:rPrChange w:id="1478" w:author="francesco" w:date="2019-05-02T15:39:00Z">
              <w:rPr>
                <w:sz w:val="20"/>
                <w:szCs w:val="20"/>
                <w:vertAlign w:val="superscript"/>
              </w:rPr>
            </w:rPrChange>
          </w:rPr>
          <w:delText xml:space="preserve">Attenzione viene fatta anche ai dati genetici. I dati genetici infatti giocano un importante ruolo nella comprensione della malattia di Alzheimer. La raccolta dei dati in questa direzione è cambiata nel corso delle varie fasi di ADNI. In particolare possiamo distinguere 3 fasi diverse: </w:delText>
        </w:r>
      </w:del>
    </w:p>
    <w:p w14:paraId="6A6F566E" w14:textId="77777777" w:rsidR="009411FF" w:rsidRPr="009411FF" w:rsidRDefault="009411FF">
      <w:pPr>
        <w:pStyle w:val="ListParagraph"/>
        <w:ind w:left="0"/>
        <w:rPr>
          <w:del w:id="1479" w:author="francesco" w:date="2019-05-02T15:24:00Z"/>
          <w:sz w:val="22"/>
          <w:szCs w:val="22"/>
          <w:highlight w:val="yellow"/>
          <w:rPrChange w:id="1480" w:author="francesco" w:date="2019-05-02T15:39:00Z">
            <w:rPr>
              <w:del w:id="1481" w:author="francesco" w:date="2019-05-02T15:24:00Z"/>
              <w:sz w:val="20"/>
              <w:szCs w:val="20"/>
            </w:rPr>
          </w:rPrChange>
        </w:rPr>
        <w:pPrChange w:id="1482" w:author="francesco" w:date="2019-05-02T15:39:00Z">
          <w:pPr>
            <w:jc w:val="both"/>
          </w:pPr>
        </w:pPrChange>
      </w:pPr>
    </w:p>
    <w:p w14:paraId="4C53AD46" w14:textId="77777777" w:rsidR="009411FF" w:rsidRPr="009411FF" w:rsidRDefault="00305917">
      <w:pPr>
        <w:pStyle w:val="ListParagraph"/>
        <w:ind w:left="0"/>
        <w:rPr>
          <w:del w:id="1483" w:author="francesco" w:date="2019-05-02T15:24:00Z"/>
          <w:sz w:val="22"/>
          <w:szCs w:val="22"/>
          <w:highlight w:val="yellow"/>
          <w:rPrChange w:id="1484" w:author="francesco" w:date="2019-05-02T15:39:00Z">
            <w:rPr>
              <w:del w:id="1485" w:author="francesco" w:date="2019-05-02T15:24:00Z"/>
              <w:sz w:val="20"/>
              <w:szCs w:val="20"/>
            </w:rPr>
          </w:rPrChange>
        </w:rPr>
        <w:pPrChange w:id="1486" w:author="francesco" w:date="2019-05-02T15:39:00Z">
          <w:pPr>
            <w:pStyle w:val="ListParagraph"/>
            <w:numPr>
              <w:numId w:val="7"/>
            </w:numPr>
            <w:ind w:hanging="360"/>
            <w:jc w:val="both"/>
          </w:pPr>
        </w:pPrChange>
      </w:pPr>
      <w:del w:id="1487" w:author="francesco" w:date="2019-05-02T15:24:00Z">
        <w:r w:rsidRPr="00305917">
          <w:rPr>
            <w:sz w:val="22"/>
            <w:szCs w:val="22"/>
            <w:highlight w:val="yellow"/>
            <w:rPrChange w:id="1488" w:author="francesco" w:date="2019-05-02T15:39:00Z">
              <w:rPr>
                <w:sz w:val="20"/>
                <w:szCs w:val="20"/>
                <w:vertAlign w:val="superscript"/>
              </w:rPr>
            </w:rPrChange>
          </w:rPr>
          <w:delText>ADNI1 GWAS</w:delText>
        </w:r>
      </w:del>
    </w:p>
    <w:p w14:paraId="412B452D" w14:textId="77777777" w:rsidR="009411FF" w:rsidRPr="009411FF" w:rsidRDefault="009411FF">
      <w:pPr>
        <w:pStyle w:val="ListParagraph"/>
        <w:ind w:left="0"/>
        <w:rPr>
          <w:del w:id="1489" w:author="francesco" w:date="2019-05-02T15:24:00Z"/>
          <w:sz w:val="22"/>
          <w:szCs w:val="22"/>
          <w:highlight w:val="yellow"/>
          <w:rPrChange w:id="1490" w:author="francesco" w:date="2019-05-02T15:39:00Z">
            <w:rPr>
              <w:del w:id="1491" w:author="francesco" w:date="2019-05-02T15:24:00Z"/>
              <w:sz w:val="20"/>
              <w:szCs w:val="20"/>
            </w:rPr>
          </w:rPrChange>
        </w:rPr>
        <w:pPrChange w:id="1492" w:author="francesco" w:date="2019-05-02T15:39:00Z">
          <w:pPr>
            <w:pStyle w:val="ListParagraph"/>
            <w:jc w:val="both"/>
          </w:pPr>
        </w:pPrChange>
      </w:pPr>
    </w:p>
    <w:p w14:paraId="340994A8" w14:textId="77777777" w:rsidR="009411FF" w:rsidRPr="009411FF" w:rsidRDefault="00305917">
      <w:pPr>
        <w:pStyle w:val="ListParagraph"/>
        <w:ind w:left="0"/>
        <w:rPr>
          <w:del w:id="1493" w:author="francesco" w:date="2019-05-02T15:24:00Z"/>
          <w:sz w:val="22"/>
          <w:szCs w:val="22"/>
          <w:highlight w:val="yellow"/>
          <w:rPrChange w:id="1494" w:author="francesco" w:date="2019-05-02T15:39:00Z">
            <w:rPr>
              <w:del w:id="1495" w:author="francesco" w:date="2019-05-02T15:24:00Z"/>
              <w:sz w:val="20"/>
              <w:szCs w:val="20"/>
            </w:rPr>
          </w:rPrChange>
        </w:rPr>
        <w:pPrChange w:id="1496" w:author="francesco" w:date="2019-05-02T15:39:00Z">
          <w:pPr>
            <w:pStyle w:val="ListParagraph"/>
            <w:numPr>
              <w:numId w:val="7"/>
            </w:numPr>
            <w:ind w:hanging="360"/>
            <w:jc w:val="both"/>
          </w:pPr>
        </w:pPrChange>
      </w:pPr>
      <w:del w:id="1497" w:author="francesco" w:date="2019-05-02T15:24:00Z">
        <w:r w:rsidRPr="00305917">
          <w:rPr>
            <w:sz w:val="22"/>
            <w:szCs w:val="22"/>
            <w:highlight w:val="yellow"/>
            <w:rPrChange w:id="1498" w:author="francesco" w:date="2019-05-02T15:39:00Z">
              <w:rPr>
                <w:sz w:val="20"/>
                <w:szCs w:val="20"/>
                <w:vertAlign w:val="superscript"/>
              </w:rPr>
            </w:rPrChange>
          </w:rPr>
          <w:delText>ADNI GO/2 GWAS</w:delText>
        </w:r>
      </w:del>
    </w:p>
    <w:p w14:paraId="6E98CB8B" w14:textId="77777777" w:rsidR="009411FF" w:rsidRPr="009411FF" w:rsidRDefault="009411FF">
      <w:pPr>
        <w:pStyle w:val="ListParagraph"/>
        <w:ind w:left="0"/>
        <w:rPr>
          <w:del w:id="1499" w:author="francesco" w:date="2019-05-02T15:24:00Z"/>
          <w:sz w:val="22"/>
          <w:szCs w:val="22"/>
          <w:highlight w:val="yellow"/>
          <w:rPrChange w:id="1500" w:author="francesco" w:date="2019-05-02T15:39:00Z">
            <w:rPr>
              <w:del w:id="1501" w:author="francesco" w:date="2019-05-02T15:24:00Z"/>
              <w:sz w:val="20"/>
              <w:szCs w:val="20"/>
            </w:rPr>
          </w:rPrChange>
        </w:rPr>
        <w:pPrChange w:id="1502" w:author="francesco" w:date="2019-05-02T15:39:00Z">
          <w:pPr>
            <w:pStyle w:val="ListParagraph"/>
            <w:jc w:val="both"/>
          </w:pPr>
        </w:pPrChange>
      </w:pPr>
    </w:p>
    <w:p w14:paraId="76C57D84" w14:textId="77777777" w:rsidR="009411FF" w:rsidRPr="009411FF" w:rsidRDefault="00305917">
      <w:pPr>
        <w:pStyle w:val="ListParagraph"/>
        <w:ind w:left="0"/>
        <w:rPr>
          <w:del w:id="1503" w:author="francesco" w:date="2019-05-02T15:24:00Z"/>
          <w:sz w:val="22"/>
          <w:szCs w:val="22"/>
          <w:highlight w:val="yellow"/>
          <w:rPrChange w:id="1504" w:author="francesco" w:date="2019-05-02T15:39:00Z">
            <w:rPr>
              <w:del w:id="1505" w:author="francesco" w:date="2019-05-02T15:24:00Z"/>
              <w:sz w:val="20"/>
              <w:szCs w:val="20"/>
            </w:rPr>
          </w:rPrChange>
        </w:rPr>
        <w:pPrChange w:id="1506" w:author="francesco" w:date="2019-05-02T15:39:00Z">
          <w:pPr>
            <w:pStyle w:val="ListParagraph"/>
            <w:numPr>
              <w:numId w:val="7"/>
            </w:numPr>
            <w:ind w:hanging="360"/>
            <w:jc w:val="both"/>
          </w:pPr>
        </w:pPrChange>
      </w:pPr>
      <w:del w:id="1507" w:author="francesco" w:date="2019-05-02T15:24:00Z">
        <w:r w:rsidRPr="00305917">
          <w:rPr>
            <w:sz w:val="22"/>
            <w:szCs w:val="22"/>
            <w:highlight w:val="yellow"/>
            <w:rPrChange w:id="1508" w:author="francesco" w:date="2019-05-02T15:39:00Z">
              <w:rPr>
                <w:sz w:val="20"/>
                <w:szCs w:val="20"/>
                <w:vertAlign w:val="superscript"/>
              </w:rPr>
            </w:rPrChange>
          </w:rPr>
          <w:delText>ADNI WGS</w:delText>
        </w:r>
      </w:del>
    </w:p>
    <w:p w14:paraId="116D320F" w14:textId="77777777" w:rsidR="009411FF" w:rsidRPr="009411FF" w:rsidRDefault="009411FF">
      <w:pPr>
        <w:pStyle w:val="ListParagraph"/>
        <w:ind w:left="0"/>
        <w:rPr>
          <w:del w:id="1509" w:author="francesco" w:date="2019-05-02T15:24:00Z"/>
          <w:sz w:val="22"/>
          <w:szCs w:val="22"/>
          <w:highlight w:val="yellow"/>
          <w:rPrChange w:id="1510" w:author="francesco" w:date="2019-05-02T15:39:00Z">
            <w:rPr>
              <w:del w:id="1511" w:author="francesco" w:date="2019-05-02T15:24:00Z"/>
              <w:sz w:val="20"/>
              <w:szCs w:val="20"/>
            </w:rPr>
          </w:rPrChange>
        </w:rPr>
        <w:pPrChange w:id="1512" w:author="francesco" w:date="2019-05-02T15:39:00Z">
          <w:pPr>
            <w:jc w:val="both"/>
          </w:pPr>
        </w:pPrChange>
      </w:pPr>
    </w:p>
    <w:p w14:paraId="25261BBA" w14:textId="77777777" w:rsidR="009411FF" w:rsidRPr="009411FF" w:rsidRDefault="00305917">
      <w:pPr>
        <w:pStyle w:val="ListParagraph"/>
        <w:ind w:left="0"/>
        <w:rPr>
          <w:del w:id="1513" w:author="francesco" w:date="2019-05-02T15:24:00Z"/>
          <w:sz w:val="22"/>
          <w:szCs w:val="22"/>
          <w:highlight w:val="yellow"/>
          <w:rPrChange w:id="1514" w:author="francesco" w:date="2019-05-02T15:39:00Z">
            <w:rPr>
              <w:del w:id="1515" w:author="francesco" w:date="2019-05-02T15:24:00Z"/>
              <w:sz w:val="20"/>
              <w:szCs w:val="20"/>
            </w:rPr>
          </w:rPrChange>
        </w:rPr>
        <w:pPrChange w:id="1516" w:author="francesco" w:date="2019-05-02T15:39:00Z">
          <w:pPr>
            <w:jc w:val="both"/>
          </w:pPr>
        </w:pPrChange>
      </w:pPr>
      <w:del w:id="1517" w:author="francesco" w:date="2019-05-02T15:24:00Z">
        <w:r w:rsidRPr="00305917">
          <w:rPr>
            <w:sz w:val="22"/>
            <w:szCs w:val="22"/>
            <w:highlight w:val="yellow"/>
            <w:rPrChange w:id="1518" w:author="francesco" w:date="2019-05-02T15:39:00Z">
              <w:rPr>
                <w:sz w:val="20"/>
                <w:szCs w:val="20"/>
                <w:vertAlign w:val="superscript"/>
              </w:rPr>
            </w:rPrChange>
          </w:rPr>
          <w:delText>Infine l’ultima tipologia di dati raccolti è costituita dalle immagini. Suddivisi in due aree: risonanza magnetica (MRI) e PET.</w:delText>
        </w:r>
      </w:del>
    </w:p>
    <w:p w14:paraId="420283D7" w14:textId="77777777" w:rsidR="009411FF" w:rsidRPr="009411FF" w:rsidRDefault="009411FF">
      <w:pPr>
        <w:pStyle w:val="ListParagraph"/>
        <w:ind w:left="0"/>
        <w:rPr>
          <w:del w:id="1519" w:author="francesco" w:date="2019-05-02T15:24:00Z"/>
          <w:sz w:val="22"/>
          <w:szCs w:val="22"/>
          <w:highlight w:val="yellow"/>
          <w:rPrChange w:id="1520" w:author="francesco" w:date="2019-05-02T15:39:00Z">
            <w:rPr>
              <w:del w:id="1521" w:author="francesco" w:date="2019-05-02T15:24:00Z"/>
              <w:sz w:val="20"/>
              <w:szCs w:val="20"/>
            </w:rPr>
          </w:rPrChange>
        </w:rPr>
        <w:pPrChange w:id="1522" w:author="francesco" w:date="2019-05-02T15:39:00Z">
          <w:pPr>
            <w:jc w:val="both"/>
          </w:pPr>
        </w:pPrChange>
      </w:pPr>
    </w:p>
    <w:p w14:paraId="75889DB4" w14:textId="77777777" w:rsidR="009411FF" w:rsidRPr="009411FF" w:rsidRDefault="00305917">
      <w:pPr>
        <w:pStyle w:val="ListParagraph"/>
        <w:ind w:left="0"/>
        <w:rPr>
          <w:del w:id="1523" w:author="francesco" w:date="2019-05-02T15:24:00Z"/>
          <w:sz w:val="22"/>
          <w:szCs w:val="22"/>
          <w:highlight w:val="yellow"/>
          <w:rPrChange w:id="1524" w:author="francesco" w:date="2019-05-02T15:39:00Z">
            <w:rPr>
              <w:del w:id="1525" w:author="francesco" w:date="2019-05-02T15:24:00Z"/>
              <w:sz w:val="20"/>
              <w:szCs w:val="20"/>
            </w:rPr>
          </w:rPrChange>
        </w:rPr>
        <w:pPrChange w:id="1526" w:author="francesco" w:date="2019-05-02T15:39:00Z">
          <w:pPr>
            <w:jc w:val="both"/>
          </w:pPr>
        </w:pPrChange>
      </w:pPr>
      <w:del w:id="1527" w:author="francesco" w:date="2019-05-02T15:24:00Z">
        <w:r w:rsidRPr="00305917">
          <w:rPr>
            <w:sz w:val="22"/>
            <w:szCs w:val="22"/>
            <w:highlight w:val="yellow"/>
            <w:rPrChange w:id="1528" w:author="francesco" w:date="2019-05-02T15:39:00Z">
              <w:rPr>
                <w:sz w:val="20"/>
                <w:szCs w:val="20"/>
                <w:vertAlign w:val="superscript"/>
              </w:rPr>
            </w:rPrChange>
          </w:rPr>
          <w:delText>Per quanto riguarda l’acquisizione di immagini tramite MRI abbiamo:</w:delText>
        </w:r>
      </w:del>
    </w:p>
    <w:p w14:paraId="1516F0FD" w14:textId="77777777" w:rsidR="009411FF" w:rsidRPr="009411FF" w:rsidRDefault="009411FF">
      <w:pPr>
        <w:pStyle w:val="ListParagraph"/>
        <w:ind w:left="0"/>
        <w:rPr>
          <w:del w:id="1529" w:author="francesco" w:date="2019-05-02T15:24:00Z"/>
          <w:sz w:val="22"/>
          <w:szCs w:val="22"/>
          <w:highlight w:val="yellow"/>
          <w:rPrChange w:id="1530" w:author="francesco" w:date="2019-05-02T15:39:00Z">
            <w:rPr>
              <w:del w:id="1531" w:author="francesco" w:date="2019-05-02T15:24:00Z"/>
              <w:sz w:val="20"/>
              <w:szCs w:val="20"/>
            </w:rPr>
          </w:rPrChange>
        </w:rPr>
        <w:pPrChange w:id="1532" w:author="francesco" w:date="2019-05-02T15:39:00Z">
          <w:pPr>
            <w:jc w:val="both"/>
          </w:pPr>
        </w:pPrChange>
      </w:pPr>
    </w:p>
    <w:p w14:paraId="2C27D149" w14:textId="77777777" w:rsidR="009411FF" w:rsidRPr="009411FF" w:rsidRDefault="00305917">
      <w:pPr>
        <w:pStyle w:val="ListParagraph"/>
        <w:ind w:left="0"/>
        <w:rPr>
          <w:del w:id="1533" w:author="francesco" w:date="2019-05-02T15:24:00Z"/>
          <w:sz w:val="22"/>
          <w:szCs w:val="22"/>
          <w:highlight w:val="yellow"/>
          <w:rPrChange w:id="1534" w:author="francesco" w:date="2019-05-02T15:39:00Z">
            <w:rPr>
              <w:del w:id="1535" w:author="francesco" w:date="2019-05-02T15:24:00Z"/>
              <w:sz w:val="20"/>
              <w:szCs w:val="20"/>
            </w:rPr>
          </w:rPrChange>
        </w:rPr>
        <w:pPrChange w:id="1536" w:author="francesco" w:date="2019-05-02T15:39:00Z">
          <w:pPr>
            <w:pStyle w:val="ListParagraph"/>
            <w:numPr>
              <w:numId w:val="8"/>
            </w:numPr>
            <w:ind w:hanging="360"/>
          </w:pPr>
        </w:pPrChange>
      </w:pPr>
      <w:del w:id="1537" w:author="francesco" w:date="2019-05-02T15:24:00Z">
        <w:r w:rsidRPr="00305917">
          <w:rPr>
            <w:sz w:val="22"/>
            <w:szCs w:val="22"/>
            <w:highlight w:val="yellow"/>
            <w:rPrChange w:id="1538" w:author="francesco" w:date="2019-05-02T15:39:00Z">
              <w:rPr>
                <w:sz w:val="20"/>
                <w:szCs w:val="20"/>
                <w:vertAlign w:val="superscript"/>
              </w:rPr>
            </w:rPrChange>
          </w:rPr>
          <w:delText>1.5T MRI Scan Information (mrimeta)</w:delText>
        </w:r>
        <w:r w:rsidRPr="00305917">
          <w:rPr>
            <w:sz w:val="22"/>
            <w:szCs w:val="22"/>
            <w:highlight w:val="yellow"/>
            <w:rPrChange w:id="1539" w:author="francesco" w:date="2019-05-02T15:39:00Z">
              <w:rPr>
                <w:sz w:val="20"/>
                <w:szCs w:val="20"/>
                <w:vertAlign w:val="superscript"/>
              </w:rPr>
            </w:rPrChange>
          </w:rPr>
          <w:br/>
        </w:r>
      </w:del>
    </w:p>
    <w:p w14:paraId="0E9499EA" w14:textId="77777777" w:rsidR="009411FF" w:rsidRPr="009411FF" w:rsidRDefault="00305917">
      <w:pPr>
        <w:pStyle w:val="ListParagraph"/>
        <w:ind w:left="0"/>
        <w:rPr>
          <w:del w:id="1540" w:author="francesco" w:date="2019-05-02T15:24:00Z"/>
          <w:sz w:val="22"/>
          <w:szCs w:val="22"/>
          <w:highlight w:val="yellow"/>
          <w:rPrChange w:id="1541" w:author="francesco" w:date="2019-05-02T15:39:00Z">
            <w:rPr>
              <w:del w:id="1542" w:author="francesco" w:date="2019-05-02T15:24:00Z"/>
              <w:sz w:val="20"/>
              <w:szCs w:val="20"/>
            </w:rPr>
          </w:rPrChange>
        </w:rPr>
        <w:pPrChange w:id="1543" w:author="francesco" w:date="2019-05-02T15:39:00Z">
          <w:pPr>
            <w:pStyle w:val="ListParagraph"/>
            <w:numPr>
              <w:numId w:val="8"/>
            </w:numPr>
            <w:ind w:hanging="360"/>
          </w:pPr>
        </w:pPrChange>
      </w:pPr>
      <w:del w:id="1544" w:author="francesco" w:date="2019-05-02T15:24:00Z">
        <w:r w:rsidRPr="00305917">
          <w:rPr>
            <w:sz w:val="22"/>
            <w:szCs w:val="22"/>
            <w:highlight w:val="yellow"/>
            <w:rPrChange w:id="1545" w:author="francesco" w:date="2019-05-02T15:39:00Z">
              <w:rPr>
                <w:sz w:val="20"/>
                <w:szCs w:val="20"/>
                <w:vertAlign w:val="superscript"/>
              </w:rPr>
            </w:rPrChange>
          </w:rPr>
          <w:delText>3T MRI Scan Information (mri3meta) MP-RAGE Metadata Listing (mpragemeta) MRI Clinical Read (mriread)</w:delText>
        </w:r>
        <w:r w:rsidRPr="00305917">
          <w:rPr>
            <w:sz w:val="22"/>
            <w:szCs w:val="22"/>
            <w:highlight w:val="yellow"/>
            <w:rPrChange w:id="1546" w:author="francesco" w:date="2019-05-02T15:39:00Z">
              <w:rPr>
                <w:sz w:val="20"/>
                <w:szCs w:val="20"/>
                <w:vertAlign w:val="superscript"/>
              </w:rPr>
            </w:rPrChange>
          </w:rPr>
          <w:br/>
        </w:r>
      </w:del>
    </w:p>
    <w:p w14:paraId="75E168EA" w14:textId="77777777" w:rsidR="009411FF" w:rsidRPr="009411FF" w:rsidRDefault="00305917">
      <w:pPr>
        <w:pStyle w:val="ListParagraph"/>
        <w:ind w:left="0"/>
        <w:rPr>
          <w:del w:id="1547" w:author="francesco" w:date="2019-05-02T15:24:00Z"/>
          <w:sz w:val="22"/>
          <w:szCs w:val="22"/>
          <w:highlight w:val="yellow"/>
          <w:rPrChange w:id="1548" w:author="francesco" w:date="2019-05-02T15:39:00Z">
            <w:rPr>
              <w:del w:id="1549" w:author="francesco" w:date="2019-05-02T15:24:00Z"/>
              <w:sz w:val="20"/>
              <w:szCs w:val="20"/>
            </w:rPr>
          </w:rPrChange>
        </w:rPr>
        <w:pPrChange w:id="1550" w:author="francesco" w:date="2019-05-02T15:39:00Z">
          <w:pPr>
            <w:pStyle w:val="ListParagraph"/>
            <w:numPr>
              <w:numId w:val="8"/>
            </w:numPr>
            <w:ind w:hanging="360"/>
          </w:pPr>
        </w:pPrChange>
      </w:pPr>
      <w:del w:id="1551" w:author="francesco" w:date="2019-05-02T15:24:00Z">
        <w:r w:rsidRPr="00305917">
          <w:rPr>
            <w:sz w:val="22"/>
            <w:szCs w:val="22"/>
            <w:highlight w:val="yellow"/>
            <w:rPrChange w:id="1552" w:author="francesco" w:date="2019-05-02T15:39:00Z">
              <w:rPr>
                <w:sz w:val="20"/>
                <w:szCs w:val="20"/>
                <w:vertAlign w:val="superscript"/>
              </w:rPr>
            </w:rPrChange>
          </w:rPr>
          <w:delText>MRI Phantom (mriphantom)</w:delText>
        </w:r>
        <w:r w:rsidRPr="00305917">
          <w:rPr>
            <w:sz w:val="22"/>
            <w:szCs w:val="22"/>
            <w:highlight w:val="yellow"/>
            <w:rPrChange w:id="1553" w:author="francesco" w:date="2019-05-02T15:39:00Z">
              <w:rPr>
                <w:sz w:val="20"/>
                <w:szCs w:val="20"/>
                <w:vertAlign w:val="superscript"/>
              </w:rPr>
            </w:rPrChange>
          </w:rPr>
          <w:br/>
        </w:r>
      </w:del>
    </w:p>
    <w:p w14:paraId="6382E113" w14:textId="77777777" w:rsidR="009411FF" w:rsidRPr="009411FF" w:rsidRDefault="00305917">
      <w:pPr>
        <w:pStyle w:val="ListParagraph"/>
        <w:ind w:left="0"/>
        <w:rPr>
          <w:del w:id="1554" w:author="francesco" w:date="2019-05-02T15:24:00Z"/>
          <w:sz w:val="22"/>
          <w:szCs w:val="22"/>
          <w:highlight w:val="yellow"/>
          <w:rPrChange w:id="1555" w:author="francesco" w:date="2019-05-02T15:39:00Z">
            <w:rPr>
              <w:del w:id="1556" w:author="francesco" w:date="2019-05-02T15:24:00Z"/>
              <w:sz w:val="20"/>
              <w:szCs w:val="20"/>
            </w:rPr>
          </w:rPrChange>
        </w:rPr>
        <w:pPrChange w:id="1557" w:author="francesco" w:date="2019-05-02T15:39:00Z">
          <w:pPr>
            <w:pStyle w:val="ListParagraph"/>
            <w:numPr>
              <w:numId w:val="8"/>
            </w:numPr>
            <w:ind w:hanging="360"/>
          </w:pPr>
        </w:pPrChange>
      </w:pPr>
      <w:del w:id="1558" w:author="francesco" w:date="2019-05-02T15:24:00Z">
        <w:r w:rsidRPr="00305917">
          <w:rPr>
            <w:sz w:val="22"/>
            <w:szCs w:val="22"/>
            <w:highlight w:val="yellow"/>
            <w:rPrChange w:id="1559" w:author="francesco" w:date="2019-05-02T15:39:00Z">
              <w:rPr>
                <w:sz w:val="20"/>
                <w:szCs w:val="20"/>
                <w:vertAlign w:val="superscript"/>
              </w:rPr>
            </w:rPrChange>
          </w:rPr>
          <w:delText>MRI Protocol (mriprot)</w:delText>
        </w:r>
        <w:r w:rsidRPr="00305917">
          <w:rPr>
            <w:sz w:val="22"/>
            <w:szCs w:val="22"/>
            <w:highlight w:val="yellow"/>
            <w:rPrChange w:id="1560" w:author="francesco" w:date="2019-05-02T15:39:00Z">
              <w:rPr>
                <w:sz w:val="20"/>
                <w:szCs w:val="20"/>
                <w:vertAlign w:val="superscript"/>
              </w:rPr>
            </w:rPrChange>
          </w:rPr>
          <w:br/>
        </w:r>
      </w:del>
    </w:p>
    <w:p w14:paraId="2F0190B6" w14:textId="77777777" w:rsidR="009411FF" w:rsidRPr="009411FF" w:rsidRDefault="00305917">
      <w:pPr>
        <w:pStyle w:val="ListParagraph"/>
        <w:ind w:left="0"/>
        <w:rPr>
          <w:del w:id="1561" w:author="francesco" w:date="2019-05-02T15:24:00Z"/>
          <w:sz w:val="22"/>
          <w:szCs w:val="22"/>
          <w:highlight w:val="yellow"/>
          <w:rPrChange w:id="1562" w:author="francesco" w:date="2019-05-02T15:39:00Z">
            <w:rPr>
              <w:del w:id="1563" w:author="francesco" w:date="2019-05-02T15:24:00Z"/>
              <w:sz w:val="20"/>
              <w:szCs w:val="20"/>
            </w:rPr>
          </w:rPrChange>
        </w:rPr>
        <w:pPrChange w:id="1564" w:author="francesco" w:date="2019-05-02T15:39:00Z">
          <w:pPr>
            <w:pStyle w:val="ListParagraph"/>
            <w:numPr>
              <w:numId w:val="8"/>
            </w:numPr>
            <w:ind w:hanging="360"/>
          </w:pPr>
        </w:pPrChange>
      </w:pPr>
      <w:del w:id="1565" w:author="francesco" w:date="2019-05-02T15:24:00Z">
        <w:r w:rsidRPr="00305917">
          <w:rPr>
            <w:sz w:val="22"/>
            <w:szCs w:val="22"/>
            <w:highlight w:val="yellow"/>
            <w:rPrChange w:id="1566" w:author="francesco" w:date="2019-05-02T15:39:00Z">
              <w:rPr>
                <w:sz w:val="20"/>
                <w:szCs w:val="20"/>
                <w:vertAlign w:val="superscript"/>
              </w:rPr>
            </w:rPrChange>
          </w:rPr>
          <w:delText>MRI Scan Metadata Listing(mrilist)</w:delText>
        </w:r>
        <w:r w:rsidRPr="00305917">
          <w:rPr>
            <w:sz w:val="22"/>
            <w:szCs w:val="22"/>
            <w:highlight w:val="yellow"/>
            <w:rPrChange w:id="1567" w:author="francesco" w:date="2019-05-02T15:39:00Z">
              <w:rPr>
                <w:sz w:val="20"/>
                <w:szCs w:val="20"/>
                <w:vertAlign w:val="superscript"/>
              </w:rPr>
            </w:rPrChange>
          </w:rPr>
          <w:br/>
        </w:r>
      </w:del>
    </w:p>
    <w:p w14:paraId="6A1964CA" w14:textId="77777777" w:rsidR="009411FF" w:rsidRPr="009411FF" w:rsidRDefault="00305917">
      <w:pPr>
        <w:pStyle w:val="ListParagraph"/>
        <w:ind w:left="0"/>
        <w:rPr>
          <w:del w:id="1568" w:author="francesco" w:date="2019-05-02T15:24:00Z"/>
          <w:sz w:val="22"/>
          <w:szCs w:val="22"/>
          <w:highlight w:val="yellow"/>
          <w:rPrChange w:id="1569" w:author="francesco" w:date="2019-05-02T15:39:00Z">
            <w:rPr>
              <w:del w:id="1570" w:author="francesco" w:date="2019-05-02T15:24:00Z"/>
              <w:sz w:val="20"/>
              <w:szCs w:val="20"/>
              <w:lang w:val="en-US"/>
            </w:rPr>
          </w:rPrChange>
        </w:rPr>
        <w:pPrChange w:id="1571" w:author="francesco" w:date="2019-05-02T15:39:00Z">
          <w:pPr>
            <w:pStyle w:val="ListParagraph"/>
            <w:numPr>
              <w:numId w:val="8"/>
            </w:numPr>
            <w:ind w:hanging="360"/>
          </w:pPr>
        </w:pPrChange>
      </w:pPr>
      <w:del w:id="1572" w:author="francesco" w:date="2019-05-02T15:24:00Z">
        <w:r w:rsidRPr="00305917">
          <w:rPr>
            <w:sz w:val="22"/>
            <w:szCs w:val="22"/>
            <w:highlight w:val="yellow"/>
            <w:rPrChange w:id="1573" w:author="francesco" w:date="2019-05-02T15:39:00Z">
              <w:rPr>
                <w:sz w:val="20"/>
                <w:szCs w:val="20"/>
                <w:vertAlign w:val="superscript"/>
                <w:lang w:val="en-US"/>
              </w:rPr>
            </w:rPrChange>
          </w:rPr>
          <w:delText>MRI Serial (mriserial)</w:delText>
        </w:r>
        <w:r w:rsidRPr="00305917">
          <w:rPr>
            <w:sz w:val="22"/>
            <w:szCs w:val="22"/>
            <w:highlight w:val="yellow"/>
            <w:rPrChange w:id="1574" w:author="francesco" w:date="2019-05-02T15:39:00Z">
              <w:rPr>
                <w:sz w:val="20"/>
                <w:szCs w:val="20"/>
                <w:vertAlign w:val="superscript"/>
                <w:lang w:val="en-US"/>
              </w:rPr>
            </w:rPrChange>
          </w:rPr>
          <w:br/>
        </w:r>
      </w:del>
    </w:p>
    <w:p w14:paraId="6B3C8EF1" w14:textId="77777777" w:rsidR="009411FF" w:rsidRPr="009411FF" w:rsidRDefault="00305917">
      <w:pPr>
        <w:pStyle w:val="ListParagraph"/>
        <w:ind w:left="0"/>
        <w:rPr>
          <w:del w:id="1575" w:author="francesco" w:date="2019-05-02T15:24:00Z"/>
          <w:sz w:val="22"/>
          <w:szCs w:val="22"/>
          <w:highlight w:val="yellow"/>
          <w:rPrChange w:id="1576" w:author="francesco" w:date="2019-05-02T15:39:00Z">
            <w:rPr>
              <w:del w:id="1577" w:author="francesco" w:date="2019-05-02T15:24:00Z"/>
              <w:sz w:val="20"/>
              <w:szCs w:val="20"/>
              <w:lang w:val="en-US"/>
            </w:rPr>
          </w:rPrChange>
        </w:rPr>
        <w:pPrChange w:id="1578" w:author="francesco" w:date="2019-05-02T15:39:00Z">
          <w:pPr>
            <w:pStyle w:val="ListParagraph"/>
            <w:numPr>
              <w:numId w:val="8"/>
            </w:numPr>
            <w:ind w:hanging="360"/>
          </w:pPr>
        </w:pPrChange>
      </w:pPr>
      <w:del w:id="1579" w:author="francesco" w:date="2019-05-02T15:24:00Z">
        <w:r w:rsidRPr="00305917">
          <w:rPr>
            <w:sz w:val="22"/>
            <w:szCs w:val="22"/>
            <w:highlight w:val="yellow"/>
            <w:rPrChange w:id="1580" w:author="francesco" w:date="2019-05-02T15:39:00Z">
              <w:rPr>
                <w:sz w:val="20"/>
                <w:szCs w:val="20"/>
                <w:vertAlign w:val="superscript"/>
                <w:lang w:val="en-US"/>
              </w:rPr>
            </w:rPrChange>
          </w:rPr>
          <w:delText xml:space="preserve">MRI Subject Inclusion (mriinclusio) </w:delText>
        </w:r>
      </w:del>
    </w:p>
    <w:p w14:paraId="0D44B388" w14:textId="77777777" w:rsidR="009411FF" w:rsidRPr="009411FF" w:rsidRDefault="009411FF">
      <w:pPr>
        <w:pStyle w:val="ListParagraph"/>
        <w:ind w:left="0"/>
        <w:rPr>
          <w:del w:id="1581" w:author="francesco" w:date="2019-05-02T15:24:00Z"/>
          <w:sz w:val="22"/>
          <w:szCs w:val="22"/>
          <w:highlight w:val="yellow"/>
          <w:rPrChange w:id="1582" w:author="francesco" w:date="2019-05-02T15:39:00Z">
            <w:rPr>
              <w:del w:id="1583" w:author="francesco" w:date="2019-05-02T15:24:00Z"/>
              <w:sz w:val="20"/>
              <w:szCs w:val="20"/>
              <w:lang w:val="en-US"/>
            </w:rPr>
          </w:rPrChange>
        </w:rPr>
        <w:pPrChange w:id="1584" w:author="francesco" w:date="2019-05-02T15:39:00Z">
          <w:pPr/>
        </w:pPrChange>
      </w:pPr>
    </w:p>
    <w:p w14:paraId="1FA8252D" w14:textId="77777777" w:rsidR="009411FF" w:rsidRPr="009411FF" w:rsidRDefault="00305917">
      <w:pPr>
        <w:pStyle w:val="ListParagraph"/>
        <w:ind w:left="0"/>
        <w:rPr>
          <w:del w:id="1585" w:author="francesco" w:date="2019-05-02T15:24:00Z"/>
          <w:sz w:val="22"/>
          <w:szCs w:val="22"/>
          <w:highlight w:val="yellow"/>
          <w:rPrChange w:id="1586" w:author="francesco" w:date="2019-05-02T15:39:00Z">
            <w:rPr>
              <w:del w:id="1587" w:author="francesco" w:date="2019-05-02T15:24:00Z"/>
              <w:sz w:val="20"/>
              <w:szCs w:val="20"/>
            </w:rPr>
          </w:rPrChange>
        </w:rPr>
        <w:pPrChange w:id="1588" w:author="francesco" w:date="2019-05-02T15:39:00Z">
          <w:pPr/>
        </w:pPrChange>
      </w:pPr>
      <w:del w:id="1589" w:author="francesco" w:date="2019-05-02T15:24:00Z">
        <w:r w:rsidRPr="00305917">
          <w:rPr>
            <w:sz w:val="22"/>
            <w:szCs w:val="22"/>
            <w:highlight w:val="yellow"/>
            <w:rPrChange w:id="1590" w:author="francesco" w:date="2019-05-02T15:39:00Z">
              <w:rPr>
                <w:sz w:val="20"/>
                <w:szCs w:val="20"/>
                <w:vertAlign w:val="superscript"/>
              </w:rPr>
            </w:rPrChange>
          </w:rPr>
          <w:delText>Per quanto rigurda l’acquisizione tramite PET:</w:delText>
        </w:r>
      </w:del>
    </w:p>
    <w:p w14:paraId="10A6EEBD" w14:textId="77777777" w:rsidR="009411FF" w:rsidRPr="009411FF" w:rsidRDefault="009411FF">
      <w:pPr>
        <w:pStyle w:val="ListParagraph"/>
        <w:ind w:left="0"/>
        <w:rPr>
          <w:del w:id="1591" w:author="francesco" w:date="2019-05-02T15:24:00Z"/>
          <w:sz w:val="22"/>
          <w:szCs w:val="22"/>
          <w:highlight w:val="yellow"/>
          <w:rPrChange w:id="1592" w:author="francesco" w:date="2019-05-02T15:39:00Z">
            <w:rPr>
              <w:del w:id="1593" w:author="francesco" w:date="2019-05-02T15:24:00Z"/>
              <w:sz w:val="20"/>
              <w:szCs w:val="20"/>
            </w:rPr>
          </w:rPrChange>
        </w:rPr>
        <w:pPrChange w:id="1594" w:author="francesco" w:date="2019-05-02T15:39:00Z">
          <w:pPr/>
        </w:pPrChange>
      </w:pPr>
    </w:p>
    <w:p w14:paraId="6F2195C2" w14:textId="77777777" w:rsidR="009411FF" w:rsidRPr="009411FF" w:rsidRDefault="00305917">
      <w:pPr>
        <w:pStyle w:val="ListParagraph"/>
        <w:ind w:left="0"/>
        <w:rPr>
          <w:del w:id="1595" w:author="francesco" w:date="2019-05-02T15:24:00Z"/>
          <w:sz w:val="22"/>
          <w:szCs w:val="22"/>
          <w:highlight w:val="yellow"/>
          <w:rPrChange w:id="1596" w:author="francesco" w:date="2019-05-02T15:39:00Z">
            <w:rPr>
              <w:del w:id="1597" w:author="francesco" w:date="2019-05-02T15:24:00Z"/>
              <w:sz w:val="20"/>
              <w:szCs w:val="20"/>
              <w:lang w:val="en-US"/>
            </w:rPr>
          </w:rPrChange>
        </w:rPr>
        <w:pPrChange w:id="1598" w:author="francesco" w:date="2019-05-02T15:39:00Z">
          <w:pPr>
            <w:pStyle w:val="ListParagraph"/>
            <w:numPr>
              <w:numId w:val="9"/>
            </w:numPr>
            <w:ind w:hanging="360"/>
          </w:pPr>
        </w:pPrChange>
      </w:pPr>
      <w:del w:id="1599" w:author="francesco" w:date="2019-05-02T15:24:00Z">
        <w:r w:rsidRPr="00305917">
          <w:rPr>
            <w:sz w:val="22"/>
            <w:szCs w:val="22"/>
            <w:highlight w:val="yellow"/>
            <w:rPrChange w:id="1600" w:author="francesco" w:date="2019-05-02T15:39:00Z">
              <w:rPr>
                <w:sz w:val="20"/>
                <w:szCs w:val="20"/>
                <w:vertAlign w:val="superscript"/>
                <w:lang w:val="en-US"/>
              </w:rPr>
            </w:rPrChange>
          </w:rPr>
          <w:delText xml:space="preserve">Amyloid PET Scan Information (amymeta) </w:delText>
        </w:r>
      </w:del>
    </w:p>
    <w:p w14:paraId="767B3027" w14:textId="77777777" w:rsidR="009411FF" w:rsidRPr="009411FF" w:rsidRDefault="009411FF">
      <w:pPr>
        <w:pStyle w:val="ListParagraph"/>
        <w:ind w:left="0"/>
        <w:rPr>
          <w:del w:id="1601" w:author="francesco" w:date="2019-05-02T15:24:00Z"/>
          <w:sz w:val="22"/>
          <w:szCs w:val="22"/>
          <w:highlight w:val="yellow"/>
          <w:rPrChange w:id="1602" w:author="francesco" w:date="2019-05-02T15:39:00Z">
            <w:rPr>
              <w:del w:id="1603" w:author="francesco" w:date="2019-05-02T15:24:00Z"/>
              <w:sz w:val="20"/>
              <w:szCs w:val="20"/>
              <w:lang w:val="en-US"/>
            </w:rPr>
          </w:rPrChange>
        </w:rPr>
        <w:pPrChange w:id="1604" w:author="francesco" w:date="2019-05-02T15:39:00Z">
          <w:pPr>
            <w:pStyle w:val="ListParagraph"/>
          </w:pPr>
        </w:pPrChange>
      </w:pPr>
    </w:p>
    <w:p w14:paraId="6EF351F5" w14:textId="77777777" w:rsidR="009411FF" w:rsidRPr="009411FF" w:rsidRDefault="00305917">
      <w:pPr>
        <w:pStyle w:val="ListParagraph"/>
        <w:ind w:left="0"/>
        <w:rPr>
          <w:del w:id="1605" w:author="francesco" w:date="2019-05-02T15:24:00Z"/>
          <w:sz w:val="22"/>
          <w:szCs w:val="22"/>
          <w:highlight w:val="yellow"/>
          <w:rPrChange w:id="1606" w:author="francesco" w:date="2019-05-02T15:39:00Z">
            <w:rPr>
              <w:del w:id="1607" w:author="francesco" w:date="2019-05-02T15:24:00Z"/>
              <w:sz w:val="20"/>
              <w:szCs w:val="20"/>
              <w:lang w:val="en-US"/>
            </w:rPr>
          </w:rPrChange>
        </w:rPr>
        <w:pPrChange w:id="1608" w:author="francesco" w:date="2019-05-02T15:39:00Z">
          <w:pPr>
            <w:pStyle w:val="ListParagraph"/>
            <w:numPr>
              <w:numId w:val="9"/>
            </w:numPr>
            <w:ind w:hanging="360"/>
          </w:pPr>
        </w:pPrChange>
      </w:pPr>
      <w:del w:id="1609" w:author="francesco" w:date="2019-05-02T15:24:00Z">
        <w:r w:rsidRPr="00305917">
          <w:rPr>
            <w:sz w:val="22"/>
            <w:szCs w:val="22"/>
            <w:highlight w:val="yellow"/>
            <w:rPrChange w:id="1610" w:author="francesco" w:date="2019-05-02T15:39:00Z">
              <w:rPr>
                <w:sz w:val="20"/>
                <w:szCs w:val="20"/>
                <w:vertAlign w:val="superscript"/>
                <w:lang w:val="en-US"/>
              </w:rPr>
            </w:rPrChange>
          </w:rPr>
          <w:delText xml:space="preserve">AV-45 PET Scan Information (av45meta) </w:delText>
        </w:r>
      </w:del>
    </w:p>
    <w:p w14:paraId="079C25B5" w14:textId="77777777" w:rsidR="009411FF" w:rsidRPr="009411FF" w:rsidRDefault="009411FF">
      <w:pPr>
        <w:pStyle w:val="ListParagraph"/>
        <w:ind w:left="0"/>
        <w:rPr>
          <w:del w:id="1611" w:author="francesco" w:date="2019-05-02T15:24:00Z"/>
          <w:sz w:val="22"/>
          <w:szCs w:val="22"/>
          <w:highlight w:val="yellow"/>
          <w:rPrChange w:id="1612" w:author="francesco" w:date="2019-05-02T15:39:00Z">
            <w:rPr>
              <w:del w:id="1613" w:author="francesco" w:date="2019-05-02T15:24:00Z"/>
              <w:sz w:val="20"/>
              <w:szCs w:val="20"/>
              <w:lang w:val="en-US"/>
            </w:rPr>
          </w:rPrChange>
        </w:rPr>
        <w:pPrChange w:id="1614" w:author="francesco" w:date="2019-05-02T15:39:00Z">
          <w:pPr>
            <w:pStyle w:val="ListParagraph"/>
          </w:pPr>
        </w:pPrChange>
      </w:pPr>
    </w:p>
    <w:p w14:paraId="0C5F546B" w14:textId="77777777" w:rsidR="009411FF" w:rsidRPr="009411FF" w:rsidRDefault="00305917">
      <w:pPr>
        <w:pStyle w:val="ListParagraph"/>
        <w:ind w:left="0"/>
        <w:rPr>
          <w:del w:id="1615" w:author="francesco" w:date="2019-05-02T15:24:00Z"/>
          <w:sz w:val="22"/>
          <w:szCs w:val="22"/>
          <w:highlight w:val="yellow"/>
          <w:rPrChange w:id="1616" w:author="francesco" w:date="2019-05-02T15:39:00Z">
            <w:rPr>
              <w:del w:id="1617" w:author="francesco" w:date="2019-05-02T15:24:00Z"/>
              <w:sz w:val="20"/>
              <w:szCs w:val="20"/>
              <w:lang w:val="en-US"/>
            </w:rPr>
          </w:rPrChange>
        </w:rPr>
        <w:pPrChange w:id="1618" w:author="francesco" w:date="2019-05-02T15:39:00Z">
          <w:pPr>
            <w:pStyle w:val="ListParagraph"/>
            <w:numPr>
              <w:numId w:val="9"/>
            </w:numPr>
            <w:ind w:hanging="360"/>
          </w:pPr>
        </w:pPrChange>
      </w:pPr>
      <w:del w:id="1619" w:author="francesco" w:date="2019-05-02T15:24:00Z">
        <w:r w:rsidRPr="00305917">
          <w:rPr>
            <w:sz w:val="22"/>
            <w:szCs w:val="22"/>
            <w:highlight w:val="yellow"/>
            <w:rPrChange w:id="1620" w:author="francesco" w:date="2019-05-02T15:39:00Z">
              <w:rPr>
                <w:sz w:val="20"/>
                <w:szCs w:val="20"/>
                <w:vertAlign w:val="superscript"/>
                <w:lang w:val="en-US"/>
              </w:rPr>
            </w:rPrChange>
          </w:rPr>
          <w:delText>FDG PET Scan Information(petmeta)</w:delText>
        </w:r>
      </w:del>
    </w:p>
    <w:p w14:paraId="4036412C" w14:textId="77777777" w:rsidR="009411FF" w:rsidRPr="009411FF" w:rsidRDefault="009411FF">
      <w:pPr>
        <w:pStyle w:val="ListParagraph"/>
        <w:ind w:left="0"/>
        <w:rPr>
          <w:del w:id="1621" w:author="francesco" w:date="2019-05-02T15:24:00Z"/>
          <w:sz w:val="22"/>
          <w:szCs w:val="22"/>
          <w:highlight w:val="yellow"/>
          <w:rPrChange w:id="1622" w:author="francesco" w:date="2019-05-02T15:39:00Z">
            <w:rPr>
              <w:del w:id="1623" w:author="francesco" w:date="2019-05-02T15:24:00Z"/>
              <w:sz w:val="20"/>
              <w:szCs w:val="20"/>
              <w:lang w:val="en-US"/>
            </w:rPr>
          </w:rPrChange>
        </w:rPr>
        <w:pPrChange w:id="1624" w:author="francesco" w:date="2019-05-02T15:39:00Z">
          <w:pPr>
            <w:pStyle w:val="ListParagraph"/>
          </w:pPr>
        </w:pPrChange>
      </w:pPr>
    </w:p>
    <w:p w14:paraId="7C6F0694" w14:textId="77777777" w:rsidR="009411FF" w:rsidRPr="009411FF" w:rsidRDefault="00305917">
      <w:pPr>
        <w:pStyle w:val="ListParagraph"/>
        <w:ind w:left="0"/>
        <w:rPr>
          <w:del w:id="1625" w:author="francesco" w:date="2019-05-02T15:24:00Z"/>
          <w:sz w:val="22"/>
          <w:szCs w:val="22"/>
          <w:rPrChange w:id="1626" w:author="francesco" w:date="2019-05-02T15:33:00Z">
            <w:rPr>
              <w:del w:id="1627" w:author="francesco" w:date="2019-05-02T15:24:00Z"/>
              <w:sz w:val="20"/>
              <w:szCs w:val="20"/>
              <w:lang w:val="en-US"/>
            </w:rPr>
          </w:rPrChange>
        </w:rPr>
        <w:pPrChange w:id="1628" w:author="francesco" w:date="2019-05-02T15:39:00Z">
          <w:pPr>
            <w:pStyle w:val="ListParagraph"/>
            <w:numPr>
              <w:numId w:val="9"/>
            </w:numPr>
            <w:ind w:hanging="360"/>
          </w:pPr>
        </w:pPrChange>
      </w:pPr>
      <w:del w:id="1629" w:author="francesco" w:date="2019-05-02T15:24:00Z">
        <w:r w:rsidRPr="00305917">
          <w:rPr>
            <w:sz w:val="22"/>
            <w:szCs w:val="22"/>
            <w:highlight w:val="yellow"/>
            <w:rPrChange w:id="1630" w:author="francesco" w:date="2019-05-02T15:39:00Z">
              <w:rPr>
                <w:sz w:val="20"/>
                <w:szCs w:val="20"/>
                <w:vertAlign w:val="superscript"/>
                <w:lang w:val="en-US"/>
              </w:rPr>
            </w:rPrChange>
          </w:rPr>
          <w:delText>BAI - PET NMRC Summaries(baipetnmrc)</w:delText>
        </w:r>
        <w:r w:rsidRPr="00305917">
          <w:rPr>
            <w:sz w:val="22"/>
            <w:szCs w:val="22"/>
            <w:rPrChange w:id="1631" w:author="francesco" w:date="2019-05-02T15:33:00Z">
              <w:rPr>
                <w:sz w:val="20"/>
                <w:szCs w:val="20"/>
                <w:vertAlign w:val="superscript"/>
                <w:lang w:val="en-US"/>
              </w:rPr>
            </w:rPrChange>
          </w:rPr>
          <w:delText xml:space="preserve"> </w:delText>
        </w:r>
      </w:del>
    </w:p>
    <w:p w14:paraId="4A5C548D" w14:textId="77777777" w:rsidR="00660F81" w:rsidRDefault="00660F81" w:rsidP="00660F81">
      <w:pPr>
        <w:jc w:val="both"/>
        <w:rPr>
          <w:ins w:id="1632" w:author="francesco" w:date="2019-05-02T15:38:00Z"/>
          <w:sz w:val="22"/>
          <w:szCs w:val="22"/>
        </w:rPr>
      </w:pPr>
    </w:p>
    <w:p w14:paraId="53247791" w14:textId="77777777" w:rsidR="009411FF" w:rsidRPr="009411FF" w:rsidRDefault="009411FF">
      <w:pPr>
        <w:ind w:left="360"/>
        <w:jc w:val="both"/>
        <w:rPr>
          <w:sz w:val="22"/>
          <w:szCs w:val="22"/>
          <w:rPrChange w:id="1633" w:author="francesco" w:date="2019-05-02T15:38:00Z">
            <w:rPr>
              <w:sz w:val="20"/>
              <w:szCs w:val="20"/>
              <w:lang w:val="en-US"/>
            </w:rPr>
          </w:rPrChange>
        </w:rPr>
        <w:pPrChange w:id="1634" w:author="francesco" w:date="2019-05-02T15:38:00Z">
          <w:pPr>
            <w:jc w:val="both"/>
          </w:pPr>
        </w:pPrChange>
      </w:pPr>
    </w:p>
    <w:p w14:paraId="390BE76B" w14:textId="77777777" w:rsidR="009411FF" w:rsidRPr="00070976" w:rsidRDefault="00305917">
      <w:pPr>
        <w:pStyle w:val="Heading3"/>
        <w:rPr>
          <w:sz w:val="20"/>
          <w:szCs w:val="20"/>
          <w:rPrChange w:id="1635" w:author="Utente di Microsoft Office" w:date="2019-05-20T06:40:00Z">
            <w:rPr/>
          </w:rPrChange>
        </w:rPr>
        <w:pPrChange w:id="1636" w:author="francesco" w:date="2019-05-02T15:25:00Z">
          <w:pPr>
            <w:jc w:val="both"/>
          </w:pPr>
        </w:pPrChange>
      </w:pPr>
      <w:r w:rsidRPr="00070976">
        <w:rPr>
          <w:sz w:val="20"/>
          <w:szCs w:val="20"/>
          <w:rPrChange w:id="1637" w:author="Utente di Microsoft Office" w:date="2019-05-20T06:40:00Z">
            <w:rPr>
              <w:b/>
              <w:bCs/>
              <w:vertAlign w:val="superscript"/>
            </w:rPr>
          </w:rPrChange>
        </w:rPr>
        <w:t>2.2.2</w:t>
      </w:r>
      <w:ins w:id="1638" w:author="francesco" w:date="2019-05-02T15:27:00Z">
        <w:r w:rsidR="00182475" w:rsidRPr="00070976">
          <w:rPr>
            <w:sz w:val="20"/>
            <w:szCs w:val="20"/>
            <w:rPrChange w:id="1639" w:author="Utente di Microsoft Office" w:date="2019-05-20T06:40:00Z">
              <w:rPr/>
            </w:rPrChange>
          </w:rPr>
          <w:t>.</w:t>
        </w:r>
      </w:ins>
      <w:r w:rsidRPr="00070976">
        <w:rPr>
          <w:sz w:val="20"/>
          <w:szCs w:val="20"/>
          <w:rPrChange w:id="1640" w:author="Utente di Microsoft Office" w:date="2019-05-20T06:40:00Z">
            <w:rPr>
              <w:b/>
              <w:bCs/>
              <w:vertAlign w:val="superscript"/>
            </w:rPr>
          </w:rPrChange>
        </w:rPr>
        <w:t xml:space="preserve"> </w:t>
      </w:r>
      <w:del w:id="1641" w:author="francesco" w:date="2019-05-02T15:25:00Z">
        <w:r w:rsidRPr="00070976">
          <w:rPr>
            <w:sz w:val="20"/>
            <w:szCs w:val="20"/>
            <w:rPrChange w:id="1642" w:author="Utente di Microsoft Office" w:date="2019-05-20T06:40:00Z">
              <w:rPr>
                <w:b/>
                <w:bCs/>
                <w:vertAlign w:val="superscript"/>
              </w:rPr>
            </w:rPrChange>
          </w:rPr>
          <w:delText>Organizzazione dei dati</w:delText>
        </w:r>
      </w:del>
      <w:ins w:id="1643" w:author="francesco" w:date="2019-05-02T15:25:00Z">
        <w:r w:rsidR="00182475" w:rsidRPr="00070976">
          <w:rPr>
            <w:sz w:val="20"/>
            <w:szCs w:val="20"/>
            <w:rPrChange w:id="1644" w:author="Utente di Microsoft Office" w:date="2019-05-20T06:40:00Z">
              <w:rPr/>
            </w:rPrChange>
          </w:rPr>
          <w:t>Accesso ai dati</w:t>
        </w:r>
      </w:ins>
    </w:p>
    <w:p w14:paraId="18B9C35F" w14:textId="77777777" w:rsidR="00184C4F" w:rsidRPr="00070976" w:rsidDel="00182475" w:rsidRDefault="00184C4F" w:rsidP="0082787B">
      <w:pPr>
        <w:jc w:val="both"/>
        <w:rPr>
          <w:del w:id="1645" w:author="francesco" w:date="2019-05-02T15:25:00Z"/>
          <w:sz w:val="20"/>
          <w:szCs w:val="20"/>
        </w:rPr>
      </w:pPr>
    </w:p>
    <w:p w14:paraId="2988E2A3" w14:textId="77777777" w:rsidR="00E71372" w:rsidRPr="00070976" w:rsidRDefault="00305917" w:rsidP="00E71372">
      <w:pPr>
        <w:jc w:val="both"/>
        <w:rPr>
          <w:sz w:val="20"/>
          <w:szCs w:val="20"/>
        </w:rPr>
      </w:pPr>
      <w:proofErr w:type="gramStart"/>
      <w:r w:rsidRPr="00070976">
        <w:rPr>
          <w:sz w:val="20"/>
          <w:szCs w:val="20"/>
          <w:rPrChange w:id="1646" w:author="Utente di Microsoft Office" w:date="2019-05-20T06:40:00Z">
            <w:rPr>
              <w:sz w:val="20"/>
              <w:szCs w:val="20"/>
              <w:vertAlign w:val="superscript"/>
            </w:rPr>
          </w:rPrChange>
        </w:rPr>
        <w:t>E’</w:t>
      </w:r>
      <w:proofErr w:type="gramEnd"/>
      <w:r w:rsidRPr="00070976">
        <w:rPr>
          <w:sz w:val="20"/>
          <w:szCs w:val="20"/>
          <w:rPrChange w:id="1647" w:author="Utente di Microsoft Office" w:date="2019-05-20T06:40:00Z">
            <w:rPr>
              <w:sz w:val="20"/>
              <w:szCs w:val="20"/>
              <w:vertAlign w:val="superscript"/>
            </w:rPr>
          </w:rPrChange>
        </w:rPr>
        <w:t xml:space="preserve"> possibile accedere ai dati direttamente dal portale ADNI (</w:t>
      </w:r>
      <w:r w:rsidRPr="00070976">
        <w:rPr>
          <w:sz w:val="20"/>
          <w:szCs w:val="20"/>
          <w:rPrChange w:id="1648" w:author="Utente di Microsoft Office" w:date="2019-05-20T06:40:00Z">
            <w:rPr>
              <w:color w:val="0563C1" w:themeColor="hyperlink"/>
              <w:u w:val="single"/>
            </w:rPr>
          </w:rPrChange>
        </w:rPr>
        <w:fldChar w:fldCharType="begin"/>
      </w:r>
      <w:r w:rsidRPr="00070976">
        <w:rPr>
          <w:sz w:val="20"/>
          <w:szCs w:val="20"/>
          <w:rPrChange w:id="1649" w:author="Utente di Microsoft Office" w:date="2019-05-20T06:40:00Z">
            <w:rPr>
              <w:vertAlign w:val="superscript"/>
            </w:rPr>
          </w:rPrChange>
        </w:rPr>
        <w:instrText>HYPERLINK "http://adni.loni.usc.edu/data-samples/access-data/"</w:instrText>
      </w:r>
      <w:r w:rsidRPr="00070976">
        <w:rPr>
          <w:sz w:val="20"/>
          <w:szCs w:val="20"/>
          <w:rPrChange w:id="1650" w:author="Utente di Microsoft Office" w:date="2019-05-20T06:40:00Z">
            <w:rPr>
              <w:color w:val="0563C1" w:themeColor="hyperlink"/>
              <w:u w:val="single"/>
            </w:rPr>
          </w:rPrChange>
        </w:rPr>
        <w:fldChar w:fldCharType="separate"/>
      </w:r>
      <w:r w:rsidRPr="00070976">
        <w:rPr>
          <w:rStyle w:val="Hyperlink"/>
          <w:sz w:val="20"/>
          <w:szCs w:val="20"/>
        </w:rPr>
        <w:t>http://adni.loni.usc.edu/data-samples/access-data/</w:t>
      </w:r>
      <w:r w:rsidRPr="00070976">
        <w:rPr>
          <w:sz w:val="20"/>
          <w:szCs w:val="20"/>
          <w:rPrChange w:id="1651" w:author="Utente di Microsoft Office" w:date="2019-05-20T06:40:00Z">
            <w:rPr>
              <w:color w:val="0563C1" w:themeColor="hyperlink"/>
              <w:u w:val="single"/>
            </w:rPr>
          </w:rPrChange>
        </w:rPr>
        <w:fldChar w:fldCharType="end"/>
      </w:r>
      <w:r w:rsidRPr="00070976">
        <w:rPr>
          <w:sz w:val="20"/>
          <w:szCs w:val="20"/>
          <w:rPrChange w:id="1652" w:author="Utente di Microsoft Office" w:date="2019-05-20T06:40:00Z">
            <w:rPr>
              <w:color w:val="0563C1" w:themeColor="hyperlink"/>
              <w:sz w:val="20"/>
              <w:szCs w:val="20"/>
              <w:u w:val="single"/>
            </w:rPr>
          </w:rPrChange>
        </w:rPr>
        <w:t xml:space="preserve">). I dati sono suddivisi in tre </w:t>
      </w:r>
      <w:proofErr w:type="gramStart"/>
      <w:r w:rsidRPr="00070976">
        <w:rPr>
          <w:sz w:val="20"/>
          <w:szCs w:val="20"/>
          <w:rPrChange w:id="1653" w:author="Utente di Microsoft Office" w:date="2019-05-20T06:40:00Z">
            <w:rPr>
              <w:color w:val="0563C1" w:themeColor="hyperlink"/>
              <w:sz w:val="20"/>
              <w:szCs w:val="20"/>
              <w:u w:val="single"/>
            </w:rPr>
          </w:rPrChange>
        </w:rPr>
        <w:t>macro aree</w:t>
      </w:r>
      <w:proofErr w:type="gramEnd"/>
      <w:r w:rsidRPr="00070976">
        <w:rPr>
          <w:sz w:val="20"/>
          <w:szCs w:val="20"/>
          <w:rPrChange w:id="1654" w:author="Utente di Microsoft Office" w:date="2019-05-20T06:40:00Z">
            <w:rPr>
              <w:color w:val="0563C1" w:themeColor="hyperlink"/>
              <w:sz w:val="20"/>
              <w:szCs w:val="20"/>
              <w:u w:val="single"/>
            </w:rPr>
          </w:rPrChange>
        </w:rPr>
        <w:t xml:space="preserve">: </w:t>
      </w:r>
      <w:proofErr w:type="spellStart"/>
      <w:r w:rsidRPr="00070976">
        <w:rPr>
          <w:i/>
          <w:sz w:val="20"/>
          <w:szCs w:val="20"/>
          <w:rPrChange w:id="1655" w:author="Utente di Microsoft Office" w:date="2019-05-20T06:40:00Z">
            <w:rPr>
              <w:i/>
              <w:color w:val="0563C1" w:themeColor="hyperlink"/>
              <w:sz w:val="20"/>
              <w:szCs w:val="20"/>
              <w:u w:val="single"/>
            </w:rPr>
          </w:rPrChange>
        </w:rPr>
        <w:t>study</w:t>
      </w:r>
      <w:proofErr w:type="spellEnd"/>
      <w:r w:rsidRPr="00070976">
        <w:rPr>
          <w:i/>
          <w:sz w:val="20"/>
          <w:szCs w:val="20"/>
          <w:rPrChange w:id="1656" w:author="Utente di Microsoft Office" w:date="2019-05-20T06:40:00Z">
            <w:rPr>
              <w:i/>
              <w:color w:val="0563C1" w:themeColor="hyperlink"/>
              <w:sz w:val="20"/>
              <w:szCs w:val="20"/>
              <w:u w:val="single"/>
            </w:rPr>
          </w:rPrChange>
        </w:rPr>
        <w:t xml:space="preserve"> data</w:t>
      </w:r>
      <w:r w:rsidRPr="00070976">
        <w:rPr>
          <w:sz w:val="20"/>
          <w:szCs w:val="20"/>
          <w:rPrChange w:id="1657" w:author="Utente di Microsoft Office" w:date="2019-05-20T06:40:00Z">
            <w:rPr>
              <w:color w:val="0563C1" w:themeColor="hyperlink"/>
              <w:sz w:val="20"/>
              <w:szCs w:val="20"/>
              <w:u w:val="single"/>
            </w:rPr>
          </w:rPrChange>
        </w:rPr>
        <w:t xml:space="preserve">, </w:t>
      </w:r>
      <w:r w:rsidRPr="00070976">
        <w:rPr>
          <w:i/>
          <w:sz w:val="20"/>
          <w:szCs w:val="20"/>
          <w:rPrChange w:id="1658" w:author="Utente di Microsoft Office" w:date="2019-05-20T06:40:00Z">
            <w:rPr>
              <w:i/>
              <w:color w:val="0563C1" w:themeColor="hyperlink"/>
              <w:sz w:val="20"/>
              <w:szCs w:val="20"/>
              <w:u w:val="single"/>
            </w:rPr>
          </w:rPrChange>
        </w:rPr>
        <w:t xml:space="preserve">image </w:t>
      </w:r>
      <w:proofErr w:type="spellStart"/>
      <w:r w:rsidRPr="00070976">
        <w:rPr>
          <w:i/>
          <w:sz w:val="20"/>
          <w:szCs w:val="20"/>
          <w:rPrChange w:id="1659" w:author="Utente di Microsoft Office" w:date="2019-05-20T06:40:00Z">
            <w:rPr>
              <w:i/>
              <w:color w:val="0563C1" w:themeColor="hyperlink"/>
              <w:sz w:val="20"/>
              <w:szCs w:val="20"/>
              <w:u w:val="single"/>
            </w:rPr>
          </w:rPrChange>
        </w:rPr>
        <w:t>collections</w:t>
      </w:r>
      <w:proofErr w:type="spellEnd"/>
      <w:r w:rsidRPr="00070976">
        <w:rPr>
          <w:sz w:val="20"/>
          <w:szCs w:val="20"/>
          <w:rPrChange w:id="1660" w:author="Utente di Microsoft Office" w:date="2019-05-20T06:40:00Z">
            <w:rPr>
              <w:color w:val="0563C1" w:themeColor="hyperlink"/>
              <w:sz w:val="20"/>
              <w:szCs w:val="20"/>
              <w:u w:val="single"/>
            </w:rPr>
          </w:rPrChange>
        </w:rPr>
        <w:t xml:space="preserve"> e </w:t>
      </w:r>
      <w:proofErr w:type="spellStart"/>
      <w:r w:rsidRPr="00070976">
        <w:rPr>
          <w:i/>
          <w:sz w:val="20"/>
          <w:szCs w:val="20"/>
          <w:rPrChange w:id="1661" w:author="Utente di Microsoft Office" w:date="2019-05-20T06:40:00Z">
            <w:rPr>
              <w:i/>
              <w:color w:val="0563C1" w:themeColor="hyperlink"/>
              <w:sz w:val="20"/>
              <w:szCs w:val="20"/>
              <w:u w:val="single"/>
            </w:rPr>
          </w:rPrChange>
        </w:rPr>
        <w:t>genetic</w:t>
      </w:r>
      <w:proofErr w:type="spellEnd"/>
      <w:r w:rsidRPr="00070976">
        <w:rPr>
          <w:i/>
          <w:sz w:val="20"/>
          <w:szCs w:val="20"/>
          <w:rPrChange w:id="1662" w:author="Utente di Microsoft Office" w:date="2019-05-20T06:40:00Z">
            <w:rPr>
              <w:i/>
              <w:color w:val="0563C1" w:themeColor="hyperlink"/>
              <w:sz w:val="20"/>
              <w:szCs w:val="20"/>
              <w:u w:val="single"/>
            </w:rPr>
          </w:rPrChange>
        </w:rPr>
        <w:t xml:space="preserve"> data</w:t>
      </w:r>
      <w:r w:rsidRPr="00070976">
        <w:rPr>
          <w:sz w:val="20"/>
          <w:szCs w:val="20"/>
          <w:rPrChange w:id="1663" w:author="Utente di Microsoft Office" w:date="2019-05-20T06:40:00Z">
            <w:rPr>
              <w:color w:val="0563C1" w:themeColor="hyperlink"/>
              <w:sz w:val="20"/>
              <w:szCs w:val="20"/>
              <w:u w:val="single"/>
            </w:rPr>
          </w:rPrChange>
        </w:rPr>
        <w:t>:</w:t>
      </w:r>
    </w:p>
    <w:p w14:paraId="036B59DD" w14:textId="77777777" w:rsidR="004D0405" w:rsidRPr="00C34218" w:rsidRDefault="004D0405" w:rsidP="0082787B">
      <w:pPr>
        <w:jc w:val="both"/>
        <w:rPr>
          <w:sz w:val="22"/>
          <w:szCs w:val="22"/>
          <w:rPrChange w:id="1664" w:author="francesco" w:date="2019-05-02T09:17:00Z">
            <w:rPr>
              <w:sz w:val="20"/>
              <w:szCs w:val="20"/>
            </w:rPr>
          </w:rPrChange>
        </w:rPr>
      </w:pPr>
    </w:p>
    <w:p w14:paraId="4863342C" w14:textId="77777777" w:rsidR="00E71372" w:rsidRPr="00C34218" w:rsidRDefault="00E71372" w:rsidP="0082787B">
      <w:pPr>
        <w:jc w:val="both"/>
        <w:rPr>
          <w:sz w:val="22"/>
          <w:szCs w:val="22"/>
          <w:rPrChange w:id="1665" w:author="francesco" w:date="2019-05-02T09:17:00Z">
            <w:rPr>
              <w:sz w:val="20"/>
              <w:szCs w:val="20"/>
            </w:rPr>
          </w:rPrChange>
        </w:rPr>
      </w:pPr>
    </w:p>
    <w:p w14:paraId="20D5615D" w14:textId="77777777" w:rsidR="00E71372" w:rsidRPr="00C34218" w:rsidRDefault="00AA3DD6" w:rsidP="00E71372">
      <w:pPr>
        <w:jc w:val="center"/>
        <w:rPr>
          <w:sz w:val="22"/>
          <w:szCs w:val="22"/>
          <w:rPrChange w:id="1666" w:author="francesco" w:date="2019-05-02T09:17:00Z">
            <w:rPr>
              <w:sz w:val="20"/>
              <w:szCs w:val="20"/>
            </w:rPr>
          </w:rPrChange>
        </w:rPr>
      </w:pPr>
      <w:r>
        <w:rPr>
          <w:noProof/>
          <w:sz w:val="22"/>
          <w:szCs w:val="22"/>
          <w:lang w:val="en-GB" w:eastAsia="en-GB"/>
          <w:rPrChange w:id="1667" w:author="Unknown">
            <w:rPr>
              <w:noProof/>
              <w:color w:val="0563C1" w:themeColor="hyperlink"/>
              <w:sz w:val="20"/>
              <w:szCs w:val="20"/>
              <w:u w:val="single"/>
              <w:lang w:val="en-GB" w:eastAsia="en-GB"/>
            </w:rPr>
          </w:rPrChange>
        </w:rPr>
        <w:drawing>
          <wp:inline distT="0" distB="0" distL="0" distR="0" wp14:anchorId="4CB9793B" wp14:editId="026C9A5D">
            <wp:extent cx="3127051" cy="51430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01 at 16.03.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7159" cy="537344"/>
                    </a:xfrm>
                    <a:prstGeom prst="rect">
                      <a:avLst/>
                    </a:prstGeom>
                  </pic:spPr>
                </pic:pic>
              </a:graphicData>
            </a:graphic>
          </wp:inline>
        </w:drawing>
      </w:r>
    </w:p>
    <w:p w14:paraId="3504FD69" w14:textId="77777777" w:rsidR="00B161EB" w:rsidRPr="00C34218" w:rsidRDefault="00B161EB" w:rsidP="009B352F">
      <w:pPr>
        <w:jc w:val="both"/>
        <w:rPr>
          <w:sz w:val="22"/>
          <w:szCs w:val="22"/>
          <w:rPrChange w:id="1668" w:author="francesco" w:date="2019-05-02T09:17:00Z">
            <w:rPr>
              <w:sz w:val="20"/>
              <w:szCs w:val="20"/>
            </w:rPr>
          </w:rPrChange>
        </w:rPr>
      </w:pPr>
    </w:p>
    <w:p w14:paraId="1B7A69B5" w14:textId="77777777" w:rsidR="00B161EB" w:rsidRPr="00070976" w:rsidRDefault="00305917" w:rsidP="009B352F">
      <w:pPr>
        <w:jc w:val="both"/>
        <w:rPr>
          <w:sz w:val="20"/>
          <w:szCs w:val="20"/>
        </w:rPr>
      </w:pPr>
      <w:r w:rsidRPr="00070976">
        <w:rPr>
          <w:sz w:val="20"/>
          <w:szCs w:val="20"/>
          <w:rPrChange w:id="1669" w:author="Utente di Microsoft Office" w:date="2019-05-20T06:40:00Z">
            <w:rPr>
              <w:color w:val="0563C1" w:themeColor="hyperlink"/>
              <w:sz w:val="20"/>
              <w:szCs w:val="20"/>
              <w:u w:val="single"/>
            </w:rPr>
          </w:rPrChange>
        </w:rPr>
        <w:t xml:space="preserve">Nella sezione dei dati genetici vengono distribuiti dei file VCF contenenti i dati genetici dei soggetti. La sezione è simile a quella degli </w:t>
      </w:r>
      <w:proofErr w:type="spellStart"/>
      <w:r w:rsidRPr="00070976">
        <w:rPr>
          <w:sz w:val="20"/>
          <w:szCs w:val="20"/>
          <w:rPrChange w:id="1670" w:author="Utente di Microsoft Office" w:date="2019-05-20T06:40:00Z">
            <w:rPr>
              <w:color w:val="0563C1" w:themeColor="hyperlink"/>
              <w:sz w:val="20"/>
              <w:szCs w:val="20"/>
              <w:u w:val="single"/>
            </w:rPr>
          </w:rPrChange>
        </w:rPr>
        <w:t>study</w:t>
      </w:r>
      <w:proofErr w:type="spellEnd"/>
      <w:r w:rsidRPr="00070976">
        <w:rPr>
          <w:sz w:val="20"/>
          <w:szCs w:val="20"/>
          <w:rPrChange w:id="1671" w:author="Utente di Microsoft Office" w:date="2019-05-20T06:40:00Z">
            <w:rPr>
              <w:color w:val="0563C1" w:themeColor="hyperlink"/>
              <w:sz w:val="20"/>
              <w:szCs w:val="20"/>
              <w:u w:val="single"/>
            </w:rPr>
          </w:rPrChange>
        </w:rPr>
        <w:t xml:space="preserve"> data:</w:t>
      </w:r>
    </w:p>
    <w:p w14:paraId="4235FFF3" w14:textId="77777777" w:rsidR="00A51D13" w:rsidRPr="00C34218" w:rsidRDefault="00A51D13" w:rsidP="009B352F">
      <w:pPr>
        <w:jc w:val="both"/>
        <w:rPr>
          <w:sz w:val="22"/>
          <w:szCs w:val="22"/>
          <w:rPrChange w:id="1672" w:author="francesco" w:date="2019-05-02T09:17:00Z">
            <w:rPr>
              <w:sz w:val="20"/>
              <w:szCs w:val="20"/>
            </w:rPr>
          </w:rPrChange>
        </w:rPr>
      </w:pPr>
    </w:p>
    <w:p w14:paraId="2CA8D3C9" w14:textId="77777777" w:rsidR="00A51D13" w:rsidRPr="00C34218" w:rsidRDefault="00AA3DD6" w:rsidP="00DC1DD9">
      <w:pPr>
        <w:jc w:val="center"/>
        <w:rPr>
          <w:sz w:val="22"/>
          <w:szCs w:val="22"/>
          <w:rPrChange w:id="1673" w:author="francesco" w:date="2019-05-02T09:17:00Z">
            <w:rPr>
              <w:sz w:val="20"/>
              <w:szCs w:val="20"/>
            </w:rPr>
          </w:rPrChange>
        </w:rPr>
      </w:pPr>
      <w:r>
        <w:rPr>
          <w:noProof/>
          <w:sz w:val="22"/>
          <w:szCs w:val="22"/>
          <w:lang w:val="en-GB" w:eastAsia="en-GB"/>
          <w:rPrChange w:id="1674" w:author="Unknown">
            <w:rPr>
              <w:noProof/>
              <w:color w:val="0563C1" w:themeColor="hyperlink"/>
              <w:sz w:val="20"/>
              <w:szCs w:val="20"/>
              <w:u w:val="single"/>
              <w:lang w:val="en-GB" w:eastAsia="en-GB"/>
            </w:rPr>
          </w:rPrChange>
        </w:rPr>
        <w:drawing>
          <wp:inline distT="0" distB="0" distL="0" distR="0" wp14:anchorId="1B6A91AB" wp14:editId="62630338">
            <wp:extent cx="5570806" cy="2545080"/>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5-01 at 18.15.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429" cy="2547192"/>
                    </a:xfrm>
                    <a:prstGeom prst="rect">
                      <a:avLst/>
                    </a:prstGeom>
                  </pic:spPr>
                </pic:pic>
              </a:graphicData>
            </a:graphic>
          </wp:inline>
        </w:drawing>
      </w:r>
    </w:p>
    <w:p w14:paraId="63D19CEF" w14:textId="77777777" w:rsidR="002942C4" w:rsidRPr="00C34218" w:rsidRDefault="002942C4" w:rsidP="00DC1DD9">
      <w:pPr>
        <w:jc w:val="center"/>
        <w:rPr>
          <w:sz w:val="22"/>
          <w:szCs w:val="22"/>
          <w:rPrChange w:id="1675" w:author="francesco" w:date="2019-05-02T09:17:00Z">
            <w:rPr>
              <w:sz w:val="20"/>
              <w:szCs w:val="20"/>
            </w:rPr>
          </w:rPrChange>
        </w:rPr>
      </w:pPr>
    </w:p>
    <w:p w14:paraId="7B7E71A2" w14:textId="77777777" w:rsidR="002942C4" w:rsidRPr="00070976" w:rsidRDefault="00305917" w:rsidP="002942C4">
      <w:pPr>
        <w:jc w:val="both"/>
        <w:rPr>
          <w:sz w:val="20"/>
          <w:szCs w:val="20"/>
        </w:rPr>
      </w:pPr>
      <w:proofErr w:type="gramStart"/>
      <w:r w:rsidRPr="00070976">
        <w:rPr>
          <w:sz w:val="20"/>
          <w:szCs w:val="20"/>
          <w:rPrChange w:id="1676" w:author="Utente di Microsoft Office" w:date="2019-05-20T06:40:00Z">
            <w:rPr>
              <w:color w:val="0563C1" w:themeColor="hyperlink"/>
              <w:sz w:val="20"/>
              <w:szCs w:val="20"/>
              <w:u w:val="single"/>
            </w:rPr>
          </w:rPrChange>
        </w:rPr>
        <w:t>E’</w:t>
      </w:r>
      <w:proofErr w:type="gramEnd"/>
      <w:r w:rsidRPr="00070976">
        <w:rPr>
          <w:sz w:val="20"/>
          <w:szCs w:val="20"/>
          <w:rPrChange w:id="1677" w:author="Utente di Microsoft Office" w:date="2019-05-20T06:40:00Z">
            <w:rPr>
              <w:color w:val="0563C1" w:themeColor="hyperlink"/>
              <w:sz w:val="20"/>
              <w:szCs w:val="20"/>
              <w:u w:val="single"/>
            </w:rPr>
          </w:rPrChange>
        </w:rPr>
        <w:t xml:space="preserve"> stata raccolta l’intera mappatura genetica di 818 partecipanti al programma ADNI. [2]</w:t>
      </w:r>
    </w:p>
    <w:p w14:paraId="3CDA5ADF" w14:textId="77777777" w:rsidR="00B161EB" w:rsidRPr="00070976" w:rsidRDefault="00B161EB" w:rsidP="009B352F">
      <w:pPr>
        <w:jc w:val="both"/>
        <w:rPr>
          <w:sz w:val="20"/>
          <w:szCs w:val="20"/>
        </w:rPr>
      </w:pPr>
    </w:p>
    <w:p w14:paraId="1FDD0324" w14:textId="77777777" w:rsidR="009B352F" w:rsidRPr="00070976" w:rsidRDefault="00305917" w:rsidP="009B352F">
      <w:pPr>
        <w:jc w:val="both"/>
        <w:rPr>
          <w:sz w:val="20"/>
          <w:szCs w:val="20"/>
        </w:rPr>
      </w:pPr>
      <w:r w:rsidRPr="00070976">
        <w:rPr>
          <w:sz w:val="20"/>
          <w:szCs w:val="20"/>
          <w:rPrChange w:id="1678" w:author="Utente di Microsoft Office" w:date="2019-05-20T06:40:00Z">
            <w:rPr>
              <w:color w:val="0563C1" w:themeColor="hyperlink"/>
              <w:sz w:val="20"/>
              <w:szCs w:val="20"/>
              <w:u w:val="single"/>
            </w:rPr>
          </w:rPrChange>
        </w:rPr>
        <w:t xml:space="preserve">L’interfaccia di gestione delle immagini è diversa rispetto a quella dei dati genetici e degli </w:t>
      </w:r>
      <w:proofErr w:type="spellStart"/>
      <w:r w:rsidRPr="00070976">
        <w:rPr>
          <w:sz w:val="20"/>
          <w:szCs w:val="20"/>
          <w:rPrChange w:id="1679" w:author="Utente di Microsoft Office" w:date="2019-05-20T06:40:00Z">
            <w:rPr>
              <w:color w:val="0563C1" w:themeColor="hyperlink"/>
              <w:sz w:val="20"/>
              <w:szCs w:val="20"/>
              <w:u w:val="single"/>
            </w:rPr>
          </w:rPrChange>
        </w:rPr>
        <w:t>study</w:t>
      </w:r>
      <w:proofErr w:type="spellEnd"/>
      <w:r w:rsidRPr="00070976">
        <w:rPr>
          <w:sz w:val="20"/>
          <w:szCs w:val="20"/>
          <w:rPrChange w:id="1680" w:author="Utente di Microsoft Office" w:date="2019-05-20T06:40:00Z">
            <w:rPr>
              <w:color w:val="0563C1" w:themeColor="hyperlink"/>
              <w:sz w:val="20"/>
              <w:szCs w:val="20"/>
              <w:u w:val="single"/>
            </w:rPr>
          </w:rPrChange>
        </w:rPr>
        <w:t xml:space="preserve"> data. E permette una visualizzazione delle immagini direttamente dall’applicazione web:</w:t>
      </w:r>
    </w:p>
    <w:p w14:paraId="7CCE45A8" w14:textId="77777777" w:rsidR="00B161EB" w:rsidRPr="00C34218" w:rsidRDefault="00B161EB" w:rsidP="009B352F">
      <w:pPr>
        <w:jc w:val="both"/>
        <w:rPr>
          <w:sz w:val="22"/>
          <w:szCs w:val="22"/>
          <w:rPrChange w:id="1681" w:author="francesco" w:date="2019-05-02T09:17:00Z">
            <w:rPr>
              <w:sz w:val="20"/>
              <w:szCs w:val="20"/>
            </w:rPr>
          </w:rPrChange>
        </w:rPr>
      </w:pPr>
    </w:p>
    <w:p w14:paraId="1053261C" w14:textId="77777777" w:rsidR="00B161EB" w:rsidRPr="00C34218" w:rsidRDefault="00AA3DD6" w:rsidP="00A51D13">
      <w:pPr>
        <w:jc w:val="center"/>
        <w:rPr>
          <w:sz w:val="22"/>
          <w:szCs w:val="22"/>
          <w:rPrChange w:id="1682" w:author="francesco" w:date="2019-05-02T09:17:00Z">
            <w:rPr>
              <w:sz w:val="20"/>
              <w:szCs w:val="20"/>
            </w:rPr>
          </w:rPrChange>
        </w:rPr>
      </w:pPr>
      <w:r>
        <w:rPr>
          <w:noProof/>
          <w:sz w:val="22"/>
          <w:szCs w:val="22"/>
          <w:lang w:val="en-GB" w:eastAsia="en-GB"/>
          <w:rPrChange w:id="1683" w:author="Unknown">
            <w:rPr>
              <w:noProof/>
              <w:color w:val="0563C1" w:themeColor="hyperlink"/>
              <w:sz w:val="20"/>
              <w:szCs w:val="20"/>
              <w:u w:val="single"/>
              <w:lang w:val="en-GB" w:eastAsia="en-GB"/>
            </w:rPr>
          </w:rPrChange>
        </w:rPr>
        <w:drawing>
          <wp:inline distT="0" distB="0" distL="0" distR="0" wp14:anchorId="0B7F71BC" wp14:editId="333AEC79">
            <wp:extent cx="3101168" cy="2110154"/>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01 at 18.11.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1843" cy="2151440"/>
                    </a:xfrm>
                    <a:prstGeom prst="rect">
                      <a:avLst/>
                    </a:prstGeom>
                  </pic:spPr>
                </pic:pic>
              </a:graphicData>
            </a:graphic>
          </wp:inline>
        </w:drawing>
      </w:r>
      <w:r>
        <w:rPr>
          <w:noProof/>
          <w:sz w:val="22"/>
          <w:szCs w:val="22"/>
          <w:lang w:val="en-GB" w:eastAsia="en-GB"/>
          <w:rPrChange w:id="1684" w:author="Unknown">
            <w:rPr>
              <w:noProof/>
              <w:color w:val="0563C1" w:themeColor="hyperlink"/>
              <w:sz w:val="20"/>
              <w:szCs w:val="20"/>
              <w:u w:val="single"/>
              <w:lang w:val="en-GB" w:eastAsia="en-GB"/>
            </w:rPr>
          </w:rPrChange>
        </w:rPr>
        <w:drawing>
          <wp:inline distT="0" distB="0" distL="0" distR="0" wp14:anchorId="768EBA1E" wp14:editId="5C86FAC5">
            <wp:extent cx="283464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01 at 18.12.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523" cy="1732827"/>
                    </a:xfrm>
                    <a:prstGeom prst="rect">
                      <a:avLst/>
                    </a:prstGeom>
                  </pic:spPr>
                </pic:pic>
              </a:graphicData>
            </a:graphic>
          </wp:inline>
        </w:drawing>
      </w:r>
    </w:p>
    <w:p w14:paraId="60E9BF2F" w14:textId="77777777" w:rsidR="00DC1DD9" w:rsidRPr="00C34218" w:rsidRDefault="00DC1DD9" w:rsidP="00A51D13">
      <w:pPr>
        <w:jc w:val="center"/>
        <w:rPr>
          <w:sz w:val="22"/>
          <w:szCs w:val="22"/>
          <w:rPrChange w:id="1685" w:author="francesco" w:date="2019-05-02T09:17:00Z">
            <w:rPr>
              <w:sz w:val="20"/>
              <w:szCs w:val="20"/>
            </w:rPr>
          </w:rPrChange>
        </w:rPr>
      </w:pPr>
    </w:p>
    <w:p w14:paraId="02586510" w14:textId="77777777" w:rsidR="00DC1DD9" w:rsidRPr="00070976" w:rsidRDefault="00305917" w:rsidP="00DC1DD9">
      <w:pPr>
        <w:rPr>
          <w:sz w:val="20"/>
          <w:szCs w:val="20"/>
        </w:rPr>
      </w:pPr>
      <w:r w:rsidRPr="00070976">
        <w:rPr>
          <w:sz w:val="20"/>
          <w:szCs w:val="20"/>
          <w:rPrChange w:id="1686" w:author="Utente di Microsoft Office" w:date="2019-05-20T06:40:00Z">
            <w:rPr>
              <w:color w:val="0563C1" w:themeColor="hyperlink"/>
              <w:sz w:val="20"/>
              <w:szCs w:val="20"/>
              <w:u w:val="single"/>
            </w:rPr>
          </w:rPrChange>
        </w:rPr>
        <w:t>Abbiamo una maschera di ricerca, dai i cui risultati possiamo aprire un visualizzatore che ci mette a disposizione varie funzioni di visualizzazione.</w:t>
      </w:r>
    </w:p>
    <w:p w14:paraId="1429DB60" w14:textId="77777777" w:rsidR="00290253" w:rsidRPr="00070976" w:rsidDel="00182475" w:rsidRDefault="00290253" w:rsidP="00DC1DD9">
      <w:pPr>
        <w:rPr>
          <w:del w:id="1687" w:author="francesco" w:date="2019-05-02T15:26:00Z"/>
          <w:sz w:val="20"/>
          <w:szCs w:val="20"/>
        </w:rPr>
      </w:pPr>
    </w:p>
    <w:p w14:paraId="24D1AD13" w14:textId="77777777" w:rsidR="00290253" w:rsidRPr="00070976" w:rsidDel="00182475" w:rsidRDefault="00290253" w:rsidP="00DC1DD9">
      <w:pPr>
        <w:rPr>
          <w:del w:id="1688" w:author="francesco" w:date="2019-05-02T15:26:00Z"/>
          <w:sz w:val="20"/>
          <w:szCs w:val="20"/>
        </w:rPr>
      </w:pPr>
    </w:p>
    <w:p w14:paraId="1AE9690D" w14:textId="77777777" w:rsidR="00290253" w:rsidRPr="00070976" w:rsidDel="00182475" w:rsidRDefault="00290253" w:rsidP="00DC1DD9">
      <w:pPr>
        <w:rPr>
          <w:del w:id="1689" w:author="francesco" w:date="2019-05-02T15:26:00Z"/>
          <w:sz w:val="20"/>
          <w:szCs w:val="20"/>
        </w:rPr>
      </w:pPr>
    </w:p>
    <w:p w14:paraId="076FE594" w14:textId="77777777" w:rsidR="00290253" w:rsidRPr="00070976" w:rsidDel="00182475" w:rsidRDefault="00290253" w:rsidP="00DC1DD9">
      <w:pPr>
        <w:rPr>
          <w:del w:id="1690" w:author="francesco" w:date="2019-05-02T15:26:00Z"/>
          <w:sz w:val="20"/>
          <w:szCs w:val="20"/>
        </w:rPr>
      </w:pPr>
    </w:p>
    <w:p w14:paraId="6AC707AD" w14:textId="77777777" w:rsidR="00290253" w:rsidRPr="00070976" w:rsidDel="00182475" w:rsidRDefault="00290253" w:rsidP="00DC1DD9">
      <w:pPr>
        <w:rPr>
          <w:del w:id="1691" w:author="francesco" w:date="2019-05-02T15:26:00Z"/>
          <w:sz w:val="20"/>
          <w:szCs w:val="20"/>
        </w:rPr>
      </w:pPr>
    </w:p>
    <w:p w14:paraId="707E586D" w14:textId="77777777" w:rsidR="00290253" w:rsidRPr="00070976" w:rsidDel="00182475" w:rsidRDefault="00290253" w:rsidP="00DC1DD9">
      <w:pPr>
        <w:rPr>
          <w:del w:id="1692" w:author="francesco" w:date="2019-05-02T15:26:00Z"/>
          <w:sz w:val="20"/>
          <w:szCs w:val="20"/>
        </w:rPr>
      </w:pPr>
    </w:p>
    <w:p w14:paraId="3A13530C" w14:textId="77777777" w:rsidR="00290253" w:rsidRPr="00070976" w:rsidDel="00182475" w:rsidRDefault="00290253" w:rsidP="00DC1DD9">
      <w:pPr>
        <w:rPr>
          <w:del w:id="1693" w:author="francesco" w:date="2019-05-02T15:26:00Z"/>
          <w:sz w:val="20"/>
          <w:szCs w:val="20"/>
        </w:rPr>
      </w:pPr>
    </w:p>
    <w:p w14:paraId="1265BA2B" w14:textId="77777777" w:rsidR="00290253" w:rsidRPr="00070976" w:rsidDel="00182475" w:rsidRDefault="00290253" w:rsidP="00DC1DD9">
      <w:pPr>
        <w:rPr>
          <w:del w:id="1694" w:author="francesco" w:date="2019-05-02T15:26:00Z"/>
          <w:sz w:val="20"/>
          <w:szCs w:val="20"/>
        </w:rPr>
      </w:pPr>
    </w:p>
    <w:p w14:paraId="63A3D00C" w14:textId="77777777" w:rsidR="00290253" w:rsidRPr="00070976" w:rsidRDefault="00305917" w:rsidP="00290253">
      <w:pPr>
        <w:jc w:val="both"/>
        <w:rPr>
          <w:sz w:val="20"/>
          <w:szCs w:val="20"/>
        </w:rPr>
      </w:pPr>
      <w:r w:rsidRPr="00070976">
        <w:rPr>
          <w:sz w:val="20"/>
          <w:szCs w:val="20"/>
          <w:rPrChange w:id="1695" w:author="Utente di Microsoft Office" w:date="2019-05-20T06:40:00Z">
            <w:rPr>
              <w:color w:val="0563C1" w:themeColor="hyperlink"/>
              <w:sz w:val="20"/>
              <w:szCs w:val="20"/>
              <w:u w:val="single"/>
            </w:rPr>
          </w:rPrChange>
        </w:rPr>
        <w:t xml:space="preserve">Limitandoci ai file che hanno interessato questa tesi, sono presenti nella </w:t>
      </w:r>
      <w:proofErr w:type="spellStart"/>
      <w:r w:rsidRPr="00070976">
        <w:rPr>
          <w:sz w:val="20"/>
          <w:szCs w:val="20"/>
          <w:rPrChange w:id="1696" w:author="Utente di Microsoft Office" w:date="2019-05-20T06:40:00Z">
            <w:rPr>
              <w:color w:val="0563C1" w:themeColor="hyperlink"/>
              <w:sz w:val="20"/>
              <w:szCs w:val="20"/>
              <w:u w:val="single"/>
            </w:rPr>
          </w:rPrChange>
        </w:rPr>
        <w:t>macroarea</w:t>
      </w:r>
      <w:proofErr w:type="spellEnd"/>
      <w:r w:rsidRPr="00070976">
        <w:rPr>
          <w:sz w:val="20"/>
          <w:szCs w:val="20"/>
          <w:rPrChange w:id="1697" w:author="Utente di Microsoft Office" w:date="2019-05-20T06:40:00Z">
            <w:rPr>
              <w:color w:val="0563C1" w:themeColor="hyperlink"/>
              <w:sz w:val="20"/>
              <w:szCs w:val="20"/>
              <w:u w:val="single"/>
            </w:rPr>
          </w:rPrChange>
        </w:rPr>
        <w:t xml:space="preserve"> degli </w:t>
      </w:r>
      <w:proofErr w:type="spellStart"/>
      <w:r w:rsidRPr="00070976">
        <w:rPr>
          <w:sz w:val="20"/>
          <w:szCs w:val="20"/>
          <w:rPrChange w:id="1698" w:author="Utente di Microsoft Office" w:date="2019-05-20T06:40:00Z">
            <w:rPr>
              <w:color w:val="0563C1" w:themeColor="hyperlink"/>
              <w:sz w:val="20"/>
              <w:szCs w:val="20"/>
              <w:u w:val="single"/>
            </w:rPr>
          </w:rPrChange>
        </w:rPr>
        <w:t>study</w:t>
      </w:r>
      <w:proofErr w:type="spellEnd"/>
      <w:r w:rsidRPr="00070976">
        <w:rPr>
          <w:sz w:val="20"/>
          <w:szCs w:val="20"/>
          <w:rPrChange w:id="1699" w:author="Utente di Microsoft Office" w:date="2019-05-20T06:40:00Z">
            <w:rPr>
              <w:color w:val="0563C1" w:themeColor="hyperlink"/>
              <w:sz w:val="20"/>
              <w:szCs w:val="20"/>
              <w:u w:val="single"/>
            </w:rPr>
          </w:rPrChange>
        </w:rPr>
        <w:t xml:space="preserve"> data. Dove, sulla spalla sinistra del sito, è presente il menù che ci permette di navigare nelle varie sezioni.</w:t>
      </w:r>
    </w:p>
    <w:p w14:paraId="1E7140B1" w14:textId="77777777" w:rsidR="00290253" w:rsidRPr="00C34218" w:rsidDel="00182475" w:rsidRDefault="00290253" w:rsidP="00290253">
      <w:pPr>
        <w:jc w:val="both"/>
        <w:rPr>
          <w:del w:id="1700" w:author="francesco" w:date="2019-05-02T15:26:00Z"/>
          <w:sz w:val="22"/>
          <w:szCs w:val="22"/>
          <w:rPrChange w:id="1701" w:author="francesco" w:date="2019-05-02T09:17:00Z">
            <w:rPr>
              <w:del w:id="1702" w:author="francesco" w:date="2019-05-02T15:26:00Z"/>
              <w:sz w:val="20"/>
              <w:szCs w:val="20"/>
            </w:rPr>
          </w:rPrChange>
        </w:rPr>
      </w:pPr>
    </w:p>
    <w:p w14:paraId="79CB8217" w14:textId="77777777" w:rsidR="00290253" w:rsidRPr="00C34218" w:rsidRDefault="00AA3DD6" w:rsidP="00290253">
      <w:pPr>
        <w:jc w:val="center"/>
        <w:rPr>
          <w:sz w:val="22"/>
          <w:szCs w:val="22"/>
          <w:rPrChange w:id="1703" w:author="francesco" w:date="2019-05-02T09:17:00Z">
            <w:rPr>
              <w:sz w:val="20"/>
              <w:szCs w:val="20"/>
            </w:rPr>
          </w:rPrChange>
        </w:rPr>
      </w:pPr>
      <w:r>
        <w:rPr>
          <w:noProof/>
          <w:sz w:val="22"/>
          <w:szCs w:val="22"/>
          <w:lang w:val="en-GB" w:eastAsia="en-GB"/>
          <w:rPrChange w:id="1704" w:author="Unknown">
            <w:rPr>
              <w:noProof/>
              <w:color w:val="0563C1" w:themeColor="hyperlink"/>
              <w:sz w:val="20"/>
              <w:szCs w:val="20"/>
              <w:u w:val="single"/>
              <w:lang w:val="en-GB" w:eastAsia="en-GB"/>
            </w:rPr>
          </w:rPrChange>
        </w:rPr>
        <w:drawing>
          <wp:inline distT="0" distB="0" distL="0" distR="0" wp14:anchorId="414F4ABB" wp14:editId="19F2C8BE">
            <wp:extent cx="1681090" cy="28555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25 at 22.27.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113" cy="2898100"/>
                    </a:xfrm>
                    <a:prstGeom prst="rect">
                      <a:avLst/>
                    </a:prstGeom>
                  </pic:spPr>
                </pic:pic>
              </a:graphicData>
            </a:graphic>
          </wp:inline>
        </w:drawing>
      </w:r>
    </w:p>
    <w:p w14:paraId="0F4AAA9D" w14:textId="77777777" w:rsidR="00290253" w:rsidRPr="00C34218" w:rsidRDefault="00290253" w:rsidP="00290253">
      <w:pPr>
        <w:jc w:val="center"/>
        <w:rPr>
          <w:sz w:val="22"/>
          <w:szCs w:val="22"/>
          <w:rPrChange w:id="1705" w:author="francesco" w:date="2019-05-02T09:17:00Z">
            <w:rPr>
              <w:sz w:val="20"/>
              <w:szCs w:val="20"/>
            </w:rPr>
          </w:rPrChange>
        </w:rPr>
      </w:pPr>
    </w:p>
    <w:p w14:paraId="3E7FFF0F" w14:textId="77777777" w:rsidR="00290253" w:rsidRPr="00C34218" w:rsidRDefault="00290253" w:rsidP="00290253">
      <w:pPr>
        <w:jc w:val="both"/>
        <w:rPr>
          <w:sz w:val="22"/>
          <w:szCs w:val="22"/>
          <w:rPrChange w:id="1706" w:author="francesco" w:date="2019-05-02T09:17:00Z">
            <w:rPr>
              <w:sz w:val="20"/>
              <w:szCs w:val="20"/>
            </w:rPr>
          </w:rPrChange>
        </w:rPr>
      </w:pPr>
    </w:p>
    <w:p w14:paraId="4F68BADD" w14:textId="77777777" w:rsidR="00290253" w:rsidRPr="00070976" w:rsidRDefault="00305917" w:rsidP="00290253">
      <w:pPr>
        <w:jc w:val="both"/>
        <w:rPr>
          <w:sz w:val="20"/>
          <w:szCs w:val="20"/>
        </w:rPr>
      </w:pPr>
      <w:r w:rsidRPr="00070976">
        <w:rPr>
          <w:sz w:val="20"/>
          <w:szCs w:val="20"/>
          <w:rPrChange w:id="1707" w:author="Utente di Microsoft Office" w:date="2019-05-20T06:40:00Z">
            <w:rPr>
              <w:color w:val="0563C1" w:themeColor="hyperlink"/>
              <w:sz w:val="20"/>
              <w:szCs w:val="20"/>
              <w:u w:val="single"/>
            </w:rPr>
          </w:rPrChange>
        </w:rPr>
        <w:t>Una volta selezionata una voce, a destra abbiamo la lista degli item che possiamo scaricare:</w:t>
      </w:r>
    </w:p>
    <w:p w14:paraId="7FD59702" w14:textId="77777777" w:rsidR="00290253" w:rsidRPr="00C34218" w:rsidRDefault="00290253" w:rsidP="00290253">
      <w:pPr>
        <w:jc w:val="both"/>
        <w:rPr>
          <w:sz w:val="22"/>
          <w:szCs w:val="22"/>
          <w:rPrChange w:id="1708" w:author="francesco" w:date="2019-05-02T09:17:00Z">
            <w:rPr>
              <w:sz w:val="20"/>
              <w:szCs w:val="20"/>
            </w:rPr>
          </w:rPrChange>
        </w:rPr>
      </w:pPr>
    </w:p>
    <w:p w14:paraId="400F290E" w14:textId="77777777" w:rsidR="00290253" w:rsidRPr="00C34218" w:rsidRDefault="00AA3DD6" w:rsidP="00290253">
      <w:pPr>
        <w:jc w:val="center"/>
        <w:rPr>
          <w:sz w:val="22"/>
          <w:szCs w:val="22"/>
          <w:rPrChange w:id="1709" w:author="francesco" w:date="2019-05-02T09:17:00Z">
            <w:rPr>
              <w:sz w:val="20"/>
              <w:szCs w:val="20"/>
            </w:rPr>
          </w:rPrChange>
        </w:rPr>
      </w:pPr>
      <w:r>
        <w:rPr>
          <w:noProof/>
          <w:sz w:val="22"/>
          <w:szCs w:val="22"/>
          <w:lang w:val="en-GB" w:eastAsia="en-GB"/>
          <w:rPrChange w:id="1710" w:author="Unknown">
            <w:rPr>
              <w:noProof/>
              <w:color w:val="0563C1" w:themeColor="hyperlink"/>
              <w:sz w:val="20"/>
              <w:szCs w:val="20"/>
              <w:u w:val="single"/>
              <w:lang w:val="en-GB" w:eastAsia="en-GB"/>
            </w:rPr>
          </w:rPrChange>
        </w:rPr>
        <w:drawing>
          <wp:inline distT="0" distB="0" distL="0" distR="0" wp14:anchorId="120BEE94" wp14:editId="6ECC572A">
            <wp:extent cx="2827020" cy="2145323"/>
            <wp:effectExtent l="0" t="0" r="508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26 at 07.00.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538" cy="2192765"/>
                    </a:xfrm>
                    <a:prstGeom prst="rect">
                      <a:avLst/>
                    </a:prstGeom>
                  </pic:spPr>
                </pic:pic>
              </a:graphicData>
            </a:graphic>
          </wp:inline>
        </w:drawing>
      </w:r>
    </w:p>
    <w:p w14:paraId="20A6C558" w14:textId="77777777" w:rsidR="00B161EB" w:rsidRDefault="00B161EB" w:rsidP="009B352F">
      <w:pPr>
        <w:jc w:val="both"/>
        <w:rPr>
          <w:ins w:id="1711" w:author="francesco" w:date="2019-05-02T15:26:00Z"/>
          <w:sz w:val="22"/>
          <w:szCs w:val="22"/>
        </w:rPr>
      </w:pPr>
    </w:p>
    <w:p w14:paraId="38ED90D8" w14:textId="77777777" w:rsidR="00182475" w:rsidRPr="00070976" w:rsidRDefault="00182475" w:rsidP="009B352F">
      <w:pPr>
        <w:jc w:val="both"/>
        <w:rPr>
          <w:ins w:id="1712" w:author="francesco" w:date="2019-05-02T15:26:00Z"/>
          <w:sz w:val="20"/>
          <w:szCs w:val="20"/>
          <w:rPrChange w:id="1713" w:author="Utente di Microsoft Office" w:date="2019-05-20T06:40:00Z">
            <w:rPr>
              <w:ins w:id="1714" w:author="francesco" w:date="2019-05-02T15:26:00Z"/>
              <w:sz w:val="22"/>
              <w:szCs w:val="22"/>
            </w:rPr>
          </w:rPrChange>
        </w:rPr>
      </w:pPr>
      <w:ins w:id="1715" w:author="francesco" w:date="2019-05-02T15:26:00Z">
        <w:r w:rsidRPr="00070976">
          <w:rPr>
            <w:rFonts w:cstheme="minorHAnsi"/>
            <w:color w:val="000000"/>
            <w:sz w:val="20"/>
            <w:szCs w:val="20"/>
            <w:rPrChange w:id="1716" w:author="Utente di Microsoft Office" w:date="2019-05-20T06:40:00Z">
              <w:rPr>
                <w:rFonts w:cstheme="minorHAnsi"/>
                <w:color w:val="000000"/>
                <w:sz w:val="22"/>
                <w:szCs w:val="22"/>
              </w:rPr>
            </w:rPrChange>
          </w:rPr>
          <w:t>Tutti i dati vengono trasferiti alla base di dati ADNI su canale sicuro, secondo degli standard implementati dal nucleo informatico di ADNI stesso. Prima di essere pubblicati subiscono una serie di controlli di qualità.</w:t>
        </w:r>
        <w:r w:rsidRPr="00070976">
          <w:rPr>
            <w:sz w:val="20"/>
            <w:szCs w:val="20"/>
            <w:rPrChange w:id="1717" w:author="Utente di Microsoft Office" w:date="2019-05-20T06:40:00Z">
              <w:rPr>
                <w:sz w:val="22"/>
                <w:szCs w:val="22"/>
              </w:rPr>
            </w:rPrChange>
          </w:rPr>
          <w:t xml:space="preserve"> </w:t>
        </w:r>
        <w:proofErr w:type="gramStart"/>
        <w:r w:rsidRPr="00070976">
          <w:rPr>
            <w:sz w:val="20"/>
            <w:szCs w:val="20"/>
            <w:rPrChange w:id="1718" w:author="Utente di Microsoft Office" w:date="2019-05-20T06:40:00Z">
              <w:rPr>
                <w:sz w:val="22"/>
                <w:szCs w:val="22"/>
              </w:rPr>
            </w:rPrChange>
          </w:rPr>
          <w:t>Inoltre</w:t>
        </w:r>
        <w:proofErr w:type="gramEnd"/>
        <w:r w:rsidRPr="00070976">
          <w:rPr>
            <w:sz w:val="20"/>
            <w:szCs w:val="20"/>
            <w:rPrChange w:id="1719" w:author="Utente di Microsoft Office" w:date="2019-05-20T06:40:00Z">
              <w:rPr>
                <w:sz w:val="22"/>
                <w:szCs w:val="22"/>
              </w:rPr>
            </w:rPrChange>
          </w:rPr>
          <w:t xml:space="preserve"> è implementata una politica di replica dei dati su diversi nodi, per rendere più sicura la persistenza, e più rapido il ripristino in caso di </w:t>
        </w:r>
        <w:proofErr w:type="spellStart"/>
        <w:r w:rsidRPr="00070976">
          <w:rPr>
            <w:sz w:val="20"/>
            <w:szCs w:val="20"/>
            <w:rPrChange w:id="1720" w:author="Utente di Microsoft Office" w:date="2019-05-20T06:40:00Z">
              <w:rPr>
                <w:sz w:val="22"/>
                <w:szCs w:val="22"/>
              </w:rPr>
            </w:rPrChange>
          </w:rPr>
          <w:t>disaster</w:t>
        </w:r>
        <w:proofErr w:type="spellEnd"/>
        <w:r w:rsidRPr="00070976">
          <w:rPr>
            <w:sz w:val="20"/>
            <w:szCs w:val="20"/>
            <w:rPrChange w:id="1721" w:author="Utente di Microsoft Office" w:date="2019-05-20T06:40:00Z">
              <w:rPr>
                <w:sz w:val="22"/>
                <w:szCs w:val="22"/>
              </w:rPr>
            </w:rPrChange>
          </w:rPr>
          <w:t xml:space="preserve"> </w:t>
        </w:r>
        <w:proofErr w:type="spellStart"/>
        <w:r w:rsidRPr="00070976">
          <w:rPr>
            <w:sz w:val="20"/>
            <w:szCs w:val="20"/>
            <w:rPrChange w:id="1722" w:author="Utente di Microsoft Office" w:date="2019-05-20T06:40:00Z">
              <w:rPr>
                <w:sz w:val="22"/>
                <w:szCs w:val="22"/>
              </w:rPr>
            </w:rPrChange>
          </w:rPr>
          <w:t>recovery</w:t>
        </w:r>
        <w:proofErr w:type="spellEnd"/>
        <w:r w:rsidRPr="00070976">
          <w:rPr>
            <w:sz w:val="20"/>
            <w:szCs w:val="20"/>
            <w:rPrChange w:id="1723" w:author="Utente di Microsoft Office" w:date="2019-05-20T06:40:00Z">
              <w:rPr>
                <w:sz w:val="22"/>
                <w:szCs w:val="22"/>
              </w:rPr>
            </w:rPrChange>
          </w:rPr>
          <w:t>. [2]</w:t>
        </w:r>
      </w:ins>
    </w:p>
    <w:p w14:paraId="0CDA7A13" w14:textId="77777777" w:rsidR="00182475" w:rsidRPr="00070976" w:rsidRDefault="00182475" w:rsidP="009B352F">
      <w:pPr>
        <w:jc w:val="both"/>
        <w:rPr>
          <w:ins w:id="1724" w:author="francesco" w:date="2019-05-02T15:26:00Z"/>
          <w:sz w:val="20"/>
          <w:szCs w:val="20"/>
          <w:rPrChange w:id="1725" w:author="Utente di Microsoft Office" w:date="2019-05-20T06:40:00Z">
            <w:rPr>
              <w:ins w:id="1726" w:author="francesco" w:date="2019-05-02T15:26:00Z"/>
              <w:sz w:val="22"/>
              <w:szCs w:val="22"/>
            </w:rPr>
          </w:rPrChange>
        </w:rPr>
      </w:pPr>
    </w:p>
    <w:p w14:paraId="3489E8F2" w14:textId="77777777" w:rsidR="00182475" w:rsidRPr="00070976" w:rsidDel="00182475" w:rsidRDefault="00182475" w:rsidP="009B352F">
      <w:pPr>
        <w:jc w:val="both"/>
        <w:rPr>
          <w:del w:id="1727" w:author="francesco" w:date="2019-05-02T15:26:00Z"/>
          <w:sz w:val="20"/>
          <w:szCs w:val="20"/>
        </w:rPr>
      </w:pPr>
    </w:p>
    <w:p w14:paraId="29BA4EAD" w14:textId="2BAA2CBB" w:rsidR="00E71372" w:rsidRPr="00070976" w:rsidRDefault="00305917" w:rsidP="00E71372">
      <w:pPr>
        <w:jc w:val="both"/>
        <w:rPr>
          <w:sz w:val="20"/>
          <w:szCs w:val="20"/>
        </w:rPr>
      </w:pPr>
      <w:r w:rsidRPr="00070976">
        <w:rPr>
          <w:sz w:val="20"/>
          <w:szCs w:val="20"/>
          <w:rPrChange w:id="1728" w:author="Utente di Microsoft Office" w:date="2019-05-20T06:40:00Z">
            <w:rPr>
              <w:color w:val="0563C1" w:themeColor="hyperlink"/>
              <w:sz w:val="20"/>
              <w:szCs w:val="20"/>
              <w:u w:val="single"/>
            </w:rPr>
          </w:rPrChange>
        </w:rPr>
        <w:t xml:space="preserve">I dati che abbiamo preso in considerazione vengono distribuiti come </w:t>
      </w:r>
      <w:proofErr w:type="spellStart"/>
      <w:r w:rsidRPr="00070976">
        <w:rPr>
          <w:sz w:val="20"/>
          <w:szCs w:val="20"/>
          <w:rPrChange w:id="1729" w:author="Utente di Microsoft Office" w:date="2019-05-20T06:40:00Z">
            <w:rPr>
              <w:color w:val="0563C1" w:themeColor="hyperlink"/>
              <w:sz w:val="20"/>
              <w:szCs w:val="20"/>
              <w:u w:val="single"/>
            </w:rPr>
          </w:rPrChange>
        </w:rPr>
        <w:t>raw</w:t>
      </w:r>
      <w:proofErr w:type="spellEnd"/>
      <w:r w:rsidRPr="00070976">
        <w:rPr>
          <w:sz w:val="20"/>
          <w:szCs w:val="20"/>
          <w:rPrChange w:id="1730" w:author="Utente di Microsoft Office" w:date="2019-05-20T06:40:00Z">
            <w:rPr>
              <w:color w:val="0563C1" w:themeColor="hyperlink"/>
              <w:sz w:val="20"/>
              <w:szCs w:val="20"/>
              <w:u w:val="single"/>
            </w:rPr>
          </w:rPrChange>
        </w:rPr>
        <w:t xml:space="preserve"> data, in particolare file </w:t>
      </w:r>
      <w:proofErr w:type="spellStart"/>
      <w:r w:rsidRPr="00070976">
        <w:rPr>
          <w:sz w:val="20"/>
          <w:szCs w:val="20"/>
          <w:rPrChange w:id="1731" w:author="Utente di Microsoft Office" w:date="2019-05-20T06:40:00Z">
            <w:rPr>
              <w:color w:val="0563C1" w:themeColor="hyperlink"/>
              <w:sz w:val="20"/>
              <w:szCs w:val="20"/>
              <w:u w:val="single"/>
            </w:rPr>
          </w:rPrChange>
        </w:rPr>
        <w:t>csv</w:t>
      </w:r>
      <w:proofErr w:type="spellEnd"/>
      <w:r w:rsidRPr="00070976">
        <w:rPr>
          <w:sz w:val="20"/>
          <w:szCs w:val="20"/>
          <w:rPrChange w:id="1732" w:author="Utente di Microsoft Office" w:date="2019-05-20T06:40:00Z">
            <w:rPr>
              <w:color w:val="0563C1" w:themeColor="hyperlink"/>
              <w:sz w:val="20"/>
              <w:szCs w:val="20"/>
              <w:u w:val="single"/>
            </w:rPr>
          </w:rPrChange>
        </w:rPr>
        <w:t xml:space="preserve">. Contengono i dati clinici di alcuni test: FAQ, MMSE, CDR, </w:t>
      </w:r>
      <w:ins w:id="1733" w:author="Utente di Microsoft Office" w:date="2019-05-25T07:22:00Z">
        <w:r w:rsidR="00C70D20">
          <w:rPr>
            <w:sz w:val="20"/>
            <w:szCs w:val="20"/>
          </w:rPr>
          <w:t xml:space="preserve">GDS, </w:t>
        </w:r>
      </w:ins>
      <w:r w:rsidRPr="00070976">
        <w:rPr>
          <w:sz w:val="20"/>
          <w:szCs w:val="20"/>
          <w:rPrChange w:id="1734" w:author="Utente di Microsoft Office" w:date="2019-05-20T06:40:00Z">
            <w:rPr>
              <w:color w:val="0563C1" w:themeColor="hyperlink"/>
              <w:sz w:val="20"/>
              <w:szCs w:val="20"/>
              <w:u w:val="single"/>
            </w:rPr>
          </w:rPrChange>
        </w:rPr>
        <w:t>NPI e NPI-Q. I soggetti che si sono sottoposti ai test sono identificati con un valore numerico all’interno dei file.</w:t>
      </w:r>
    </w:p>
    <w:p w14:paraId="6B69169D" w14:textId="77777777" w:rsidR="0082787B" w:rsidRPr="00C34218" w:rsidDel="00182475" w:rsidRDefault="0082787B">
      <w:pPr>
        <w:jc w:val="both"/>
        <w:rPr>
          <w:del w:id="1735" w:author="francesco" w:date="2019-05-02T15:26:00Z"/>
          <w:rFonts w:cstheme="minorHAnsi"/>
          <w:color w:val="000000"/>
          <w:sz w:val="22"/>
          <w:szCs w:val="22"/>
          <w:rPrChange w:id="1736" w:author="francesco" w:date="2019-05-02T09:17:00Z">
            <w:rPr>
              <w:del w:id="1737" w:author="francesco" w:date="2019-05-02T15:26:00Z"/>
              <w:rFonts w:cstheme="minorHAnsi"/>
              <w:color w:val="000000"/>
              <w:sz w:val="20"/>
              <w:szCs w:val="20"/>
            </w:rPr>
          </w:rPrChange>
        </w:rPr>
      </w:pPr>
    </w:p>
    <w:p w14:paraId="39958816" w14:textId="77777777" w:rsidR="00972D8C" w:rsidRPr="00C34218" w:rsidDel="00182475" w:rsidRDefault="00305917">
      <w:pPr>
        <w:jc w:val="both"/>
        <w:rPr>
          <w:del w:id="1738" w:author="francesco" w:date="2019-05-02T15:26:00Z"/>
          <w:rFonts w:cstheme="minorHAnsi"/>
          <w:color w:val="000000"/>
          <w:sz w:val="22"/>
          <w:szCs w:val="22"/>
          <w:vertAlign w:val="subscript"/>
          <w:rPrChange w:id="1739" w:author="francesco" w:date="2019-05-02T09:17:00Z">
            <w:rPr>
              <w:del w:id="1740" w:author="francesco" w:date="2019-05-02T15:26:00Z"/>
              <w:rFonts w:cstheme="minorHAnsi"/>
              <w:color w:val="000000"/>
              <w:sz w:val="20"/>
              <w:szCs w:val="20"/>
              <w:vertAlign w:val="subscript"/>
            </w:rPr>
          </w:rPrChange>
        </w:rPr>
      </w:pPr>
      <w:del w:id="1741" w:author="francesco" w:date="2019-05-02T15:26:00Z">
        <w:r w:rsidRPr="00305917">
          <w:rPr>
            <w:rFonts w:cstheme="minorHAnsi"/>
            <w:color w:val="000000"/>
            <w:sz w:val="22"/>
            <w:szCs w:val="22"/>
            <w:rPrChange w:id="1742" w:author="francesco" w:date="2019-05-02T09:17:00Z">
              <w:rPr>
                <w:rFonts w:cstheme="minorHAnsi"/>
                <w:color w:val="000000"/>
                <w:sz w:val="20"/>
                <w:szCs w:val="20"/>
                <w:u w:val="single"/>
              </w:rPr>
            </w:rPrChange>
          </w:rPr>
          <w:delText>Tutti i dati vengono trasferiti alla base di dati ADNI su canale sicuro, secondo degli standard implementati dal nucleo informatico di ADNI stesso. Prima di essere pubblicati subiscono una serie di controlli di qualità.</w:delText>
        </w:r>
        <w:r w:rsidRPr="00305917">
          <w:rPr>
            <w:sz w:val="22"/>
            <w:szCs w:val="22"/>
            <w:rPrChange w:id="1743" w:author="francesco" w:date="2019-05-02T09:17:00Z">
              <w:rPr>
                <w:color w:val="0563C1" w:themeColor="hyperlink"/>
                <w:sz w:val="20"/>
                <w:szCs w:val="20"/>
                <w:u w:val="single"/>
              </w:rPr>
            </w:rPrChange>
          </w:rPr>
          <w:delText xml:space="preserve"> Inoltre è implementata una politica di replica dei dati su diversi nodi, per rendere più sicura la persistenza, e più rapido il ripristino in caso di disaster recovery. [2]</w:delText>
        </w:r>
      </w:del>
    </w:p>
    <w:p w14:paraId="389281FE" w14:textId="77777777" w:rsidR="00E71372" w:rsidRPr="00C34218" w:rsidDel="00182475" w:rsidRDefault="00E71372">
      <w:pPr>
        <w:jc w:val="both"/>
        <w:rPr>
          <w:del w:id="1744" w:author="francesco" w:date="2019-05-02T15:26:00Z"/>
          <w:rFonts w:cstheme="minorHAnsi"/>
          <w:color w:val="000000"/>
          <w:sz w:val="22"/>
          <w:szCs w:val="22"/>
          <w:rPrChange w:id="1745" w:author="francesco" w:date="2019-05-02T09:17:00Z">
            <w:rPr>
              <w:del w:id="1746" w:author="francesco" w:date="2019-05-02T15:26:00Z"/>
              <w:rFonts w:cstheme="minorHAnsi"/>
              <w:color w:val="000000"/>
            </w:rPr>
          </w:rPrChange>
        </w:rPr>
      </w:pPr>
    </w:p>
    <w:p w14:paraId="6791CA7B" w14:textId="77777777" w:rsidR="00035B65" w:rsidRDefault="00035B65">
      <w:pPr>
        <w:rPr>
          <w:ins w:id="1747" w:author="francesco" w:date="2019-05-02T15:12:00Z"/>
          <w:rFonts w:cstheme="minorHAnsi"/>
          <w:color w:val="000000"/>
          <w:sz w:val="22"/>
          <w:szCs w:val="22"/>
        </w:rPr>
      </w:pPr>
      <w:ins w:id="1748" w:author="francesco" w:date="2019-05-02T15:12:00Z">
        <w:r>
          <w:rPr>
            <w:rFonts w:cstheme="minorHAnsi"/>
            <w:color w:val="000000"/>
            <w:sz w:val="22"/>
            <w:szCs w:val="22"/>
          </w:rPr>
          <w:br w:type="page"/>
        </w:r>
      </w:ins>
    </w:p>
    <w:p w14:paraId="5F11CF63" w14:textId="77777777" w:rsidR="009411FF" w:rsidRDefault="00035B65">
      <w:pPr>
        <w:pStyle w:val="Titolo1"/>
        <w:rPr>
          <w:ins w:id="1749" w:author="francesco" w:date="2019-05-02T15:12:00Z"/>
        </w:rPr>
        <w:pPrChange w:id="1750" w:author="francesco" w:date="2019-05-02T15:12:00Z">
          <w:pPr>
            <w:jc w:val="both"/>
          </w:pPr>
        </w:pPrChange>
      </w:pPr>
      <w:ins w:id="1751" w:author="francesco" w:date="2019-05-02T15:12:00Z">
        <w:r>
          <w:lastRenderedPageBreak/>
          <w:t xml:space="preserve">CAPITOLO 3: </w:t>
        </w:r>
      </w:ins>
      <w:ins w:id="1752" w:author="francesco" w:date="2019-05-02T15:48:00Z">
        <w:r w:rsidR="003952E9">
          <w:t>Modellazione Ontologica</w:t>
        </w:r>
      </w:ins>
    </w:p>
    <w:p w14:paraId="494DE8B9" w14:textId="77777777" w:rsidR="00035B65" w:rsidRDefault="00035B65">
      <w:pPr>
        <w:jc w:val="both"/>
        <w:rPr>
          <w:ins w:id="1753" w:author="francesco" w:date="2019-05-02T15:12:00Z"/>
          <w:rFonts w:cstheme="minorHAnsi"/>
          <w:color w:val="000000"/>
          <w:sz w:val="22"/>
          <w:szCs w:val="22"/>
        </w:rPr>
      </w:pPr>
    </w:p>
    <w:p w14:paraId="4CE5E04A" w14:textId="77777777" w:rsidR="0055501B" w:rsidRPr="00C34218" w:rsidRDefault="00305917">
      <w:pPr>
        <w:jc w:val="both"/>
        <w:rPr>
          <w:sz w:val="22"/>
          <w:szCs w:val="22"/>
          <w:rPrChange w:id="1754" w:author="francesco" w:date="2019-05-02T09:17:00Z">
            <w:rPr/>
          </w:rPrChange>
        </w:rPr>
      </w:pPr>
      <w:r w:rsidRPr="00305917">
        <w:rPr>
          <w:rFonts w:cstheme="minorHAnsi"/>
          <w:color w:val="000000"/>
          <w:sz w:val="22"/>
          <w:szCs w:val="22"/>
          <w:rPrChange w:id="1755" w:author="francesco" w:date="2019-05-02T09:17:00Z">
            <w:rPr>
              <w:rFonts w:cstheme="minorHAnsi"/>
              <w:color w:val="000000"/>
              <w:u w:val="single"/>
            </w:rPr>
          </w:rPrChange>
        </w:rPr>
        <w:t xml:space="preserve">3.1 </w:t>
      </w:r>
      <w:r w:rsidRPr="00305917">
        <w:rPr>
          <w:sz w:val="22"/>
          <w:szCs w:val="22"/>
          <w:rPrChange w:id="1756" w:author="francesco" w:date="2019-05-02T09:17:00Z">
            <w:rPr>
              <w:color w:val="0563C1" w:themeColor="hyperlink"/>
              <w:u w:val="single"/>
            </w:rPr>
          </w:rPrChange>
        </w:rPr>
        <w:t>Che cosa è un Ontologia</w:t>
      </w:r>
    </w:p>
    <w:p w14:paraId="29DA63FB" w14:textId="77777777" w:rsidR="0055501B" w:rsidRPr="00C34218" w:rsidRDefault="0055501B">
      <w:pPr>
        <w:jc w:val="both"/>
        <w:rPr>
          <w:sz w:val="22"/>
          <w:szCs w:val="22"/>
          <w:rPrChange w:id="1757" w:author="francesco" w:date="2019-05-02T09:17:00Z">
            <w:rPr/>
          </w:rPrChange>
        </w:rPr>
      </w:pPr>
    </w:p>
    <w:p w14:paraId="3A3A59A5" w14:textId="49D457AA" w:rsidR="003C188B" w:rsidRPr="00F16B58" w:rsidRDefault="003C188B" w:rsidP="003C188B">
      <w:pPr>
        <w:jc w:val="both"/>
        <w:rPr>
          <w:ins w:id="1758" w:author="Utente di Microsoft Office" w:date="2019-05-04T06:46:00Z"/>
          <w:sz w:val="20"/>
          <w:szCs w:val="20"/>
        </w:rPr>
      </w:pPr>
      <w:ins w:id="1759" w:author="Utente di Microsoft Office" w:date="2019-05-04T06:46:00Z">
        <w:r w:rsidRPr="00F16B58">
          <w:rPr>
            <w:sz w:val="20"/>
            <w:szCs w:val="20"/>
          </w:rPr>
          <w:t>Nei sistemi dove sono diversi i soggetti che intervengo</w:t>
        </w:r>
        <w:r>
          <w:rPr>
            <w:sz w:val="20"/>
            <w:szCs w:val="20"/>
          </w:rPr>
          <w:t>no</w:t>
        </w:r>
        <w:r w:rsidRPr="00F16B58">
          <w:rPr>
            <w:sz w:val="20"/>
            <w:szCs w:val="20"/>
          </w:rPr>
          <w:t xml:space="preserve"> e</w:t>
        </w:r>
        <w:r>
          <w:rPr>
            <w:sz w:val="20"/>
            <w:szCs w:val="20"/>
          </w:rPr>
          <w:t>d</w:t>
        </w:r>
        <w:r w:rsidRPr="00F16B58">
          <w:rPr>
            <w:sz w:val="20"/>
            <w:szCs w:val="20"/>
          </w:rPr>
          <w:t xml:space="preserve"> interagiscono tra loro, e la mole dei dati è rilevante, si presenta l’esigenza di condividere una semantica</w:t>
        </w:r>
        <w:r>
          <w:rPr>
            <w:sz w:val="20"/>
            <w:szCs w:val="20"/>
          </w:rPr>
          <w:t xml:space="preserve"> formale, così da ridurre significativamente le ambiguità proprie del linguaggio naturale</w:t>
        </w:r>
        <w:r w:rsidRPr="00F16B58">
          <w:rPr>
            <w:sz w:val="20"/>
            <w:szCs w:val="20"/>
          </w:rPr>
          <w:t>. In particolare</w:t>
        </w:r>
      </w:ins>
      <w:ins w:id="1760" w:author="Utente di Microsoft Office" w:date="2019-05-10T09:39:00Z">
        <w:r w:rsidR="00067F0B">
          <w:rPr>
            <w:sz w:val="20"/>
            <w:szCs w:val="20"/>
          </w:rPr>
          <w:t>,</w:t>
        </w:r>
      </w:ins>
      <w:ins w:id="1761" w:author="Utente di Microsoft Office" w:date="2019-05-04T06:46:00Z">
        <w:r w:rsidRPr="00F16B58">
          <w:rPr>
            <w:sz w:val="20"/>
            <w:szCs w:val="20"/>
          </w:rPr>
          <w:t xml:space="preserve"> in alcuni domini specifici, come può essere quello medico, è utile costruire micro-linguaggi, partendo dai termini maggiormente utilizzati. A questo scopo il web rappresenta una potenziale sorgente di materia prima, ovvero di dati.</w:t>
        </w:r>
      </w:ins>
    </w:p>
    <w:p w14:paraId="6B8DD107" w14:textId="7DA107F9" w:rsidR="003C188B" w:rsidRPr="00F16B58" w:rsidRDefault="003C188B" w:rsidP="003C188B">
      <w:pPr>
        <w:jc w:val="both"/>
        <w:rPr>
          <w:ins w:id="1762" w:author="Utente di Microsoft Office" w:date="2019-05-04T06:46:00Z"/>
          <w:sz w:val="20"/>
          <w:szCs w:val="20"/>
        </w:rPr>
      </w:pPr>
      <w:ins w:id="1763" w:author="Utente di Microsoft Office" w:date="2019-05-04T06:46:00Z">
        <w:r>
          <w:rPr>
            <w:sz w:val="20"/>
            <w:szCs w:val="20"/>
          </w:rPr>
          <w:t>Inoltre, i</w:t>
        </w:r>
        <w:r w:rsidRPr="00F16B58">
          <w:rPr>
            <w:sz w:val="20"/>
            <w:szCs w:val="20"/>
          </w:rPr>
          <w:t xml:space="preserve"> dati raccolti nell’epoca di I</w:t>
        </w:r>
        <w:r>
          <w:rPr>
            <w:sz w:val="20"/>
            <w:szCs w:val="20"/>
          </w:rPr>
          <w:t>n</w:t>
        </w:r>
        <w:r w:rsidRPr="00F16B58">
          <w:rPr>
            <w:sz w:val="20"/>
            <w:szCs w:val="20"/>
          </w:rPr>
          <w:t xml:space="preserve">ternet, hanno raggiunto dimensioni enormi, tanto che oggi frequentemente si parla di </w:t>
        </w:r>
        <w:r w:rsidRPr="00F16B58">
          <w:rPr>
            <w:i/>
            <w:sz w:val="20"/>
            <w:szCs w:val="20"/>
          </w:rPr>
          <w:t>Big Data</w:t>
        </w:r>
        <w:r w:rsidRPr="00F16B58">
          <w:rPr>
            <w:sz w:val="20"/>
            <w:szCs w:val="20"/>
          </w:rPr>
          <w:t xml:space="preserve">. Un termine diventato di uso comune. Gran parte dei dati memorizzati però è inutilizzato o sottoutilizzato. Scollegato e orientato alla comprensione umana e non delle macchine. Se si </w:t>
        </w:r>
      </w:ins>
      <w:ins w:id="1764" w:author="Utente di Microsoft Office" w:date="2019-05-10T09:40:00Z">
        <w:r w:rsidR="00067F0B">
          <w:rPr>
            <w:sz w:val="20"/>
            <w:szCs w:val="20"/>
          </w:rPr>
          <w:t>vogliono</w:t>
        </w:r>
      </w:ins>
      <w:ins w:id="1765" w:author="Utente di Microsoft Office" w:date="2019-05-04T06:46:00Z">
        <w:r w:rsidRPr="00F16B58">
          <w:rPr>
            <w:sz w:val="20"/>
            <w:szCs w:val="20"/>
          </w:rPr>
          <w:t xml:space="preserve"> effettuare delle interrogazioni, ai fini di ottenere informazione</w:t>
        </w:r>
        <w:r>
          <w:rPr>
            <w:sz w:val="20"/>
            <w:szCs w:val="20"/>
          </w:rPr>
          <w:t xml:space="preserve"> da dati “</w:t>
        </w:r>
        <w:r w:rsidRPr="00687B1D">
          <w:rPr>
            <w:sz w:val="20"/>
            <w:szCs w:val="20"/>
          </w:rPr>
          <w:t>grezzi</w:t>
        </w:r>
        <w:r>
          <w:rPr>
            <w:sz w:val="20"/>
            <w:szCs w:val="20"/>
          </w:rPr>
          <w:t>” (</w:t>
        </w:r>
        <w:proofErr w:type="spellStart"/>
        <w:r w:rsidRPr="00525C8D">
          <w:rPr>
            <w:i/>
            <w:sz w:val="20"/>
            <w:szCs w:val="20"/>
          </w:rPr>
          <w:t>raw</w:t>
        </w:r>
        <w:proofErr w:type="spellEnd"/>
        <w:r w:rsidRPr="00525C8D">
          <w:rPr>
            <w:i/>
            <w:sz w:val="20"/>
            <w:szCs w:val="20"/>
          </w:rPr>
          <w:t xml:space="preserve"> data</w:t>
        </w:r>
        <w:r>
          <w:rPr>
            <w:sz w:val="20"/>
            <w:szCs w:val="20"/>
          </w:rPr>
          <w:t>)</w:t>
        </w:r>
        <w:r w:rsidRPr="00F16B58">
          <w:rPr>
            <w:sz w:val="20"/>
            <w:szCs w:val="20"/>
          </w:rPr>
          <w:t xml:space="preserve">, le difficoltà sono spesso enormi e scoraggiano coloro che vogliono cimentarsi in questa impresa. Grazie alle ontologie </w:t>
        </w:r>
        <w:r>
          <w:rPr>
            <w:sz w:val="20"/>
            <w:szCs w:val="20"/>
          </w:rPr>
          <w:t xml:space="preserve">è possibile </w:t>
        </w:r>
        <w:r w:rsidRPr="00F16B58">
          <w:rPr>
            <w:sz w:val="20"/>
            <w:szCs w:val="20"/>
          </w:rPr>
          <w:t xml:space="preserve">dare una semantica ai dati, esplicitando in maniera formale il loro significato e le loro relazioni. A questo punto grazie a linguaggi di </w:t>
        </w:r>
        <w:proofErr w:type="spellStart"/>
        <w:r w:rsidRPr="00F16B58">
          <w:rPr>
            <w:sz w:val="20"/>
            <w:szCs w:val="20"/>
          </w:rPr>
          <w:t>query</w:t>
        </w:r>
        <w:proofErr w:type="spellEnd"/>
        <w:r w:rsidRPr="00F16B58">
          <w:rPr>
            <w:sz w:val="20"/>
            <w:szCs w:val="20"/>
          </w:rPr>
          <w:t>, come SPARQL, diventa accessibile la possibilità di estrarre informazione.</w:t>
        </w:r>
      </w:ins>
    </w:p>
    <w:p w14:paraId="3A98DB53" w14:textId="77777777" w:rsidR="003C188B" w:rsidRPr="00F16B58" w:rsidRDefault="003C188B" w:rsidP="003C188B">
      <w:pPr>
        <w:jc w:val="both"/>
        <w:rPr>
          <w:ins w:id="1766" w:author="Utente di Microsoft Office" w:date="2019-05-04T06:46:00Z"/>
          <w:sz w:val="20"/>
          <w:szCs w:val="20"/>
        </w:rPr>
      </w:pPr>
      <w:proofErr w:type="gramStart"/>
      <w:ins w:id="1767" w:author="Utente di Microsoft Office" w:date="2019-05-04T06:46:00Z">
        <w:r w:rsidRPr="00F16B58">
          <w:rPr>
            <w:sz w:val="20"/>
            <w:szCs w:val="20"/>
          </w:rPr>
          <w:t>Lo sforzo della costruzione di una ontologia,</w:t>
        </w:r>
        <w:proofErr w:type="gramEnd"/>
        <w:r w:rsidRPr="00F16B58">
          <w:rPr>
            <w:sz w:val="20"/>
            <w:szCs w:val="20"/>
          </w:rPr>
          <w:t xml:space="preserve"> </w:t>
        </w:r>
        <w:r>
          <w:rPr>
            <w:sz w:val="20"/>
            <w:szCs w:val="20"/>
          </w:rPr>
          <w:t>è</w:t>
        </w:r>
        <w:r w:rsidRPr="00F16B58">
          <w:rPr>
            <w:sz w:val="20"/>
            <w:szCs w:val="20"/>
          </w:rPr>
          <w:t xml:space="preserve"> quello di dare una rappresentazione formale, in maniera tale da poter condividere la conoscenza tra soggetti diversi</w:t>
        </w:r>
        <w:r>
          <w:rPr>
            <w:sz w:val="20"/>
            <w:szCs w:val="20"/>
          </w:rPr>
          <w:t xml:space="preserve"> e consentire ad una macchina di poter processare e ragionare su tale conoscenza.</w:t>
        </w:r>
      </w:ins>
    </w:p>
    <w:p w14:paraId="1522DAA5" w14:textId="77777777" w:rsidR="003C188B" w:rsidRPr="00F16B58" w:rsidRDefault="003C188B" w:rsidP="003C188B">
      <w:pPr>
        <w:jc w:val="both"/>
        <w:rPr>
          <w:ins w:id="1768" w:author="Utente di Microsoft Office" w:date="2019-05-04T06:46:00Z"/>
          <w:sz w:val="20"/>
          <w:szCs w:val="20"/>
        </w:rPr>
      </w:pPr>
      <w:ins w:id="1769" w:author="Utente di Microsoft Office" w:date="2019-05-04T06:46:00Z">
        <w:r w:rsidRPr="00F16B58">
          <w:rPr>
            <w:sz w:val="20"/>
            <w:szCs w:val="20"/>
          </w:rPr>
          <w:t>Le ontologie affondano le loro radici nella filosofia greca, in particolare nella metafisica. Nella sua accezione filosofica, una ontologia è la rappresentazione di tutto quello che esiste, dell’essere</w:t>
        </w:r>
        <w:r>
          <w:rPr>
            <w:sz w:val="20"/>
            <w:szCs w:val="20"/>
          </w:rPr>
          <w:t xml:space="preserve"> </w:t>
        </w:r>
        <w:r w:rsidRPr="00525C8D">
          <w:rPr>
            <w:sz w:val="20"/>
            <w:szCs w:val="20"/>
            <w:highlight w:val="yellow"/>
          </w:rPr>
          <w:t>&lt;INSERIRE RIFERIMENTO BIBLIOGRAFICO&gt;</w:t>
        </w:r>
        <w:r w:rsidRPr="00F16B58">
          <w:rPr>
            <w:sz w:val="20"/>
            <w:szCs w:val="20"/>
          </w:rPr>
          <w:t>.</w:t>
        </w:r>
      </w:ins>
    </w:p>
    <w:p w14:paraId="752A9719" w14:textId="77777777" w:rsidR="003C188B" w:rsidRPr="00F16B58" w:rsidRDefault="003C188B" w:rsidP="003C188B">
      <w:pPr>
        <w:jc w:val="both"/>
        <w:rPr>
          <w:ins w:id="1770" w:author="Utente di Microsoft Office" w:date="2019-05-04T06:46:00Z"/>
          <w:sz w:val="20"/>
          <w:szCs w:val="20"/>
        </w:rPr>
      </w:pPr>
      <w:ins w:id="1771" w:author="Utente di Microsoft Office" w:date="2019-05-04T06:46:00Z">
        <w:r w:rsidRPr="00F16B58">
          <w:rPr>
            <w:sz w:val="20"/>
            <w:szCs w:val="20"/>
          </w:rPr>
          <w:t xml:space="preserve">In informatica esse vengono rappresentate attraverso alcuni concetti chiave: </w:t>
        </w:r>
        <w:r w:rsidRPr="00F16B58">
          <w:rPr>
            <w:i/>
            <w:sz w:val="20"/>
            <w:szCs w:val="20"/>
          </w:rPr>
          <w:t>classi</w:t>
        </w:r>
        <w:r w:rsidRPr="00F16B58">
          <w:rPr>
            <w:sz w:val="20"/>
            <w:szCs w:val="20"/>
          </w:rPr>
          <w:t xml:space="preserve">, </w:t>
        </w:r>
        <w:r w:rsidRPr="00F16B58">
          <w:rPr>
            <w:i/>
            <w:sz w:val="20"/>
            <w:szCs w:val="20"/>
          </w:rPr>
          <w:t>relazioni</w:t>
        </w:r>
        <w:r w:rsidRPr="00F16B58">
          <w:rPr>
            <w:sz w:val="20"/>
            <w:szCs w:val="20"/>
          </w:rPr>
          <w:t xml:space="preserve">, </w:t>
        </w:r>
        <w:r w:rsidRPr="00F16B58">
          <w:rPr>
            <w:i/>
            <w:sz w:val="20"/>
            <w:szCs w:val="20"/>
          </w:rPr>
          <w:t>proprietà</w:t>
        </w:r>
        <w:r w:rsidRPr="00F16B58">
          <w:rPr>
            <w:sz w:val="20"/>
            <w:szCs w:val="20"/>
          </w:rPr>
          <w:t xml:space="preserve">. Cercando di fare un po’ d’ordine diciamo che una ontologia è divisa in due parti: </w:t>
        </w:r>
        <w:r w:rsidRPr="00F16B58">
          <w:rPr>
            <w:i/>
            <w:sz w:val="20"/>
            <w:szCs w:val="20"/>
          </w:rPr>
          <w:t>T-Box</w:t>
        </w:r>
        <w:r w:rsidRPr="00F16B58">
          <w:rPr>
            <w:sz w:val="20"/>
            <w:szCs w:val="20"/>
          </w:rPr>
          <w:t xml:space="preserve"> e </w:t>
        </w:r>
        <w:r w:rsidRPr="00F16B58">
          <w:rPr>
            <w:i/>
            <w:sz w:val="20"/>
            <w:szCs w:val="20"/>
          </w:rPr>
          <w:t>A-Box</w:t>
        </w:r>
        <w:r w:rsidRPr="00F16B58">
          <w:rPr>
            <w:sz w:val="20"/>
            <w:szCs w:val="20"/>
          </w:rPr>
          <w:t>.</w:t>
        </w:r>
      </w:ins>
    </w:p>
    <w:p w14:paraId="7DF38BE5" w14:textId="77777777" w:rsidR="003C188B" w:rsidRPr="00F16B58" w:rsidRDefault="003C188B" w:rsidP="003C188B">
      <w:pPr>
        <w:jc w:val="both"/>
        <w:rPr>
          <w:ins w:id="1772" w:author="Utente di Microsoft Office" w:date="2019-05-04T06:46:00Z"/>
          <w:sz w:val="20"/>
          <w:szCs w:val="20"/>
        </w:rPr>
      </w:pPr>
    </w:p>
    <w:p w14:paraId="034ACD1A" w14:textId="77777777" w:rsidR="003C188B" w:rsidRDefault="003C188B" w:rsidP="003C188B">
      <w:pPr>
        <w:jc w:val="both"/>
        <w:rPr>
          <w:ins w:id="1773" w:author="Utente di Microsoft Office" w:date="2019-05-04T06:46:00Z"/>
          <w:sz w:val="20"/>
          <w:szCs w:val="20"/>
        </w:rPr>
      </w:pPr>
      <w:ins w:id="1774" w:author="Utente di Microsoft Office" w:date="2019-05-04T06:46:00Z">
        <w:r w:rsidRPr="00F16B58">
          <w:rPr>
            <w:b/>
            <w:sz w:val="20"/>
            <w:szCs w:val="20"/>
          </w:rPr>
          <w:t>T-Box:</w:t>
        </w:r>
        <w:r w:rsidRPr="00F16B58">
          <w:rPr>
            <w:sz w:val="20"/>
            <w:szCs w:val="20"/>
          </w:rPr>
          <w:t xml:space="preserve"> La T-Box è la definizione terminologica dell’ontologia. Dei termini e delle relazioni che intercorrono tra loro. I termini vengono definiti usando il concetto di classe e proprietà. Una classe</w:t>
        </w:r>
        <w:r>
          <w:rPr>
            <w:sz w:val="20"/>
            <w:szCs w:val="20"/>
          </w:rPr>
          <w:t>, così come</w:t>
        </w:r>
        <w:r w:rsidRPr="00F16B58">
          <w:rPr>
            <w:sz w:val="20"/>
            <w:szCs w:val="20"/>
          </w:rPr>
          <w:t xml:space="preserve"> una proprietà</w:t>
        </w:r>
        <w:r>
          <w:rPr>
            <w:sz w:val="20"/>
            <w:szCs w:val="20"/>
          </w:rPr>
          <w:t>,</w:t>
        </w:r>
        <w:r w:rsidRPr="00F16B58">
          <w:rPr>
            <w:sz w:val="20"/>
            <w:szCs w:val="20"/>
          </w:rPr>
          <w:t xml:space="preserve"> viene identificata da un URI (Universal Resource </w:t>
        </w:r>
        <w:proofErr w:type="spellStart"/>
        <w:r w:rsidRPr="00F16B58">
          <w:rPr>
            <w:sz w:val="20"/>
            <w:szCs w:val="20"/>
          </w:rPr>
          <w:t>Identifier</w:t>
        </w:r>
        <w:proofErr w:type="spellEnd"/>
        <w:r w:rsidRPr="00F16B58">
          <w:rPr>
            <w:sz w:val="20"/>
            <w:szCs w:val="20"/>
          </w:rPr>
          <w:t xml:space="preserve">). </w:t>
        </w:r>
        <w:r w:rsidRPr="00525C8D">
          <w:rPr>
            <w:sz w:val="20"/>
            <w:szCs w:val="20"/>
            <w:highlight w:val="yellow"/>
          </w:rPr>
          <w:t xml:space="preserve">&lt;DEFINISCI QUI UN PICCOLO ESEMPIO DI TBOX: 2-3 CLASSI E </w:t>
        </w:r>
        <w:proofErr w:type="spellStart"/>
        <w:r w:rsidRPr="00525C8D">
          <w:rPr>
            <w:sz w:val="20"/>
            <w:szCs w:val="20"/>
            <w:highlight w:val="yellow"/>
          </w:rPr>
          <w:t>E</w:t>
        </w:r>
        <w:proofErr w:type="spellEnd"/>
        <w:r w:rsidRPr="00525C8D">
          <w:rPr>
            <w:sz w:val="20"/>
            <w:szCs w:val="20"/>
            <w:highlight w:val="yellow"/>
          </w:rPr>
          <w:t xml:space="preserve"> UN PAIO </w:t>
        </w:r>
        <w:proofErr w:type="gramStart"/>
        <w:r w:rsidRPr="00525C8D">
          <w:rPr>
            <w:sz w:val="20"/>
            <w:szCs w:val="20"/>
            <w:highlight w:val="yellow"/>
          </w:rPr>
          <w:t>DI  RELAZIONI</w:t>
        </w:r>
        <w:proofErr w:type="gramEnd"/>
        <w:r>
          <w:rPr>
            <w:sz w:val="20"/>
            <w:szCs w:val="20"/>
            <w:highlight w:val="yellow"/>
          </w:rPr>
          <w:t>. LO STESSO ESEMPIO LO RIPRENDI DOPO PER LA ABOX</w:t>
        </w:r>
        <w:r w:rsidRPr="00525C8D">
          <w:rPr>
            <w:sz w:val="20"/>
            <w:szCs w:val="20"/>
            <w:highlight w:val="yellow"/>
          </w:rPr>
          <w:t>&gt;</w:t>
        </w:r>
        <w:r>
          <w:rPr>
            <w:sz w:val="20"/>
            <w:szCs w:val="20"/>
          </w:rPr>
          <w:t xml:space="preserve"> </w:t>
        </w:r>
        <w:commentRangeStart w:id="1775"/>
        <w:r w:rsidRPr="00F16B58">
          <w:rPr>
            <w:sz w:val="20"/>
            <w:szCs w:val="20"/>
          </w:rPr>
          <w:t xml:space="preserve">Le proprietà possono essere di due tipi: </w:t>
        </w:r>
        <w:r w:rsidRPr="00F16B58">
          <w:rPr>
            <w:i/>
            <w:sz w:val="20"/>
            <w:szCs w:val="20"/>
          </w:rPr>
          <w:t xml:space="preserve">data </w:t>
        </w:r>
        <w:proofErr w:type="spellStart"/>
        <w:r w:rsidRPr="00F16B58">
          <w:rPr>
            <w:i/>
            <w:sz w:val="20"/>
            <w:szCs w:val="20"/>
          </w:rPr>
          <w:t>type</w:t>
        </w:r>
        <w:proofErr w:type="spellEnd"/>
        <w:r w:rsidRPr="00F16B58">
          <w:rPr>
            <w:i/>
            <w:sz w:val="20"/>
            <w:szCs w:val="20"/>
          </w:rPr>
          <w:t xml:space="preserve"> </w:t>
        </w:r>
        <w:proofErr w:type="spellStart"/>
        <w:r w:rsidRPr="00F16B58">
          <w:rPr>
            <w:i/>
            <w:sz w:val="20"/>
            <w:szCs w:val="20"/>
          </w:rPr>
          <w:t>property</w:t>
        </w:r>
        <w:proofErr w:type="spellEnd"/>
        <w:r w:rsidRPr="00F16B58">
          <w:rPr>
            <w:sz w:val="20"/>
            <w:szCs w:val="20"/>
          </w:rPr>
          <w:t xml:space="preserve"> e </w:t>
        </w:r>
        <w:proofErr w:type="spellStart"/>
        <w:r w:rsidRPr="00F16B58">
          <w:rPr>
            <w:i/>
            <w:sz w:val="20"/>
            <w:szCs w:val="20"/>
          </w:rPr>
          <w:t>object</w:t>
        </w:r>
        <w:proofErr w:type="spellEnd"/>
        <w:r w:rsidRPr="00F16B58">
          <w:rPr>
            <w:i/>
            <w:sz w:val="20"/>
            <w:szCs w:val="20"/>
          </w:rPr>
          <w:t xml:space="preserve"> </w:t>
        </w:r>
        <w:proofErr w:type="spellStart"/>
        <w:r w:rsidRPr="00F16B58">
          <w:rPr>
            <w:i/>
            <w:sz w:val="20"/>
            <w:szCs w:val="20"/>
          </w:rPr>
          <w:t>property</w:t>
        </w:r>
        <w:proofErr w:type="spellEnd"/>
        <w:r w:rsidRPr="00F16B58">
          <w:rPr>
            <w:sz w:val="20"/>
            <w:szCs w:val="20"/>
          </w:rPr>
          <w:t>.</w:t>
        </w:r>
        <w:commentRangeEnd w:id="1775"/>
        <w:r>
          <w:rPr>
            <w:rStyle w:val="CommentReference"/>
            <w:rFonts w:eastAsia="OpenSymbol"/>
          </w:rPr>
          <w:commentReference w:id="1775"/>
        </w:r>
        <w:r>
          <w:rPr>
            <w:sz w:val="20"/>
            <w:szCs w:val="20"/>
          </w:rPr>
          <w:t xml:space="preserve"> </w:t>
        </w:r>
      </w:ins>
    </w:p>
    <w:p w14:paraId="67AB0A20" w14:textId="77777777" w:rsidR="003C188B" w:rsidRPr="00F16B58" w:rsidRDefault="003C188B" w:rsidP="003C188B">
      <w:pPr>
        <w:jc w:val="both"/>
        <w:rPr>
          <w:ins w:id="1776" w:author="Utente di Microsoft Office" w:date="2019-05-04T06:46:00Z"/>
          <w:sz w:val="20"/>
          <w:szCs w:val="20"/>
        </w:rPr>
      </w:pPr>
    </w:p>
    <w:p w14:paraId="27B069DC" w14:textId="1077E5AD" w:rsidR="003C188B" w:rsidRDefault="003C188B" w:rsidP="003C188B">
      <w:pPr>
        <w:spacing w:before="100" w:beforeAutospacing="1" w:after="100" w:afterAutospacing="1"/>
        <w:jc w:val="both"/>
        <w:rPr>
          <w:ins w:id="1777" w:author="Utente di Microsoft Office" w:date="2019-05-04T06:46:00Z"/>
          <w:rFonts w:cstheme="minorHAnsi"/>
          <w:sz w:val="20"/>
          <w:szCs w:val="20"/>
        </w:rPr>
      </w:pPr>
      <w:ins w:id="1778" w:author="Utente di Microsoft Office" w:date="2019-05-04T06:46:00Z">
        <w:r w:rsidRPr="00F16B58">
          <w:rPr>
            <w:b/>
            <w:sz w:val="20"/>
            <w:szCs w:val="20"/>
          </w:rPr>
          <w:t>A-Box:</w:t>
        </w:r>
        <w:r w:rsidRPr="00F16B58">
          <w:rPr>
            <w:sz w:val="20"/>
            <w:szCs w:val="20"/>
          </w:rPr>
          <w:t xml:space="preserve"> La A-Box contiene le asserzion</w:t>
        </w:r>
      </w:ins>
      <w:ins w:id="1779" w:author="Utente di Microsoft Office" w:date="2019-05-05T09:43:00Z">
        <w:r w:rsidR="00E15864">
          <w:rPr>
            <w:sz w:val="20"/>
            <w:szCs w:val="20"/>
          </w:rPr>
          <w:t>i</w:t>
        </w:r>
      </w:ins>
      <w:ins w:id="1780" w:author="Utente di Microsoft Office" w:date="2019-05-04T06:46:00Z">
        <w:r w:rsidRPr="00F16B58">
          <w:rPr>
            <w:sz w:val="20"/>
            <w:szCs w:val="20"/>
          </w:rPr>
          <w:t xml:space="preserve"> dell’Ontologia. Ovvero l’insieme degli individui</w:t>
        </w:r>
        <w:r>
          <w:rPr>
            <w:sz w:val="20"/>
            <w:szCs w:val="20"/>
          </w:rPr>
          <w:t>, o istanze delle classi definite nella T-Box</w:t>
        </w:r>
        <w:r w:rsidRPr="00F16B58">
          <w:rPr>
            <w:sz w:val="20"/>
            <w:szCs w:val="20"/>
          </w:rPr>
          <w:t xml:space="preserve">. Gli individui sono la parte estrema dell’Ontologia e rappresentano i dati concreti. </w:t>
        </w:r>
        <w:r w:rsidRPr="00124AE5">
          <w:rPr>
            <w:sz w:val="20"/>
            <w:szCs w:val="20"/>
            <w:highlight w:val="yellow"/>
          </w:rPr>
          <w:t>&lt;</w:t>
        </w:r>
        <w:r>
          <w:rPr>
            <w:sz w:val="20"/>
            <w:szCs w:val="20"/>
            <w:highlight w:val="yellow"/>
          </w:rPr>
          <w:t>FAI UN ESEMPIO CHE SIA COERENTE CON L’ESEMPIO FATTO PER LA TBOX</w:t>
        </w:r>
        <w:r w:rsidRPr="00124AE5">
          <w:rPr>
            <w:sz w:val="20"/>
            <w:szCs w:val="20"/>
            <w:highlight w:val="yellow"/>
          </w:rPr>
          <w:t>&gt;</w:t>
        </w:r>
        <w:r>
          <w:rPr>
            <w:sz w:val="20"/>
            <w:szCs w:val="20"/>
          </w:rPr>
          <w:t xml:space="preserve"> </w:t>
        </w:r>
        <w:r w:rsidRPr="00F16B58">
          <w:rPr>
            <w:sz w:val="20"/>
            <w:szCs w:val="20"/>
          </w:rPr>
          <w:t xml:space="preserve">Ad esempio se </w:t>
        </w:r>
        <w:r>
          <w:rPr>
            <w:sz w:val="20"/>
            <w:szCs w:val="20"/>
          </w:rPr>
          <w:t>nella T-Box è definita la</w:t>
        </w:r>
        <w:r w:rsidRPr="00F16B58">
          <w:rPr>
            <w:sz w:val="20"/>
            <w:szCs w:val="20"/>
          </w:rPr>
          <w:t xml:space="preserve"> classe </w:t>
        </w:r>
        <w:r w:rsidRPr="00F16B58">
          <w:rPr>
            <w:i/>
            <w:sz w:val="20"/>
            <w:szCs w:val="20"/>
          </w:rPr>
          <w:t>Impiegato</w:t>
        </w:r>
        <w:r w:rsidRPr="00F16B58">
          <w:rPr>
            <w:sz w:val="20"/>
            <w:szCs w:val="20"/>
          </w:rPr>
          <w:t xml:space="preserve">, un individuo istanza di questa classe sarà formato partendo dai dati reali di un impiegato (es. Nome: Mario, Cognome: Rossi </w:t>
        </w:r>
        <w:proofErr w:type="spellStart"/>
        <w:r w:rsidRPr="00F16B58">
          <w:rPr>
            <w:sz w:val="20"/>
            <w:szCs w:val="20"/>
          </w:rPr>
          <w:t>ecc</w:t>
        </w:r>
        <w:proofErr w:type="spellEnd"/>
        <w:r w:rsidRPr="00F16B58">
          <w:rPr>
            <w:sz w:val="20"/>
            <w:szCs w:val="20"/>
          </w:rPr>
          <w:t>). La creazione della A-box permette al tempo stesso di convalidare con esempi pratici la qualit</w:t>
        </w:r>
        <w:r>
          <w:rPr>
            <w:sz w:val="20"/>
            <w:szCs w:val="20"/>
          </w:rPr>
          <w:t>à</w:t>
        </w:r>
        <w:r w:rsidRPr="00F16B58">
          <w:rPr>
            <w:sz w:val="20"/>
            <w:szCs w:val="20"/>
          </w:rPr>
          <w:t xml:space="preserve"> della terminologia creata nella T-</w:t>
        </w:r>
        <w:r>
          <w:rPr>
            <w:sz w:val="20"/>
            <w:szCs w:val="20"/>
          </w:rPr>
          <w:t>B</w:t>
        </w:r>
        <w:r w:rsidRPr="00F16B58">
          <w:rPr>
            <w:sz w:val="20"/>
            <w:szCs w:val="20"/>
          </w:rPr>
          <w:t>ox [1].</w:t>
        </w:r>
        <w:r>
          <w:rPr>
            <w:rFonts w:cstheme="minorHAnsi"/>
            <w:sz w:val="20"/>
            <w:szCs w:val="20"/>
          </w:rPr>
          <w:t xml:space="preserve"> I</w:t>
        </w:r>
        <w:commentRangeStart w:id="1781"/>
        <w:r w:rsidRPr="00F16B58">
          <w:rPr>
            <w:rFonts w:cstheme="minorHAnsi"/>
            <w:sz w:val="20"/>
            <w:szCs w:val="20"/>
          </w:rPr>
          <w:t xml:space="preserve">l "significato" dell'individuo, nel sistema formale, risiede esattamente nelle sue relazioni con altri elementi del sistema, a partire dalle classi a cui gli individui appartengono, fino alle relazioni con altri individui stabiliti mediante l'uso di </w:t>
        </w:r>
        <w:proofErr w:type="spellStart"/>
        <w:r w:rsidRPr="00F16B58">
          <w:rPr>
            <w:rFonts w:cstheme="minorHAnsi"/>
            <w:sz w:val="20"/>
            <w:szCs w:val="20"/>
          </w:rPr>
          <w:t>proprieta</w:t>
        </w:r>
        <w:proofErr w:type="spellEnd"/>
        <w:r w:rsidRPr="00F16B58">
          <w:rPr>
            <w:rFonts w:cstheme="minorHAnsi"/>
            <w:sz w:val="20"/>
            <w:szCs w:val="20"/>
          </w:rPr>
          <w:t>̀.</w:t>
        </w:r>
        <w:commentRangeEnd w:id="1781"/>
        <w:r>
          <w:rPr>
            <w:rStyle w:val="CommentReference"/>
            <w:rFonts w:eastAsia="OpenSymbol"/>
          </w:rPr>
          <w:commentReference w:id="1781"/>
        </w:r>
      </w:ins>
      <w:ins w:id="1782" w:author="Utente di Microsoft Office" w:date="2019-05-05T09:43:00Z">
        <w:r w:rsidR="00E15864">
          <w:rPr>
            <w:rFonts w:cstheme="minorHAnsi"/>
            <w:sz w:val="20"/>
            <w:szCs w:val="20"/>
          </w:rPr>
          <w:t xml:space="preserve"> Inoltre in con</w:t>
        </w:r>
      </w:ins>
      <w:ins w:id="1783" w:author="Utente di Microsoft Office" w:date="2019-05-05T09:44:00Z">
        <w:r w:rsidR="00E15864">
          <w:rPr>
            <w:rFonts w:cstheme="minorHAnsi"/>
            <w:sz w:val="20"/>
            <w:szCs w:val="20"/>
          </w:rPr>
          <w:t xml:space="preserve">trapposizione a quello che avviene in una base di dati, tutto quello che non è contenuto nella </w:t>
        </w:r>
        <w:proofErr w:type="spellStart"/>
        <w:r w:rsidR="00E15864">
          <w:rPr>
            <w:rFonts w:cstheme="minorHAnsi"/>
            <w:sz w:val="20"/>
            <w:szCs w:val="20"/>
          </w:rPr>
          <w:t>ABox</w:t>
        </w:r>
        <w:proofErr w:type="spellEnd"/>
        <w:r w:rsidR="00E15864">
          <w:rPr>
            <w:rFonts w:cstheme="minorHAnsi"/>
            <w:sz w:val="20"/>
            <w:szCs w:val="20"/>
          </w:rPr>
          <w:t xml:space="preserve"> non è </w:t>
        </w:r>
        <w:proofErr w:type="gramStart"/>
        <w:r w:rsidR="00E15864">
          <w:rPr>
            <w:rFonts w:cstheme="minorHAnsi"/>
            <w:sz w:val="20"/>
            <w:szCs w:val="20"/>
          </w:rPr>
          <w:t>ne</w:t>
        </w:r>
        <w:proofErr w:type="gramEnd"/>
        <w:r w:rsidR="00E15864">
          <w:rPr>
            <w:rFonts w:cstheme="minorHAnsi"/>
            <w:sz w:val="20"/>
            <w:szCs w:val="20"/>
          </w:rPr>
          <w:t xml:space="preserve"> vero ne falso. </w:t>
        </w:r>
        <w:proofErr w:type="spellStart"/>
        <w:r w:rsidR="00E15864">
          <w:rPr>
            <w:rFonts w:cstheme="minorHAnsi"/>
            <w:sz w:val="20"/>
            <w:szCs w:val="20"/>
          </w:rPr>
          <w:t>Smplicemente</w:t>
        </w:r>
        <w:proofErr w:type="spellEnd"/>
        <w:r w:rsidR="00E15864">
          <w:rPr>
            <w:rFonts w:cstheme="minorHAnsi"/>
            <w:sz w:val="20"/>
            <w:szCs w:val="20"/>
          </w:rPr>
          <w:t xml:space="preserve"> non </w:t>
        </w:r>
      </w:ins>
      <w:ins w:id="1784" w:author="Utente di Microsoft Office" w:date="2019-05-05T09:45:00Z">
        <w:r w:rsidR="00503E43">
          <w:rPr>
            <w:rFonts w:cstheme="minorHAnsi"/>
            <w:sz w:val="20"/>
            <w:szCs w:val="20"/>
          </w:rPr>
          <w:t>si conosce</w:t>
        </w:r>
      </w:ins>
      <w:ins w:id="1785" w:author="Utente di Microsoft Office" w:date="2019-05-05T09:44:00Z">
        <w:r w:rsidR="00E15864">
          <w:rPr>
            <w:rFonts w:cstheme="minorHAnsi"/>
            <w:sz w:val="20"/>
            <w:szCs w:val="20"/>
          </w:rPr>
          <w:t>.</w:t>
        </w:r>
      </w:ins>
      <w:ins w:id="1786" w:author="Utente di Microsoft Office" w:date="2019-05-05T09:50:00Z">
        <w:r w:rsidR="008937A3">
          <w:rPr>
            <w:rFonts w:cstheme="minorHAnsi"/>
            <w:sz w:val="20"/>
            <w:szCs w:val="20"/>
          </w:rPr>
          <w:t>[4]</w:t>
        </w:r>
      </w:ins>
    </w:p>
    <w:p w14:paraId="35D9ED8C" w14:textId="77777777" w:rsidR="003C188B" w:rsidRDefault="003C188B" w:rsidP="003C188B">
      <w:pPr>
        <w:jc w:val="both"/>
        <w:rPr>
          <w:ins w:id="1787" w:author="Utente di Microsoft Office" w:date="2019-05-04T06:46:00Z"/>
          <w:sz w:val="20"/>
          <w:szCs w:val="20"/>
        </w:rPr>
      </w:pPr>
      <w:ins w:id="1788" w:author="Utente di Microsoft Office" w:date="2019-05-04T06:46:00Z">
        <w:r>
          <w:rPr>
            <w:sz w:val="20"/>
            <w:szCs w:val="20"/>
            <w:highlight w:val="yellow"/>
          </w:rPr>
          <w:t xml:space="preserve">&lt;FARE ED INSERIRE UNA FIGURA CON GLI ESEMPI DI TBOX </w:t>
        </w:r>
        <w:r w:rsidRPr="00124AE5">
          <w:rPr>
            <w:sz w:val="20"/>
            <w:szCs w:val="20"/>
            <w:highlight w:val="yellow"/>
          </w:rPr>
          <w:t>E ABOX PRIMA DEFINITI&gt;</w:t>
        </w:r>
        <w:r>
          <w:rPr>
            <w:sz w:val="20"/>
            <w:szCs w:val="20"/>
          </w:rPr>
          <w:t xml:space="preserve"> </w:t>
        </w:r>
      </w:ins>
    </w:p>
    <w:p w14:paraId="047AD86C" w14:textId="77777777" w:rsidR="003C188B" w:rsidRDefault="003C188B" w:rsidP="003C188B">
      <w:pPr>
        <w:jc w:val="both"/>
        <w:rPr>
          <w:ins w:id="1789" w:author="Utente di Microsoft Office" w:date="2019-05-04T06:46:00Z"/>
          <w:rFonts w:cstheme="minorHAnsi"/>
          <w:sz w:val="20"/>
          <w:szCs w:val="20"/>
        </w:rPr>
      </w:pPr>
    </w:p>
    <w:p w14:paraId="77CD626D" w14:textId="77777777" w:rsidR="003C188B" w:rsidRPr="00F16B58" w:rsidRDefault="003C188B" w:rsidP="003C188B">
      <w:pPr>
        <w:jc w:val="both"/>
        <w:rPr>
          <w:ins w:id="1790" w:author="Utente di Microsoft Office" w:date="2019-05-04T06:46:00Z"/>
          <w:rFonts w:cstheme="minorHAnsi"/>
          <w:sz w:val="20"/>
          <w:szCs w:val="20"/>
        </w:rPr>
      </w:pPr>
      <w:ins w:id="1791" w:author="Utente di Microsoft Office" w:date="2019-05-04T06:46:00Z">
        <w:r w:rsidRPr="00F16B58">
          <w:rPr>
            <w:rFonts w:cstheme="minorHAnsi"/>
            <w:sz w:val="20"/>
            <w:szCs w:val="20"/>
          </w:rPr>
          <w:t xml:space="preserve">La maggior parte delle applicazioni che lavorano con ontologie sono cosiddette di dominio. Alcuni enti stanno lavorando alla definizione di un'ontologia superiore che possa essere adottata come standard di riferimento per lo sviluppo di ontologie di dominio. Un esempio è rappresentato da </w:t>
        </w:r>
        <w:r w:rsidRPr="00F16B58">
          <w:rPr>
            <w:rFonts w:cstheme="minorHAnsi"/>
            <w:b/>
            <w:sz w:val="20"/>
            <w:szCs w:val="20"/>
          </w:rPr>
          <w:t>SUMO</w:t>
        </w:r>
        <w:r w:rsidRPr="00F16B58">
          <w:rPr>
            <w:rFonts w:cstheme="minorHAnsi"/>
            <w:sz w:val="20"/>
            <w:szCs w:val="20"/>
          </w:rPr>
          <w:t xml:space="preserve"> (</w:t>
        </w:r>
        <w:r>
          <w:fldChar w:fldCharType="begin"/>
        </w:r>
        <w:r>
          <w:instrText xml:space="preserve"> HYPERLINK "http://www.adampease.org/OP/" </w:instrText>
        </w:r>
        <w:r>
          <w:fldChar w:fldCharType="separate"/>
        </w:r>
        <w:r w:rsidRPr="00F16B58">
          <w:rPr>
            <w:rStyle w:val="Hyperlink"/>
            <w:rFonts w:cstheme="minorHAnsi"/>
            <w:sz w:val="20"/>
            <w:szCs w:val="20"/>
          </w:rPr>
          <w:t>http://www.adampease.org/OP/</w:t>
        </w:r>
        <w:r>
          <w:rPr>
            <w:rStyle w:val="Hyperlink"/>
            <w:rFonts w:cstheme="minorHAnsi"/>
            <w:sz w:val="20"/>
            <w:szCs w:val="20"/>
          </w:rPr>
          <w:fldChar w:fldCharType="end"/>
        </w:r>
        <w:r w:rsidRPr="00F16B58">
          <w:rPr>
            <w:rFonts w:cstheme="minorHAnsi"/>
            <w:sz w:val="20"/>
            <w:szCs w:val="20"/>
          </w:rPr>
          <w:t>), gestita dall’IEEE (</w:t>
        </w:r>
        <w:proofErr w:type="spellStart"/>
        <w:r w:rsidRPr="00F16B58">
          <w:rPr>
            <w:rFonts w:cstheme="minorHAnsi"/>
            <w:sz w:val="20"/>
            <w:szCs w:val="20"/>
          </w:rPr>
          <w:t>https</w:t>
        </w:r>
        <w:proofErr w:type="spellEnd"/>
        <w:r w:rsidRPr="00F16B58">
          <w:rPr>
            <w:rFonts w:cstheme="minorHAnsi"/>
            <w:sz w:val="20"/>
            <w:szCs w:val="20"/>
          </w:rPr>
          <w:t>://www.ieee.org). Questa vuole diventare un'ontologia superiore standard, utilizzabile da chiunque e da qualunque applicazione.</w:t>
        </w:r>
      </w:ins>
    </w:p>
    <w:p w14:paraId="1D45DC79" w14:textId="77777777" w:rsidR="003C188B" w:rsidRPr="00F16B58" w:rsidRDefault="003C188B" w:rsidP="003C188B">
      <w:pPr>
        <w:jc w:val="both"/>
        <w:rPr>
          <w:ins w:id="1792" w:author="Utente di Microsoft Office" w:date="2019-05-04T06:46:00Z"/>
          <w:rFonts w:cstheme="minorHAnsi"/>
          <w:sz w:val="20"/>
          <w:szCs w:val="20"/>
        </w:rPr>
      </w:pPr>
    </w:p>
    <w:p w14:paraId="1C27BE97" w14:textId="77777777" w:rsidR="003C188B" w:rsidRPr="00F16B58" w:rsidRDefault="003C188B" w:rsidP="003C188B">
      <w:pPr>
        <w:jc w:val="both"/>
        <w:rPr>
          <w:ins w:id="1793" w:author="Utente di Microsoft Office" w:date="2019-05-04T06:46:00Z"/>
          <w:rFonts w:cstheme="minorHAnsi"/>
          <w:sz w:val="20"/>
          <w:szCs w:val="20"/>
        </w:rPr>
      </w:pPr>
      <w:ins w:id="1794" w:author="Utente di Microsoft Office" w:date="2019-05-04T06:46:00Z">
        <w:r w:rsidRPr="00F16B58">
          <w:rPr>
            <w:rFonts w:cstheme="minorHAnsi"/>
            <w:sz w:val="20"/>
            <w:szCs w:val="20"/>
          </w:rPr>
          <w:t xml:space="preserve">Per sviluppare </w:t>
        </w:r>
        <w:proofErr w:type="gramStart"/>
        <w:r w:rsidRPr="00F16B58">
          <w:rPr>
            <w:rFonts w:cstheme="minorHAnsi"/>
            <w:sz w:val="20"/>
            <w:szCs w:val="20"/>
          </w:rPr>
          <w:t>un ontologia</w:t>
        </w:r>
        <w:proofErr w:type="gramEnd"/>
        <w:r w:rsidRPr="00F16B58">
          <w:rPr>
            <w:rFonts w:cstheme="minorHAnsi"/>
            <w:sz w:val="20"/>
            <w:szCs w:val="20"/>
          </w:rPr>
          <w:t xml:space="preserve"> possiamo utilizzare dei linguaggi. L’utilizzo di alcuni linguaggi e dei vocabolari in essi definiti, ci permette di modellare classi e proprietà con alcuni standard riconosciuti a livello internazionale. Due esempi di questi linguaggi sono RDF e OWL. Nei </w:t>
        </w:r>
        <w:r>
          <w:rPr>
            <w:rFonts w:cstheme="minorHAnsi"/>
            <w:sz w:val="20"/>
            <w:szCs w:val="20"/>
          </w:rPr>
          <w:t>paragrafi</w:t>
        </w:r>
        <w:r w:rsidRPr="00F16B58">
          <w:rPr>
            <w:rFonts w:cstheme="minorHAnsi"/>
            <w:sz w:val="20"/>
            <w:szCs w:val="20"/>
          </w:rPr>
          <w:t xml:space="preserve"> successivi verranno analizzati in dettaglio.</w:t>
        </w:r>
      </w:ins>
    </w:p>
    <w:p w14:paraId="3BC755E9" w14:textId="77777777" w:rsidR="003C188B" w:rsidRDefault="003C188B" w:rsidP="003C188B">
      <w:pPr>
        <w:jc w:val="both"/>
        <w:rPr>
          <w:ins w:id="1795" w:author="Utente di Microsoft Office" w:date="2019-05-04T06:46:00Z"/>
          <w:sz w:val="21"/>
          <w:szCs w:val="21"/>
        </w:rPr>
      </w:pPr>
    </w:p>
    <w:p w14:paraId="6937A82E" w14:textId="77777777" w:rsidR="0055501B" w:rsidRPr="00C34218" w:rsidDel="003C188B" w:rsidRDefault="00305917">
      <w:pPr>
        <w:jc w:val="both"/>
        <w:rPr>
          <w:del w:id="1796" w:author="Utente di Microsoft Office" w:date="2019-05-04T06:46:00Z"/>
          <w:sz w:val="22"/>
          <w:szCs w:val="22"/>
          <w:rPrChange w:id="1797" w:author="francesco" w:date="2019-05-02T09:17:00Z">
            <w:rPr>
              <w:del w:id="1798" w:author="Utente di Microsoft Office" w:date="2019-05-04T06:46:00Z"/>
              <w:sz w:val="20"/>
              <w:szCs w:val="20"/>
            </w:rPr>
          </w:rPrChange>
        </w:rPr>
      </w:pPr>
      <w:del w:id="1799" w:author="Utente di Microsoft Office" w:date="2019-05-04T06:46:00Z">
        <w:r w:rsidRPr="00305917" w:rsidDel="003C188B">
          <w:rPr>
            <w:sz w:val="22"/>
            <w:szCs w:val="22"/>
            <w:rPrChange w:id="1800" w:author="francesco" w:date="2019-05-02T09:17:00Z">
              <w:rPr>
                <w:color w:val="0563C1" w:themeColor="hyperlink"/>
                <w:sz w:val="20"/>
                <w:szCs w:val="20"/>
                <w:u w:val="single"/>
              </w:rPr>
            </w:rPrChange>
          </w:rPr>
          <w:delText>Nei sistemi dove sono diversi i soggetti che intervengo e interagiscono tra loro, e la mole dei dati è rilevante, si presenta l’esigenza di condividere una semantica. In particolare in alcuni domini specifici, come può essere quello medico, è utile costruire micro-linguaggi, partendo dai termini maggiormente utilizzati. A questo scopo il web rappresenta una potenziale sorgente di materia prima, ovvero di dati.</w:delText>
        </w:r>
      </w:del>
    </w:p>
    <w:p w14:paraId="173BD311" w14:textId="77777777" w:rsidR="0055501B" w:rsidRPr="00C34218" w:rsidDel="003C188B" w:rsidRDefault="00305917">
      <w:pPr>
        <w:jc w:val="both"/>
        <w:rPr>
          <w:del w:id="1801" w:author="Utente di Microsoft Office" w:date="2019-05-04T06:46:00Z"/>
          <w:sz w:val="22"/>
          <w:szCs w:val="22"/>
          <w:rPrChange w:id="1802" w:author="francesco" w:date="2019-05-02T09:17:00Z">
            <w:rPr>
              <w:del w:id="1803" w:author="Utente di Microsoft Office" w:date="2019-05-04T06:46:00Z"/>
              <w:sz w:val="20"/>
              <w:szCs w:val="20"/>
            </w:rPr>
          </w:rPrChange>
        </w:rPr>
      </w:pPr>
      <w:del w:id="1804" w:author="Utente di Microsoft Office" w:date="2019-05-04T06:46:00Z">
        <w:r w:rsidRPr="00305917" w:rsidDel="003C188B">
          <w:rPr>
            <w:sz w:val="22"/>
            <w:szCs w:val="22"/>
            <w:rPrChange w:id="1805" w:author="francesco" w:date="2019-05-02T09:17:00Z">
              <w:rPr>
                <w:color w:val="0563C1" w:themeColor="hyperlink"/>
                <w:sz w:val="20"/>
                <w:szCs w:val="20"/>
                <w:u w:val="single"/>
              </w:rPr>
            </w:rPrChange>
          </w:rPr>
          <w:delText xml:space="preserve">I dati raccolti nell’epoca di Iternet, hanno raggiunto dimensioni enormi, tanto che oggi frequentemente si parla di </w:delText>
        </w:r>
        <w:r w:rsidRPr="00305917" w:rsidDel="003C188B">
          <w:rPr>
            <w:i/>
            <w:sz w:val="22"/>
            <w:szCs w:val="22"/>
            <w:rPrChange w:id="1806" w:author="francesco" w:date="2019-05-02T09:17:00Z">
              <w:rPr>
                <w:i/>
                <w:color w:val="0563C1" w:themeColor="hyperlink"/>
                <w:sz w:val="20"/>
                <w:szCs w:val="20"/>
                <w:u w:val="single"/>
              </w:rPr>
            </w:rPrChange>
          </w:rPr>
          <w:delText>Big Data</w:delText>
        </w:r>
        <w:r w:rsidRPr="00305917" w:rsidDel="003C188B">
          <w:rPr>
            <w:sz w:val="22"/>
            <w:szCs w:val="22"/>
            <w:rPrChange w:id="1807" w:author="francesco" w:date="2019-05-02T09:17:00Z">
              <w:rPr>
                <w:color w:val="0563C1" w:themeColor="hyperlink"/>
                <w:sz w:val="20"/>
                <w:szCs w:val="20"/>
                <w:u w:val="single"/>
              </w:rPr>
            </w:rPrChange>
          </w:rPr>
          <w:delText>. Un termine diventato di uso comune. Gran parte dei dati memorizzati però è inutilizzato o sottoutilizzato. Scollegato e orientato alla comprensione umana e non delle macchine. Se si vuole effettuare delle interrogazioni, ai fini di ottenerne informazione, le difficoltà sono spesso enormi e scoraggiano coloro che vogliono cimentarsi in questa impresa. Grazie alle ontologie si potrebbe dare una semantica ai dati, esplicitando in maniera formale il loro significato e le loro relazioni. A questo punto grazie a linguaggi di query, come SPARQL, diventa accessibile la possibilità di estrarre informazione.</w:delText>
        </w:r>
      </w:del>
    </w:p>
    <w:p w14:paraId="6D1CEB4B" w14:textId="77777777" w:rsidR="0055501B" w:rsidRPr="00C34218" w:rsidDel="003C188B" w:rsidRDefault="00305917">
      <w:pPr>
        <w:jc w:val="both"/>
        <w:rPr>
          <w:del w:id="1808" w:author="Utente di Microsoft Office" w:date="2019-05-04T06:46:00Z"/>
          <w:sz w:val="22"/>
          <w:szCs w:val="22"/>
          <w:rPrChange w:id="1809" w:author="francesco" w:date="2019-05-02T09:17:00Z">
            <w:rPr>
              <w:del w:id="1810" w:author="Utente di Microsoft Office" w:date="2019-05-04T06:46:00Z"/>
              <w:sz w:val="20"/>
              <w:szCs w:val="20"/>
            </w:rPr>
          </w:rPrChange>
        </w:rPr>
      </w:pPr>
      <w:del w:id="1811" w:author="Utente di Microsoft Office" w:date="2019-05-04T06:46:00Z">
        <w:r w:rsidRPr="00305917" w:rsidDel="003C188B">
          <w:rPr>
            <w:sz w:val="22"/>
            <w:szCs w:val="22"/>
            <w:rPrChange w:id="1812" w:author="francesco" w:date="2019-05-02T09:17:00Z">
              <w:rPr>
                <w:color w:val="0563C1" w:themeColor="hyperlink"/>
                <w:sz w:val="20"/>
                <w:szCs w:val="20"/>
                <w:u w:val="single"/>
              </w:rPr>
            </w:rPrChange>
          </w:rPr>
          <w:delText xml:space="preserve">Lo sforzo della costruzione di una ontologia, e quello di dare una rappresentazione formale, in maniera tale da poter condividere la conoscenza tra soggetti diversi. </w:delText>
        </w:r>
      </w:del>
    </w:p>
    <w:p w14:paraId="097B9E53" w14:textId="77777777" w:rsidR="0055501B" w:rsidRPr="00C34218" w:rsidDel="003C188B" w:rsidRDefault="00305917">
      <w:pPr>
        <w:jc w:val="both"/>
        <w:rPr>
          <w:del w:id="1813" w:author="Utente di Microsoft Office" w:date="2019-05-04T06:46:00Z"/>
          <w:sz w:val="22"/>
          <w:szCs w:val="22"/>
          <w:rPrChange w:id="1814" w:author="francesco" w:date="2019-05-02T09:17:00Z">
            <w:rPr>
              <w:del w:id="1815" w:author="Utente di Microsoft Office" w:date="2019-05-04T06:46:00Z"/>
              <w:sz w:val="20"/>
              <w:szCs w:val="20"/>
            </w:rPr>
          </w:rPrChange>
        </w:rPr>
      </w:pPr>
      <w:del w:id="1816" w:author="Utente di Microsoft Office" w:date="2019-05-04T06:46:00Z">
        <w:r w:rsidRPr="00305917" w:rsidDel="003C188B">
          <w:rPr>
            <w:sz w:val="22"/>
            <w:szCs w:val="22"/>
            <w:rPrChange w:id="1817" w:author="francesco" w:date="2019-05-02T09:17:00Z">
              <w:rPr>
                <w:color w:val="0563C1" w:themeColor="hyperlink"/>
                <w:sz w:val="20"/>
                <w:szCs w:val="20"/>
                <w:u w:val="single"/>
              </w:rPr>
            </w:rPrChange>
          </w:rPr>
          <w:delText>Le ontologie affondano le loro radici nella filosofia greca, in particolare nella metafisica. Nella sua accezione filosofica, una ontologia è la rappresentazione di tutto quello che esiste, dell’essere.</w:delText>
        </w:r>
      </w:del>
    </w:p>
    <w:p w14:paraId="66759637" w14:textId="77777777" w:rsidR="0055501B" w:rsidRPr="00C34218" w:rsidDel="003C188B" w:rsidRDefault="00305917">
      <w:pPr>
        <w:jc w:val="both"/>
        <w:rPr>
          <w:del w:id="1818" w:author="Utente di Microsoft Office" w:date="2019-05-04T06:46:00Z"/>
          <w:sz w:val="22"/>
          <w:szCs w:val="22"/>
          <w:rPrChange w:id="1819" w:author="francesco" w:date="2019-05-02T09:17:00Z">
            <w:rPr>
              <w:del w:id="1820" w:author="Utente di Microsoft Office" w:date="2019-05-04T06:46:00Z"/>
              <w:sz w:val="20"/>
              <w:szCs w:val="20"/>
            </w:rPr>
          </w:rPrChange>
        </w:rPr>
      </w:pPr>
      <w:del w:id="1821" w:author="Utente di Microsoft Office" w:date="2019-05-04T06:46:00Z">
        <w:r w:rsidRPr="00305917" w:rsidDel="003C188B">
          <w:rPr>
            <w:sz w:val="22"/>
            <w:szCs w:val="22"/>
            <w:rPrChange w:id="1822" w:author="francesco" w:date="2019-05-02T09:17:00Z">
              <w:rPr>
                <w:color w:val="0563C1" w:themeColor="hyperlink"/>
                <w:sz w:val="20"/>
                <w:szCs w:val="20"/>
                <w:u w:val="single"/>
              </w:rPr>
            </w:rPrChange>
          </w:rPr>
          <w:delText xml:space="preserve">In informatica esse vengono rappresentate attraverso alcuni concetti chiave: </w:delText>
        </w:r>
        <w:r w:rsidRPr="00305917" w:rsidDel="003C188B">
          <w:rPr>
            <w:i/>
            <w:sz w:val="22"/>
            <w:szCs w:val="22"/>
            <w:rPrChange w:id="1823" w:author="francesco" w:date="2019-05-02T09:17:00Z">
              <w:rPr>
                <w:i/>
                <w:color w:val="0563C1" w:themeColor="hyperlink"/>
                <w:sz w:val="20"/>
                <w:szCs w:val="20"/>
                <w:u w:val="single"/>
              </w:rPr>
            </w:rPrChange>
          </w:rPr>
          <w:delText>classi</w:delText>
        </w:r>
        <w:r w:rsidRPr="00305917" w:rsidDel="003C188B">
          <w:rPr>
            <w:sz w:val="22"/>
            <w:szCs w:val="22"/>
            <w:rPrChange w:id="1824" w:author="francesco" w:date="2019-05-02T09:17:00Z">
              <w:rPr>
                <w:color w:val="0563C1" w:themeColor="hyperlink"/>
                <w:sz w:val="20"/>
                <w:szCs w:val="20"/>
                <w:u w:val="single"/>
              </w:rPr>
            </w:rPrChange>
          </w:rPr>
          <w:delText xml:space="preserve">, </w:delText>
        </w:r>
        <w:r w:rsidRPr="00305917" w:rsidDel="003C188B">
          <w:rPr>
            <w:i/>
            <w:sz w:val="22"/>
            <w:szCs w:val="22"/>
            <w:rPrChange w:id="1825" w:author="francesco" w:date="2019-05-02T09:17:00Z">
              <w:rPr>
                <w:i/>
                <w:color w:val="0563C1" w:themeColor="hyperlink"/>
                <w:sz w:val="20"/>
                <w:szCs w:val="20"/>
                <w:u w:val="single"/>
              </w:rPr>
            </w:rPrChange>
          </w:rPr>
          <w:delText>relazioni</w:delText>
        </w:r>
        <w:r w:rsidRPr="00305917" w:rsidDel="003C188B">
          <w:rPr>
            <w:sz w:val="22"/>
            <w:szCs w:val="22"/>
            <w:rPrChange w:id="1826" w:author="francesco" w:date="2019-05-02T09:17:00Z">
              <w:rPr>
                <w:color w:val="0563C1" w:themeColor="hyperlink"/>
                <w:sz w:val="20"/>
                <w:szCs w:val="20"/>
                <w:u w:val="single"/>
              </w:rPr>
            </w:rPrChange>
          </w:rPr>
          <w:delText xml:space="preserve">, </w:delText>
        </w:r>
        <w:r w:rsidRPr="00305917" w:rsidDel="003C188B">
          <w:rPr>
            <w:i/>
            <w:sz w:val="22"/>
            <w:szCs w:val="22"/>
            <w:rPrChange w:id="1827" w:author="francesco" w:date="2019-05-02T09:17:00Z">
              <w:rPr>
                <w:i/>
                <w:color w:val="0563C1" w:themeColor="hyperlink"/>
                <w:sz w:val="20"/>
                <w:szCs w:val="20"/>
                <w:u w:val="single"/>
              </w:rPr>
            </w:rPrChange>
          </w:rPr>
          <w:delText>proprietà</w:delText>
        </w:r>
        <w:r w:rsidRPr="00305917" w:rsidDel="003C188B">
          <w:rPr>
            <w:sz w:val="22"/>
            <w:szCs w:val="22"/>
            <w:rPrChange w:id="1828" w:author="francesco" w:date="2019-05-02T09:17:00Z">
              <w:rPr>
                <w:color w:val="0563C1" w:themeColor="hyperlink"/>
                <w:sz w:val="20"/>
                <w:szCs w:val="20"/>
                <w:u w:val="single"/>
              </w:rPr>
            </w:rPrChange>
          </w:rPr>
          <w:delText xml:space="preserve">, </w:delText>
        </w:r>
        <w:r w:rsidRPr="00305917" w:rsidDel="003C188B">
          <w:rPr>
            <w:i/>
            <w:sz w:val="22"/>
            <w:szCs w:val="22"/>
            <w:rPrChange w:id="1829" w:author="francesco" w:date="2019-05-02T09:17:00Z">
              <w:rPr>
                <w:i/>
                <w:color w:val="0563C1" w:themeColor="hyperlink"/>
                <w:sz w:val="20"/>
                <w:szCs w:val="20"/>
                <w:u w:val="single"/>
              </w:rPr>
            </w:rPrChange>
          </w:rPr>
          <w:delText>tipo di dati</w:delText>
        </w:r>
        <w:r w:rsidRPr="00305917" w:rsidDel="003C188B">
          <w:rPr>
            <w:sz w:val="22"/>
            <w:szCs w:val="22"/>
            <w:rPrChange w:id="1830" w:author="francesco" w:date="2019-05-02T09:17:00Z">
              <w:rPr>
                <w:color w:val="0563C1" w:themeColor="hyperlink"/>
                <w:sz w:val="20"/>
                <w:szCs w:val="20"/>
                <w:u w:val="single"/>
              </w:rPr>
            </w:rPrChange>
          </w:rPr>
          <w:delText xml:space="preserve"> ecc. Cercando di fare un po’ d’ordine diciamo che una ontologia è divisa in due parti: </w:delText>
        </w:r>
        <w:r w:rsidRPr="00305917" w:rsidDel="003C188B">
          <w:rPr>
            <w:i/>
            <w:sz w:val="22"/>
            <w:szCs w:val="22"/>
            <w:rPrChange w:id="1831" w:author="francesco" w:date="2019-05-02T09:17:00Z">
              <w:rPr>
                <w:i/>
                <w:color w:val="0563C1" w:themeColor="hyperlink"/>
                <w:sz w:val="20"/>
                <w:szCs w:val="20"/>
                <w:u w:val="single"/>
              </w:rPr>
            </w:rPrChange>
          </w:rPr>
          <w:delText>T-Box</w:delText>
        </w:r>
        <w:r w:rsidRPr="00305917" w:rsidDel="003C188B">
          <w:rPr>
            <w:sz w:val="22"/>
            <w:szCs w:val="22"/>
            <w:rPrChange w:id="1832" w:author="francesco" w:date="2019-05-02T09:17:00Z">
              <w:rPr>
                <w:color w:val="0563C1" w:themeColor="hyperlink"/>
                <w:sz w:val="20"/>
                <w:szCs w:val="20"/>
                <w:u w:val="single"/>
              </w:rPr>
            </w:rPrChange>
          </w:rPr>
          <w:delText xml:space="preserve"> e </w:delText>
        </w:r>
        <w:r w:rsidRPr="00305917" w:rsidDel="003C188B">
          <w:rPr>
            <w:i/>
            <w:sz w:val="22"/>
            <w:szCs w:val="22"/>
            <w:rPrChange w:id="1833" w:author="francesco" w:date="2019-05-02T09:17:00Z">
              <w:rPr>
                <w:i/>
                <w:color w:val="0563C1" w:themeColor="hyperlink"/>
                <w:sz w:val="20"/>
                <w:szCs w:val="20"/>
                <w:u w:val="single"/>
              </w:rPr>
            </w:rPrChange>
          </w:rPr>
          <w:delText>A-Box</w:delText>
        </w:r>
        <w:r w:rsidRPr="00305917" w:rsidDel="003C188B">
          <w:rPr>
            <w:sz w:val="22"/>
            <w:szCs w:val="22"/>
            <w:rPrChange w:id="1834" w:author="francesco" w:date="2019-05-02T09:17:00Z">
              <w:rPr>
                <w:color w:val="0563C1" w:themeColor="hyperlink"/>
                <w:sz w:val="20"/>
                <w:szCs w:val="20"/>
                <w:u w:val="single"/>
              </w:rPr>
            </w:rPrChange>
          </w:rPr>
          <w:delText>.</w:delText>
        </w:r>
      </w:del>
    </w:p>
    <w:p w14:paraId="4810A16F" w14:textId="77777777" w:rsidR="0055501B" w:rsidRPr="00C34218" w:rsidDel="003C188B" w:rsidRDefault="0055501B">
      <w:pPr>
        <w:jc w:val="both"/>
        <w:rPr>
          <w:del w:id="1835" w:author="Utente di Microsoft Office" w:date="2019-05-04T06:46:00Z"/>
          <w:sz w:val="22"/>
          <w:szCs w:val="22"/>
          <w:rPrChange w:id="1836" w:author="francesco" w:date="2019-05-02T09:17:00Z">
            <w:rPr>
              <w:del w:id="1837" w:author="Utente di Microsoft Office" w:date="2019-05-04T06:46:00Z"/>
              <w:sz w:val="20"/>
              <w:szCs w:val="20"/>
            </w:rPr>
          </w:rPrChange>
        </w:rPr>
      </w:pPr>
    </w:p>
    <w:p w14:paraId="410DF6EA" w14:textId="77777777" w:rsidR="0055501B" w:rsidRPr="00C34218" w:rsidDel="003C188B" w:rsidRDefault="00305917">
      <w:pPr>
        <w:jc w:val="both"/>
        <w:rPr>
          <w:del w:id="1838" w:author="Utente di Microsoft Office" w:date="2019-05-04T06:46:00Z"/>
          <w:sz w:val="22"/>
          <w:szCs w:val="22"/>
          <w:rPrChange w:id="1839" w:author="francesco" w:date="2019-05-02T09:17:00Z">
            <w:rPr>
              <w:del w:id="1840" w:author="Utente di Microsoft Office" w:date="2019-05-04T06:46:00Z"/>
              <w:sz w:val="20"/>
              <w:szCs w:val="20"/>
            </w:rPr>
          </w:rPrChange>
        </w:rPr>
      </w:pPr>
      <w:del w:id="1841" w:author="Utente di Microsoft Office" w:date="2019-05-04T06:46:00Z">
        <w:r w:rsidRPr="00305917" w:rsidDel="003C188B">
          <w:rPr>
            <w:b/>
            <w:sz w:val="22"/>
            <w:szCs w:val="22"/>
            <w:rPrChange w:id="1842" w:author="francesco" w:date="2019-05-02T09:17:00Z">
              <w:rPr>
                <w:b/>
                <w:color w:val="0563C1" w:themeColor="hyperlink"/>
                <w:sz w:val="20"/>
                <w:szCs w:val="20"/>
                <w:u w:val="single"/>
              </w:rPr>
            </w:rPrChange>
          </w:rPr>
          <w:delText>T-Box:</w:delText>
        </w:r>
        <w:r w:rsidRPr="00305917" w:rsidDel="003C188B">
          <w:rPr>
            <w:sz w:val="22"/>
            <w:szCs w:val="22"/>
            <w:rPrChange w:id="1843" w:author="francesco" w:date="2019-05-02T09:17:00Z">
              <w:rPr>
                <w:color w:val="0563C1" w:themeColor="hyperlink"/>
                <w:sz w:val="20"/>
                <w:szCs w:val="20"/>
                <w:u w:val="single"/>
              </w:rPr>
            </w:rPrChange>
          </w:rPr>
          <w:delText xml:space="preserve"> La T-Box è la definizione terminologica dell’ontologia. Dei termini e delle relazioni che intercorrono tra loro. I termini vengono definiti usando il concetto di classe e proprietà. Una classe e una proprietà viene identificata da un URI (Universal Resource Identifier). Le proprietà possono essere di due tipi: </w:delText>
        </w:r>
        <w:r w:rsidRPr="00305917" w:rsidDel="003C188B">
          <w:rPr>
            <w:i/>
            <w:sz w:val="22"/>
            <w:szCs w:val="22"/>
            <w:rPrChange w:id="1844" w:author="francesco" w:date="2019-05-02T09:17:00Z">
              <w:rPr>
                <w:i/>
                <w:color w:val="0563C1" w:themeColor="hyperlink"/>
                <w:sz w:val="20"/>
                <w:szCs w:val="20"/>
                <w:u w:val="single"/>
              </w:rPr>
            </w:rPrChange>
          </w:rPr>
          <w:delText>data type property</w:delText>
        </w:r>
        <w:r w:rsidRPr="00305917" w:rsidDel="003C188B">
          <w:rPr>
            <w:sz w:val="22"/>
            <w:szCs w:val="22"/>
            <w:rPrChange w:id="1845" w:author="francesco" w:date="2019-05-02T09:17:00Z">
              <w:rPr>
                <w:color w:val="0563C1" w:themeColor="hyperlink"/>
                <w:sz w:val="20"/>
                <w:szCs w:val="20"/>
                <w:u w:val="single"/>
              </w:rPr>
            </w:rPrChange>
          </w:rPr>
          <w:delText xml:space="preserve"> e </w:delText>
        </w:r>
        <w:r w:rsidRPr="00305917" w:rsidDel="003C188B">
          <w:rPr>
            <w:i/>
            <w:sz w:val="22"/>
            <w:szCs w:val="22"/>
            <w:rPrChange w:id="1846" w:author="francesco" w:date="2019-05-02T09:17:00Z">
              <w:rPr>
                <w:i/>
                <w:color w:val="0563C1" w:themeColor="hyperlink"/>
                <w:sz w:val="20"/>
                <w:szCs w:val="20"/>
                <w:u w:val="single"/>
              </w:rPr>
            </w:rPrChange>
          </w:rPr>
          <w:delText>object property</w:delText>
        </w:r>
        <w:r w:rsidRPr="00305917" w:rsidDel="003C188B">
          <w:rPr>
            <w:sz w:val="22"/>
            <w:szCs w:val="22"/>
            <w:rPrChange w:id="1847" w:author="francesco" w:date="2019-05-02T09:17:00Z">
              <w:rPr>
                <w:color w:val="0563C1" w:themeColor="hyperlink"/>
                <w:sz w:val="20"/>
                <w:szCs w:val="20"/>
                <w:u w:val="single"/>
              </w:rPr>
            </w:rPrChange>
          </w:rPr>
          <w:delText>.</w:delText>
        </w:r>
      </w:del>
    </w:p>
    <w:p w14:paraId="4FC655CF" w14:textId="77777777" w:rsidR="0055501B" w:rsidRPr="00C34218" w:rsidDel="003C188B" w:rsidRDefault="0055501B">
      <w:pPr>
        <w:jc w:val="both"/>
        <w:rPr>
          <w:del w:id="1848" w:author="Utente di Microsoft Office" w:date="2019-05-04T06:46:00Z"/>
          <w:sz w:val="22"/>
          <w:szCs w:val="22"/>
          <w:rPrChange w:id="1849" w:author="francesco" w:date="2019-05-02T09:17:00Z">
            <w:rPr>
              <w:del w:id="1850" w:author="Utente di Microsoft Office" w:date="2019-05-04T06:46:00Z"/>
              <w:sz w:val="20"/>
              <w:szCs w:val="20"/>
            </w:rPr>
          </w:rPrChange>
        </w:rPr>
      </w:pPr>
    </w:p>
    <w:p w14:paraId="06D6C822" w14:textId="77777777" w:rsidR="0055501B" w:rsidRPr="00C34218" w:rsidDel="003C188B" w:rsidRDefault="00305917">
      <w:pPr>
        <w:jc w:val="both"/>
        <w:rPr>
          <w:del w:id="1851" w:author="Utente di Microsoft Office" w:date="2019-05-04T06:46:00Z"/>
          <w:sz w:val="22"/>
          <w:szCs w:val="22"/>
          <w:rPrChange w:id="1852" w:author="francesco" w:date="2019-05-02T09:17:00Z">
            <w:rPr>
              <w:del w:id="1853" w:author="Utente di Microsoft Office" w:date="2019-05-04T06:46:00Z"/>
              <w:sz w:val="20"/>
              <w:szCs w:val="20"/>
            </w:rPr>
          </w:rPrChange>
        </w:rPr>
      </w:pPr>
      <w:del w:id="1854" w:author="Utente di Microsoft Office" w:date="2019-05-04T06:46:00Z">
        <w:r w:rsidRPr="00305917" w:rsidDel="003C188B">
          <w:rPr>
            <w:b/>
            <w:sz w:val="22"/>
            <w:szCs w:val="22"/>
            <w:rPrChange w:id="1855" w:author="francesco" w:date="2019-05-02T09:17:00Z">
              <w:rPr>
                <w:b/>
                <w:color w:val="0563C1" w:themeColor="hyperlink"/>
                <w:sz w:val="20"/>
                <w:szCs w:val="20"/>
                <w:u w:val="single"/>
              </w:rPr>
            </w:rPrChange>
          </w:rPr>
          <w:delText>A-Box:</w:delText>
        </w:r>
        <w:r w:rsidRPr="00305917" w:rsidDel="003C188B">
          <w:rPr>
            <w:sz w:val="22"/>
            <w:szCs w:val="22"/>
            <w:rPrChange w:id="1856" w:author="francesco" w:date="2019-05-02T09:17:00Z">
              <w:rPr>
                <w:color w:val="0563C1" w:themeColor="hyperlink"/>
                <w:sz w:val="20"/>
                <w:szCs w:val="20"/>
                <w:u w:val="single"/>
              </w:rPr>
            </w:rPrChange>
          </w:rPr>
          <w:delText xml:space="preserve"> La A-Box contiene le asserzione dell’Ontologia. Ovvero l’insieme degli individui. Gli individui sono la parte estrema dell’Ontologia e rappresentano i dati concreti. Ad esempio se noi abbiamo una classe </w:delText>
        </w:r>
        <w:r w:rsidRPr="00305917" w:rsidDel="003C188B">
          <w:rPr>
            <w:i/>
            <w:sz w:val="22"/>
            <w:szCs w:val="22"/>
            <w:rPrChange w:id="1857" w:author="francesco" w:date="2019-05-02T09:17:00Z">
              <w:rPr>
                <w:i/>
                <w:color w:val="0563C1" w:themeColor="hyperlink"/>
                <w:sz w:val="20"/>
                <w:szCs w:val="20"/>
                <w:u w:val="single"/>
              </w:rPr>
            </w:rPrChange>
          </w:rPr>
          <w:delText>Impiegato</w:delText>
        </w:r>
        <w:r w:rsidRPr="00305917" w:rsidDel="003C188B">
          <w:rPr>
            <w:sz w:val="22"/>
            <w:szCs w:val="22"/>
            <w:rPrChange w:id="1858" w:author="francesco" w:date="2019-05-02T09:17:00Z">
              <w:rPr>
                <w:color w:val="0563C1" w:themeColor="hyperlink"/>
                <w:sz w:val="20"/>
                <w:szCs w:val="20"/>
                <w:u w:val="single"/>
              </w:rPr>
            </w:rPrChange>
          </w:rPr>
          <w:delText>, un individuo istanza di questa classe sarà formato partendo dai dati reali di un impiegato (es. Nome: Mario, Cognome: Rossi ecc). La creazione della A-box permette al tempo stesso di convalidare con esempi pratici la qualità della terminologia creata nella T-box [1].</w:delText>
        </w:r>
      </w:del>
    </w:p>
    <w:p w14:paraId="78C88356" w14:textId="77777777" w:rsidR="0055501B" w:rsidRPr="00C34218" w:rsidDel="003C188B" w:rsidRDefault="00305917">
      <w:pPr>
        <w:spacing w:beforeAutospacing="1" w:afterAutospacing="1"/>
        <w:jc w:val="both"/>
        <w:rPr>
          <w:del w:id="1859" w:author="Utente di Microsoft Office" w:date="2019-05-04T06:46:00Z"/>
          <w:rFonts w:cstheme="minorHAnsi"/>
          <w:sz w:val="22"/>
          <w:szCs w:val="22"/>
          <w:rPrChange w:id="1860" w:author="francesco" w:date="2019-05-02T09:17:00Z">
            <w:rPr>
              <w:del w:id="1861" w:author="Utente di Microsoft Office" w:date="2019-05-04T06:46:00Z"/>
              <w:rFonts w:cstheme="minorHAnsi"/>
              <w:sz w:val="20"/>
              <w:szCs w:val="20"/>
            </w:rPr>
          </w:rPrChange>
        </w:rPr>
      </w:pPr>
      <w:del w:id="1862" w:author="Utente di Microsoft Office" w:date="2019-05-04T06:46:00Z">
        <w:r w:rsidRPr="00305917" w:rsidDel="003C188B">
          <w:rPr>
            <w:rFonts w:cstheme="minorHAnsi"/>
            <w:sz w:val="22"/>
            <w:szCs w:val="22"/>
            <w:rPrChange w:id="1863" w:author="francesco" w:date="2019-05-02T09:17:00Z">
              <w:rPr>
                <w:rFonts w:cstheme="minorHAnsi"/>
                <w:color w:val="0563C1" w:themeColor="hyperlink"/>
                <w:sz w:val="20"/>
                <w:szCs w:val="20"/>
                <w:u w:val="single"/>
              </w:rPr>
            </w:rPrChange>
          </w:rPr>
          <w:delText>l "significato" dell'individuo, nel sistema formale, risiede esattamente nelle sue relazioni con altri elementi del sistema, a partire dalle classi a cui gli individui appartengono, fino alle relazioni con altri individui stabiliti mediante l'uso di proprietà.</w:delText>
        </w:r>
      </w:del>
    </w:p>
    <w:p w14:paraId="3F6362EB" w14:textId="77777777" w:rsidR="0055501B" w:rsidRPr="00C34218" w:rsidDel="003C188B" w:rsidRDefault="00305917">
      <w:pPr>
        <w:jc w:val="both"/>
        <w:rPr>
          <w:del w:id="1864" w:author="Utente di Microsoft Office" w:date="2019-05-04T06:46:00Z"/>
          <w:sz w:val="22"/>
          <w:szCs w:val="22"/>
          <w:rPrChange w:id="1865" w:author="francesco" w:date="2019-05-02T09:17:00Z">
            <w:rPr>
              <w:del w:id="1866" w:author="Utente di Microsoft Office" w:date="2019-05-04T06:46:00Z"/>
            </w:rPr>
          </w:rPrChange>
        </w:rPr>
      </w:pPr>
      <w:del w:id="1867" w:author="Utente di Microsoft Office" w:date="2019-05-04T06:46:00Z">
        <w:r w:rsidRPr="00305917" w:rsidDel="003C188B">
          <w:rPr>
            <w:rFonts w:cstheme="minorHAnsi"/>
            <w:sz w:val="22"/>
            <w:szCs w:val="22"/>
            <w:rPrChange w:id="1868" w:author="francesco" w:date="2019-05-02T09:17:00Z">
              <w:rPr>
                <w:rFonts w:cstheme="minorHAnsi"/>
                <w:color w:val="0563C1" w:themeColor="hyperlink"/>
                <w:sz w:val="20"/>
                <w:szCs w:val="20"/>
                <w:u w:val="single"/>
              </w:rPr>
            </w:rPrChange>
          </w:rPr>
          <w:delText xml:space="preserve">La maggior parte delle applicazioni che lavorano con ontologie sono cosiddette di dominio. Alcuni enti stanno lavorando alla definizione di un'ontologia superiore che possa essere adottata come standard di riferimento per lo sviluppo di ontologie di dominio. Un esempio è rappresentato da </w:delText>
        </w:r>
        <w:r w:rsidRPr="00305917" w:rsidDel="003C188B">
          <w:rPr>
            <w:rFonts w:cstheme="minorHAnsi"/>
            <w:b/>
            <w:sz w:val="22"/>
            <w:szCs w:val="22"/>
            <w:rPrChange w:id="1869" w:author="francesco" w:date="2019-05-02T09:17:00Z">
              <w:rPr>
                <w:rFonts w:cstheme="minorHAnsi"/>
                <w:b/>
                <w:color w:val="0563C1" w:themeColor="hyperlink"/>
                <w:sz w:val="20"/>
                <w:szCs w:val="20"/>
                <w:u w:val="single"/>
              </w:rPr>
            </w:rPrChange>
          </w:rPr>
          <w:delText>SUMO</w:delText>
        </w:r>
        <w:r w:rsidRPr="00305917" w:rsidDel="003C188B">
          <w:rPr>
            <w:rFonts w:cstheme="minorHAnsi"/>
            <w:sz w:val="22"/>
            <w:szCs w:val="22"/>
            <w:rPrChange w:id="1870" w:author="francesco" w:date="2019-05-02T09:17:00Z">
              <w:rPr>
                <w:rFonts w:cstheme="minorHAnsi"/>
                <w:color w:val="0563C1" w:themeColor="hyperlink"/>
                <w:sz w:val="20"/>
                <w:szCs w:val="20"/>
                <w:u w:val="single"/>
              </w:rPr>
            </w:rPrChange>
          </w:rPr>
          <w:delText xml:space="preserve"> (</w:delText>
        </w:r>
        <w:r w:rsidRPr="00305917" w:rsidDel="003C188B">
          <w:rPr>
            <w:sz w:val="22"/>
            <w:szCs w:val="22"/>
            <w:rPrChange w:id="1871" w:author="francesco" w:date="2019-05-02T09:17:00Z">
              <w:rPr>
                <w:color w:val="0563C1" w:themeColor="hyperlink"/>
                <w:u w:val="single"/>
              </w:rPr>
            </w:rPrChange>
          </w:rPr>
          <w:fldChar w:fldCharType="begin"/>
        </w:r>
        <w:r w:rsidRPr="00305917" w:rsidDel="003C188B">
          <w:rPr>
            <w:sz w:val="22"/>
            <w:szCs w:val="22"/>
            <w:rPrChange w:id="1872" w:author="francesco" w:date="2019-05-02T09:17:00Z">
              <w:rPr>
                <w:color w:val="0563C1" w:themeColor="hyperlink"/>
                <w:u w:val="single"/>
              </w:rPr>
            </w:rPrChange>
          </w:rPr>
          <w:delInstrText>HYPERLINK "http://www.adampease.org/OP/" \h</w:delInstrText>
        </w:r>
        <w:r w:rsidRPr="00305917" w:rsidDel="003C188B">
          <w:rPr>
            <w:sz w:val="22"/>
            <w:szCs w:val="22"/>
            <w:rPrChange w:id="1873" w:author="francesco" w:date="2019-05-02T09:17:00Z">
              <w:rPr>
                <w:color w:val="0563C1" w:themeColor="hyperlink"/>
                <w:u w:val="single"/>
              </w:rPr>
            </w:rPrChange>
          </w:rPr>
          <w:fldChar w:fldCharType="separate"/>
        </w:r>
        <w:r w:rsidRPr="00305917" w:rsidDel="003C188B">
          <w:rPr>
            <w:rStyle w:val="CollegamentoInternet"/>
            <w:rFonts w:cstheme="minorHAnsi"/>
            <w:sz w:val="22"/>
            <w:szCs w:val="22"/>
            <w:rPrChange w:id="1874" w:author="francesco" w:date="2019-05-02T09:17:00Z">
              <w:rPr>
                <w:rStyle w:val="CollegamentoInternet"/>
                <w:rFonts w:cstheme="minorHAnsi"/>
                <w:sz w:val="20"/>
                <w:szCs w:val="20"/>
              </w:rPr>
            </w:rPrChange>
          </w:rPr>
          <w:delText>http://www.adampease.org/OP/</w:delText>
        </w:r>
        <w:r w:rsidRPr="00305917" w:rsidDel="003C188B">
          <w:rPr>
            <w:sz w:val="22"/>
            <w:szCs w:val="22"/>
            <w:rPrChange w:id="1875" w:author="francesco" w:date="2019-05-02T09:17:00Z">
              <w:rPr>
                <w:color w:val="0563C1" w:themeColor="hyperlink"/>
                <w:u w:val="single"/>
              </w:rPr>
            </w:rPrChange>
          </w:rPr>
          <w:fldChar w:fldCharType="end"/>
        </w:r>
        <w:r w:rsidRPr="00305917" w:rsidDel="003C188B">
          <w:rPr>
            <w:rFonts w:cstheme="minorHAnsi"/>
            <w:sz w:val="22"/>
            <w:szCs w:val="22"/>
            <w:rPrChange w:id="1876" w:author="francesco" w:date="2019-05-02T09:17:00Z">
              <w:rPr>
                <w:rFonts w:cstheme="minorHAnsi"/>
                <w:color w:val="0563C1" w:themeColor="hyperlink"/>
                <w:sz w:val="20"/>
                <w:szCs w:val="20"/>
                <w:u w:val="single"/>
              </w:rPr>
            </w:rPrChange>
          </w:rPr>
          <w:delText>), gestita dall’IEEE (https://www.ieee.org). Questa vuole diventare un'ontologia superiore standard, utilizzabile da chiunque e da qualunque applicazione.</w:delText>
        </w:r>
      </w:del>
    </w:p>
    <w:p w14:paraId="62D6A1C4" w14:textId="77777777" w:rsidR="0055501B" w:rsidRPr="00C34218" w:rsidDel="003C188B" w:rsidRDefault="0055501B">
      <w:pPr>
        <w:jc w:val="both"/>
        <w:rPr>
          <w:del w:id="1877" w:author="Utente di Microsoft Office" w:date="2019-05-04T06:46:00Z"/>
          <w:rFonts w:cstheme="minorHAnsi"/>
          <w:sz w:val="22"/>
          <w:szCs w:val="22"/>
          <w:rPrChange w:id="1878" w:author="francesco" w:date="2019-05-02T09:17:00Z">
            <w:rPr>
              <w:del w:id="1879" w:author="Utente di Microsoft Office" w:date="2019-05-04T06:46:00Z"/>
              <w:rFonts w:cstheme="minorHAnsi"/>
              <w:sz w:val="20"/>
              <w:szCs w:val="20"/>
            </w:rPr>
          </w:rPrChange>
        </w:rPr>
      </w:pPr>
    </w:p>
    <w:p w14:paraId="5F08D895" w14:textId="77777777" w:rsidR="0055501B" w:rsidRPr="00C34218" w:rsidRDefault="00305917">
      <w:pPr>
        <w:jc w:val="both"/>
        <w:rPr>
          <w:rFonts w:cstheme="minorHAnsi"/>
          <w:sz w:val="22"/>
          <w:szCs w:val="22"/>
          <w:rPrChange w:id="1880" w:author="francesco" w:date="2019-05-02T09:17:00Z">
            <w:rPr>
              <w:rFonts w:cstheme="minorHAnsi"/>
              <w:sz w:val="20"/>
              <w:szCs w:val="20"/>
            </w:rPr>
          </w:rPrChange>
        </w:rPr>
      </w:pPr>
      <w:del w:id="1881" w:author="Utente di Microsoft Office" w:date="2019-05-04T06:46:00Z">
        <w:r w:rsidRPr="00305917" w:rsidDel="003C188B">
          <w:rPr>
            <w:rFonts w:cstheme="minorHAnsi"/>
            <w:sz w:val="22"/>
            <w:szCs w:val="22"/>
            <w:rPrChange w:id="1882" w:author="francesco" w:date="2019-05-02T09:17:00Z">
              <w:rPr>
                <w:rFonts w:cstheme="minorHAnsi"/>
                <w:color w:val="0563C1" w:themeColor="hyperlink"/>
                <w:sz w:val="20"/>
                <w:szCs w:val="20"/>
                <w:u w:val="single"/>
              </w:rPr>
            </w:rPrChange>
          </w:rPr>
          <w:delText>Per sviluppare un ontologia possiamo utilizzare dei linguaggi. L’utilizzo di alcuni linguaggi e dei vocabolari in essi definiti, ci permette di modellare classi e proprietà con alcuni standard riconosciuti a livello internazionale. Due esempi di questi linguaggi sono RDF e OWL. Nei capitoli successivi verranno analizzati in dettaglio.</w:delText>
        </w:r>
      </w:del>
    </w:p>
    <w:p w14:paraId="7169BA0C" w14:textId="77777777" w:rsidR="0055501B" w:rsidRPr="00C34218" w:rsidRDefault="0055501B">
      <w:pPr>
        <w:jc w:val="both"/>
        <w:rPr>
          <w:sz w:val="22"/>
          <w:szCs w:val="22"/>
          <w:rPrChange w:id="1883" w:author="francesco" w:date="2019-05-02T09:17:00Z">
            <w:rPr>
              <w:sz w:val="20"/>
              <w:szCs w:val="20"/>
            </w:rPr>
          </w:rPrChange>
        </w:rPr>
      </w:pPr>
    </w:p>
    <w:p w14:paraId="00134A1C" w14:textId="77777777" w:rsidR="0055501B" w:rsidRPr="00706EBB" w:rsidDel="007B6350" w:rsidRDefault="0055501B">
      <w:pPr>
        <w:jc w:val="both"/>
        <w:rPr>
          <w:del w:id="1884" w:author="francesco" w:date="2019-05-02T15:40:00Z"/>
          <w:rFonts w:cstheme="minorHAnsi"/>
          <w:sz w:val="22"/>
          <w:szCs w:val="22"/>
          <w:rPrChange w:id="1885" w:author="Utente di Microsoft Office" w:date="2019-05-04T07:03:00Z">
            <w:rPr>
              <w:del w:id="1886" w:author="francesco" w:date="2019-05-02T15:40:00Z"/>
              <w:sz w:val="21"/>
              <w:szCs w:val="21"/>
            </w:rPr>
          </w:rPrChange>
        </w:rPr>
      </w:pPr>
    </w:p>
    <w:p w14:paraId="7F0ECF70" w14:textId="77777777" w:rsidR="0055501B" w:rsidRPr="00706EBB" w:rsidDel="007B6350" w:rsidRDefault="0055501B">
      <w:pPr>
        <w:jc w:val="both"/>
        <w:rPr>
          <w:del w:id="1887" w:author="francesco" w:date="2019-05-02T15:40:00Z"/>
          <w:rFonts w:cstheme="minorHAnsi"/>
          <w:sz w:val="22"/>
          <w:szCs w:val="22"/>
          <w:rPrChange w:id="1888" w:author="Utente di Microsoft Office" w:date="2019-05-04T07:03:00Z">
            <w:rPr>
              <w:del w:id="1889" w:author="francesco" w:date="2019-05-02T15:40:00Z"/>
              <w:sz w:val="21"/>
              <w:szCs w:val="21"/>
            </w:rPr>
          </w:rPrChange>
        </w:rPr>
      </w:pPr>
    </w:p>
    <w:p w14:paraId="7638EF86" w14:textId="77777777" w:rsidR="0055501B" w:rsidRPr="00706EBB" w:rsidDel="007B6350" w:rsidRDefault="0055501B">
      <w:pPr>
        <w:jc w:val="both"/>
        <w:rPr>
          <w:del w:id="1890" w:author="francesco" w:date="2019-05-02T15:40:00Z"/>
          <w:rFonts w:cstheme="minorHAnsi"/>
          <w:sz w:val="22"/>
          <w:szCs w:val="22"/>
          <w:rPrChange w:id="1891" w:author="Utente di Microsoft Office" w:date="2019-05-04T07:03:00Z">
            <w:rPr>
              <w:del w:id="1892" w:author="francesco" w:date="2019-05-02T15:40:00Z"/>
              <w:sz w:val="21"/>
              <w:szCs w:val="21"/>
            </w:rPr>
          </w:rPrChange>
        </w:rPr>
      </w:pPr>
    </w:p>
    <w:p w14:paraId="0149EEA1" w14:textId="77777777" w:rsidR="0055501B" w:rsidRPr="00706EBB" w:rsidDel="007B6350" w:rsidRDefault="0055501B">
      <w:pPr>
        <w:jc w:val="both"/>
        <w:rPr>
          <w:del w:id="1893" w:author="francesco" w:date="2019-05-02T15:40:00Z"/>
          <w:rFonts w:cstheme="minorHAnsi"/>
          <w:sz w:val="22"/>
          <w:szCs w:val="22"/>
          <w:rPrChange w:id="1894" w:author="Utente di Microsoft Office" w:date="2019-05-04T07:03:00Z">
            <w:rPr>
              <w:del w:id="1895" w:author="francesco" w:date="2019-05-02T15:40:00Z"/>
              <w:sz w:val="21"/>
              <w:szCs w:val="21"/>
            </w:rPr>
          </w:rPrChange>
        </w:rPr>
      </w:pPr>
    </w:p>
    <w:p w14:paraId="461433F3" w14:textId="77777777" w:rsidR="006913BF" w:rsidRPr="00706EBB" w:rsidRDefault="006913BF" w:rsidP="006913BF">
      <w:pPr>
        <w:jc w:val="both"/>
        <w:rPr>
          <w:ins w:id="1896" w:author="Utente di Microsoft Office" w:date="2019-05-04T07:00:00Z"/>
          <w:rFonts w:cstheme="minorHAnsi"/>
          <w:sz w:val="22"/>
          <w:szCs w:val="22"/>
          <w:rPrChange w:id="1897" w:author="Utente di Microsoft Office" w:date="2019-05-04T07:03:00Z">
            <w:rPr>
              <w:ins w:id="1898" w:author="Utente di Microsoft Office" w:date="2019-05-04T07:00:00Z"/>
              <w:rFonts w:cstheme="minorHAnsi"/>
              <w:color w:val="000000"/>
            </w:rPr>
          </w:rPrChange>
        </w:rPr>
      </w:pPr>
      <w:ins w:id="1899" w:author="Utente di Microsoft Office" w:date="2019-05-04T07:00:00Z">
        <w:r w:rsidRPr="00706EBB">
          <w:rPr>
            <w:rFonts w:cstheme="minorHAnsi"/>
            <w:sz w:val="22"/>
            <w:szCs w:val="22"/>
            <w:rPrChange w:id="1900" w:author="Utente di Microsoft Office" w:date="2019-05-04T07:03:00Z">
              <w:rPr>
                <w:rFonts w:cstheme="minorHAnsi"/>
                <w:color w:val="000000"/>
              </w:rPr>
            </w:rPrChange>
          </w:rPr>
          <w:t>3.2 Perché un'ontologia</w:t>
        </w:r>
      </w:ins>
    </w:p>
    <w:p w14:paraId="1019C427" w14:textId="77777777" w:rsidR="006913BF" w:rsidRPr="00706EBB" w:rsidRDefault="006913BF" w:rsidP="006913BF">
      <w:pPr>
        <w:jc w:val="both"/>
        <w:rPr>
          <w:ins w:id="1901" w:author="Utente di Microsoft Office" w:date="2019-05-04T07:00:00Z"/>
          <w:rFonts w:cstheme="minorHAnsi"/>
          <w:sz w:val="20"/>
          <w:szCs w:val="20"/>
          <w:rPrChange w:id="1902" w:author="Utente di Microsoft Office" w:date="2019-05-04T07:02:00Z">
            <w:rPr>
              <w:ins w:id="1903" w:author="Utente di Microsoft Office" w:date="2019-05-04T07:00:00Z"/>
              <w:sz w:val="21"/>
              <w:szCs w:val="21"/>
              <w:highlight w:val="yellow"/>
            </w:rPr>
          </w:rPrChange>
        </w:rPr>
      </w:pPr>
      <w:ins w:id="1904" w:author="Utente di Microsoft Office" w:date="2019-05-04T07:00:00Z">
        <w:r w:rsidRPr="00706EBB">
          <w:rPr>
            <w:rFonts w:cstheme="minorHAnsi"/>
            <w:sz w:val="20"/>
            <w:szCs w:val="20"/>
            <w:rPrChange w:id="1905" w:author="Utente di Microsoft Office" w:date="2019-05-04T07:02:00Z">
              <w:rPr>
                <w:sz w:val="21"/>
                <w:szCs w:val="21"/>
                <w:highlight w:val="yellow"/>
              </w:rPr>
            </w:rPrChange>
          </w:rPr>
          <w:t>&lt;QUI POSSIAMO DIRE CHE UN’ONTOLOGIA PUÒ ESSERE USATA PER:</w:t>
        </w:r>
      </w:ins>
    </w:p>
    <w:p w14:paraId="4786C93C" w14:textId="77777777" w:rsidR="006913BF" w:rsidRPr="00706EBB" w:rsidRDefault="006913BF">
      <w:pPr>
        <w:jc w:val="both"/>
        <w:rPr>
          <w:ins w:id="1906" w:author="Utente di Microsoft Office" w:date="2019-05-04T07:00:00Z"/>
          <w:rFonts w:cstheme="minorHAnsi"/>
          <w:sz w:val="20"/>
          <w:szCs w:val="20"/>
          <w:rPrChange w:id="1907" w:author="Utente di Microsoft Office" w:date="2019-05-04T07:02:00Z">
            <w:rPr>
              <w:ins w:id="1908" w:author="Utente di Microsoft Office" w:date="2019-05-04T07:00:00Z"/>
              <w:sz w:val="21"/>
              <w:szCs w:val="21"/>
              <w:highlight w:val="yellow"/>
            </w:rPr>
          </w:rPrChange>
        </w:rPr>
        <w:pPrChange w:id="1909" w:author="Utente di Microsoft Office" w:date="2019-05-04T07:01:00Z">
          <w:pPr>
            <w:pStyle w:val="ListParagraph"/>
            <w:numPr>
              <w:numId w:val="14"/>
            </w:numPr>
            <w:ind w:hanging="360"/>
            <w:jc w:val="both"/>
          </w:pPr>
        </w:pPrChange>
      </w:pPr>
      <w:ins w:id="1910" w:author="Utente di Microsoft Office" w:date="2019-05-04T07:00:00Z">
        <w:r w:rsidRPr="00706EBB">
          <w:rPr>
            <w:rFonts w:cstheme="minorHAnsi"/>
            <w:sz w:val="20"/>
            <w:szCs w:val="20"/>
            <w:rPrChange w:id="1911" w:author="Utente di Microsoft Office" w:date="2019-05-04T07:02:00Z">
              <w:rPr>
                <w:sz w:val="21"/>
                <w:szCs w:val="21"/>
                <w:highlight w:val="yellow"/>
              </w:rPr>
            </w:rPrChange>
          </w:rPr>
          <w:t>DEFINIRE UNA TERMINOLOGIA COMUNE</w:t>
        </w:r>
      </w:ins>
    </w:p>
    <w:p w14:paraId="18E2DE10" w14:textId="77777777" w:rsidR="006913BF" w:rsidRPr="00706EBB" w:rsidRDefault="006913BF">
      <w:pPr>
        <w:jc w:val="both"/>
        <w:rPr>
          <w:ins w:id="1912" w:author="Utente di Microsoft Office" w:date="2019-05-04T07:00:00Z"/>
          <w:rFonts w:cstheme="minorHAnsi"/>
          <w:sz w:val="20"/>
          <w:szCs w:val="20"/>
          <w:rPrChange w:id="1913" w:author="Utente di Microsoft Office" w:date="2019-05-04T07:02:00Z">
            <w:rPr>
              <w:ins w:id="1914" w:author="Utente di Microsoft Office" w:date="2019-05-04T07:00:00Z"/>
              <w:sz w:val="21"/>
              <w:szCs w:val="21"/>
              <w:highlight w:val="yellow"/>
            </w:rPr>
          </w:rPrChange>
        </w:rPr>
        <w:pPrChange w:id="1915" w:author="Utente di Microsoft Office" w:date="2019-05-04T07:01:00Z">
          <w:pPr>
            <w:pStyle w:val="ListParagraph"/>
            <w:numPr>
              <w:numId w:val="14"/>
            </w:numPr>
            <w:ind w:hanging="360"/>
            <w:jc w:val="both"/>
          </w:pPr>
        </w:pPrChange>
      </w:pPr>
      <w:ins w:id="1916" w:author="Utente di Microsoft Office" w:date="2019-05-04T07:00:00Z">
        <w:r w:rsidRPr="00706EBB">
          <w:rPr>
            <w:rFonts w:cstheme="minorHAnsi"/>
            <w:sz w:val="20"/>
            <w:szCs w:val="20"/>
            <w:rPrChange w:id="1917" w:author="Utente di Microsoft Office" w:date="2019-05-04T07:02:00Z">
              <w:rPr>
                <w:sz w:val="21"/>
                <w:szCs w:val="21"/>
                <w:highlight w:val="yellow"/>
              </w:rPr>
            </w:rPrChange>
          </w:rPr>
          <w:t>CONSENTIRE RAGIONAMENTO AUTOMATICO</w:t>
        </w:r>
      </w:ins>
    </w:p>
    <w:p w14:paraId="526DC86E" w14:textId="77777777" w:rsidR="006913BF" w:rsidRPr="00706EBB" w:rsidRDefault="006913BF">
      <w:pPr>
        <w:jc w:val="both"/>
        <w:rPr>
          <w:ins w:id="1918" w:author="Utente di Microsoft Office" w:date="2019-05-04T07:00:00Z"/>
          <w:rFonts w:cstheme="minorHAnsi"/>
          <w:sz w:val="20"/>
          <w:szCs w:val="20"/>
          <w:rPrChange w:id="1919" w:author="Utente di Microsoft Office" w:date="2019-05-04T07:02:00Z">
            <w:rPr>
              <w:ins w:id="1920" w:author="Utente di Microsoft Office" w:date="2019-05-04T07:00:00Z"/>
              <w:sz w:val="21"/>
              <w:szCs w:val="21"/>
              <w:highlight w:val="yellow"/>
            </w:rPr>
          </w:rPrChange>
        </w:rPr>
        <w:pPrChange w:id="1921" w:author="Utente di Microsoft Office" w:date="2019-05-04T07:01:00Z">
          <w:pPr>
            <w:pStyle w:val="ListParagraph"/>
            <w:numPr>
              <w:numId w:val="14"/>
            </w:numPr>
            <w:ind w:hanging="360"/>
            <w:jc w:val="both"/>
          </w:pPr>
        </w:pPrChange>
      </w:pPr>
      <w:ins w:id="1922" w:author="Utente di Microsoft Office" w:date="2019-05-04T07:00:00Z">
        <w:r w:rsidRPr="00706EBB">
          <w:rPr>
            <w:rFonts w:cstheme="minorHAnsi"/>
            <w:sz w:val="20"/>
            <w:szCs w:val="20"/>
            <w:rPrChange w:id="1923" w:author="Utente di Microsoft Office" w:date="2019-05-04T07:02:00Z">
              <w:rPr>
                <w:sz w:val="21"/>
                <w:szCs w:val="21"/>
                <w:highlight w:val="yellow"/>
              </w:rPr>
            </w:rPrChange>
          </w:rPr>
          <w:lastRenderedPageBreak/>
          <w:t>REALIZZARE MOTORI DI RICERCA</w:t>
        </w:r>
      </w:ins>
    </w:p>
    <w:p w14:paraId="58AEFBC7" w14:textId="3ACAE321" w:rsidR="006913BF" w:rsidRPr="00706EBB" w:rsidRDefault="006913BF">
      <w:pPr>
        <w:jc w:val="both"/>
        <w:rPr>
          <w:ins w:id="1924" w:author="Utente di Microsoft Office" w:date="2019-05-04T07:00:00Z"/>
          <w:rFonts w:cstheme="minorHAnsi"/>
          <w:sz w:val="20"/>
          <w:szCs w:val="20"/>
          <w:rPrChange w:id="1925" w:author="Utente di Microsoft Office" w:date="2019-05-04T07:02:00Z">
            <w:rPr>
              <w:ins w:id="1926" w:author="Utente di Microsoft Office" w:date="2019-05-04T07:00:00Z"/>
              <w:sz w:val="21"/>
              <w:szCs w:val="21"/>
              <w:highlight w:val="yellow"/>
            </w:rPr>
          </w:rPrChange>
        </w:rPr>
        <w:pPrChange w:id="1927" w:author="Utente di Microsoft Office" w:date="2019-05-04T07:01:00Z">
          <w:pPr>
            <w:pStyle w:val="ListParagraph"/>
            <w:numPr>
              <w:numId w:val="14"/>
            </w:numPr>
            <w:ind w:hanging="360"/>
            <w:jc w:val="both"/>
          </w:pPr>
        </w:pPrChange>
      </w:pPr>
      <w:ins w:id="1928" w:author="Utente di Microsoft Office" w:date="2019-05-04T07:00:00Z">
        <w:r w:rsidRPr="00706EBB">
          <w:rPr>
            <w:rFonts w:cstheme="minorHAnsi"/>
            <w:sz w:val="20"/>
            <w:szCs w:val="20"/>
            <w:rPrChange w:id="1929" w:author="Utente di Microsoft Office" w:date="2019-05-04T07:02:00Z">
              <w:rPr>
                <w:sz w:val="21"/>
                <w:szCs w:val="21"/>
                <w:highlight w:val="yellow"/>
              </w:rPr>
            </w:rPrChange>
          </w:rPr>
          <w:t>ALLINEARE/RICONCILIARE DATI ETEROGENEI, TRAMITE LA DEFINIZIONE DI REGOLE DI TRASFORMAZIONE&gt;</w:t>
        </w:r>
      </w:ins>
    </w:p>
    <w:p w14:paraId="1478471A" w14:textId="77777777" w:rsidR="006913BF" w:rsidRPr="006913BF" w:rsidRDefault="006913BF">
      <w:pPr>
        <w:jc w:val="both"/>
        <w:rPr>
          <w:ins w:id="1930" w:author="Utente di Microsoft Office" w:date="2019-05-04T07:00:00Z"/>
          <w:sz w:val="21"/>
          <w:szCs w:val="21"/>
          <w:highlight w:val="yellow"/>
          <w:rPrChange w:id="1931" w:author="Utente di Microsoft Office" w:date="2019-05-04T07:01:00Z">
            <w:rPr>
              <w:ins w:id="1932" w:author="Utente di Microsoft Office" w:date="2019-05-04T07:00:00Z"/>
              <w:highlight w:val="yellow"/>
            </w:rPr>
          </w:rPrChange>
        </w:rPr>
        <w:pPrChange w:id="1933" w:author="Utente di Microsoft Office" w:date="2019-05-04T07:01:00Z">
          <w:pPr>
            <w:pStyle w:val="ListParagraph"/>
            <w:numPr>
              <w:numId w:val="14"/>
            </w:numPr>
            <w:ind w:hanging="360"/>
            <w:jc w:val="both"/>
          </w:pPr>
        </w:pPrChange>
      </w:pPr>
    </w:p>
    <w:p w14:paraId="0C544F36" w14:textId="2E00DCBC" w:rsidR="0055501B" w:rsidRPr="00706EBB" w:rsidDel="006913BF" w:rsidRDefault="00305917">
      <w:pPr>
        <w:jc w:val="both"/>
        <w:rPr>
          <w:del w:id="1934" w:author="Utente di Microsoft Office" w:date="2019-05-04T07:00:00Z"/>
          <w:rFonts w:cstheme="minorHAnsi"/>
          <w:sz w:val="22"/>
          <w:szCs w:val="22"/>
          <w:rPrChange w:id="1935" w:author="Utente di Microsoft Office" w:date="2019-05-04T07:03:00Z">
            <w:rPr>
              <w:del w:id="1936" w:author="Utente di Microsoft Office" w:date="2019-05-04T07:00:00Z"/>
              <w:rFonts w:cstheme="minorHAnsi"/>
              <w:color w:val="000000"/>
            </w:rPr>
          </w:rPrChange>
        </w:rPr>
      </w:pPr>
      <w:del w:id="1937" w:author="Utente di Microsoft Office" w:date="2019-05-04T07:00:00Z">
        <w:r w:rsidRPr="00706EBB" w:rsidDel="006913BF">
          <w:rPr>
            <w:rFonts w:cstheme="minorHAnsi"/>
            <w:sz w:val="22"/>
            <w:szCs w:val="22"/>
            <w:rPrChange w:id="1938" w:author="Utente di Microsoft Office" w:date="2019-05-04T07:03:00Z">
              <w:rPr>
                <w:rFonts w:cstheme="minorHAnsi"/>
                <w:color w:val="000000"/>
                <w:u w:val="single"/>
              </w:rPr>
            </w:rPrChange>
          </w:rPr>
          <w:delText>3.2 Perché un'ontologia</w:delText>
        </w:r>
      </w:del>
    </w:p>
    <w:p w14:paraId="196F915A" w14:textId="7220D848" w:rsidR="0055501B" w:rsidRPr="00706EBB" w:rsidDel="006913BF" w:rsidRDefault="0055501B">
      <w:pPr>
        <w:jc w:val="both"/>
        <w:rPr>
          <w:del w:id="1939" w:author="Utente di Microsoft Office" w:date="2019-05-04T07:00:00Z"/>
          <w:rFonts w:cstheme="minorHAnsi"/>
          <w:sz w:val="22"/>
          <w:szCs w:val="22"/>
          <w:rPrChange w:id="1940" w:author="Utente di Microsoft Office" w:date="2019-05-04T07:03:00Z">
            <w:rPr>
              <w:del w:id="1941" w:author="Utente di Microsoft Office" w:date="2019-05-04T07:00:00Z"/>
              <w:sz w:val="21"/>
              <w:szCs w:val="21"/>
            </w:rPr>
          </w:rPrChange>
        </w:rPr>
      </w:pPr>
    </w:p>
    <w:p w14:paraId="6827FAA7" w14:textId="71164700" w:rsidR="0055501B" w:rsidRPr="00706EBB" w:rsidDel="006913BF" w:rsidRDefault="0055501B">
      <w:pPr>
        <w:jc w:val="both"/>
        <w:rPr>
          <w:del w:id="1942" w:author="Utente di Microsoft Office" w:date="2019-05-04T07:00:00Z"/>
          <w:rFonts w:cstheme="minorHAnsi"/>
          <w:sz w:val="22"/>
          <w:szCs w:val="22"/>
          <w:rPrChange w:id="1943" w:author="Utente di Microsoft Office" w:date="2019-05-04T07:03:00Z">
            <w:rPr>
              <w:del w:id="1944" w:author="Utente di Microsoft Office" w:date="2019-05-04T07:00:00Z"/>
              <w:sz w:val="21"/>
              <w:szCs w:val="21"/>
            </w:rPr>
          </w:rPrChange>
        </w:rPr>
      </w:pPr>
    </w:p>
    <w:p w14:paraId="60C7CFC4" w14:textId="7EAECD26" w:rsidR="0055501B" w:rsidRPr="00706EBB" w:rsidDel="006913BF" w:rsidRDefault="0055501B">
      <w:pPr>
        <w:jc w:val="both"/>
        <w:rPr>
          <w:del w:id="1945" w:author="Utente di Microsoft Office" w:date="2019-05-04T07:00:00Z"/>
          <w:rFonts w:cstheme="minorHAnsi"/>
          <w:sz w:val="22"/>
          <w:szCs w:val="22"/>
          <w:rPrChange w:id="1946" w:author="Utente di Microsoft Office" w:date="2019-05-04T07:03:00Z">
            <w:rPr>
              <w:del w:id="1947" w:author="Utente di Microsoft Office" w:date="2019-05-04T07:00:00Z"/>
              <w:sz w:val="21"/>
              <w:szCs w:val="21"/>
            </w:rPr>
          </w:rPrChange>
        </w:rPr>
      </w:pPr>
    </w:p>
    <w:p w14:paraId="6C7A745B" w14:textId="13011847" w:rsidR="0055501B" w:rsidRPr="00706EBB" w:rsidDel="006913BF" w:rsidRDefault="0055501B">
      <w:pPr>
        <w:jc w:val="both"/>
        <w:rPr>
          <w:del w:id="1948" w:author="Utente di Microsoft Office" w:date="2019-05-04T07:00:00Z"/>
          <w:rFonts w:cstheme="minorHAnsi"/>
          <w:sz w:val="22"/>
          <w:szCs w:val="22"/>
          <w:rPrChange w:id="1949" w:author="Utente di Microsoft Office" w:date="2019-05-04T07:03:00Z">
            <w:rPr>
              <w:del w:id="1950" w:author="Utente di Microsoft Office" w:date="2019-05-04T07:00:00Z"/>
              <w:sz w:val="21"/>
              <w:szCs w:val="21"/>
            </w:rPr>
          </w:rPrChange>
        </w:rPr>
      </w:pPr>
    </w:p>
    <w:p w14:paraId="30CEC550" w14:textId="2C0D1DCE" w:rsidR="0055501B" w:rsidRPr="00706EBB" w:rsidDel="006913BF" w:rsidRDefault="0055501B">
      <w:pPr>
        <w:jc w:val="both"/>
        <w:rPr>
          <w:del w:id="1951" w:author="Utente di Microsoft Office" w:date="2019-05-04T07:00:00Z"/>
          <w:rFonts w:cstheme="minorHAnsi"/>
          <w:sz w:val="22"/>
          <w:szCs w:val="22"/>
          <w:rPrChange w:id="1952" w:author="Utente di Microsoft Office" w:date="2019-05-04T07:03:00Z">
            <w:rPr>
              <w:del w:id="1953" w:author="Utente di Microsoft Office" w:date="2019-05-04T07:00:00Z"/>
              <w:sz w:val="21"/>
              <w:szCs w:val="21"/>
            </w:rPr>
          </w:rPrChange>
        </w:rPr>
      </w:pPr>
    </w:p>
    <w:p w14:paraId="07746A74" w14:textId="0E3D42A7" w:rsidR="0055501B" w:rsidRPr="00706EBB" w:rsidDel="006913BF" w:rsidRDefault="0055501B">
      <w:pPr>
        <w:jc w:val="both"/>
        <w:rPr>
          <w:del w:id="1954" w:author="Utente di Microsoft Office" w:date="2019-05-04T07:00:00Z"/>
          <w:rFonts w:cstheme="minorHAnsi"/>
          <w:sz w:val="22"/>
          <w:szCs w:val="22"/>
          <w:rPrChange w:id="1955" w:author="Utente di Microsoft Office" w:date="2019-05-04T07:03:00Z">
            <w:rPr>
              <w:del w:id="1956" w:author="Utente di Microsoft Office" w:date="2019-05-04T07:00:00Z"/>
              <w:sz w:val="21"/>
              <w:szCs w:val="21"/>
            </w:rPr>
          </w:rPrChange>
        </w:rPr>
      </w:pPr>
    </w:p>
    <w:p w14:paraId="18249632" w14:textId="5F32B9D6" w:rsidR="0055501B" w:rsidRPr="00706EBB" w:rsidDel="006913BF" w:rsidRDefault="0055501B">
      <w:pPr>
        <w:jc w:val="both"/>
        <w:rPr>
          <w:del w:id="1957" w:author="Utente di Microsoft Office" w:date="2019-05-04T07:00:00Z"/>
          <w:rFonts w:cstheme="minorHAnsi"/>
          <w:sz w:val="22"/>
          <w:szCs w:val="22"/>
          <w:rPrChange w:id="1958" w:author="Utente di Microsoft Office" w:date="2019-05-04T07:03:00Z">
            <w:rPr>
              <w:del w:id="1959" w:author="Utente di Microsoft Office" w:date="2019-05-04T07:00:00Z"/>
              <w:sz w:val="21"/>
              <w:szCs w:val="21"/>
            </w:rPr>
          </w:rPrChange>
        </w:rPr>
      </w:pPr>
    </w:p>
    <w:p w14:paraId="4EA2BC87" w14:textId="38103749" w:rsidR="0055501B" w:rsidRPr="00706EBB" w:rsidDel="006913BF" w:rsidRDefault="0055501B">
      <w:pPr>
        <w:jc w:val="both"/>
        <w:rPr>
          <w:del w:id="1960" w:author="Utente di Microsoft Office" w:date="2019-05-04T07:00:00Z"/>
          <w:rFonts w:cstheme="minorHAnsi"/>
          <w:sz w:val="22"/>
          <w:szCs w:val="22"/>
          <w:rPrChange w:id="1961" w:author="Utente di Microsoft Office" w:date="2019-05-04T07:03:00Z">
            <w:rPr>
              <w:del w:id="1962" w:author="Utente di Microsoft Office" w:date="2019-05-04T07:00:00Z"/>
              <w:sz w:val="21"/>
              <w:szCs w:val="21"/>
            </w:rPr>
          </w:rPrChange>
        </w:rPr>
      </w:pPr>
    </w:p>
    <w:p w14:paraId="54276201" w14:textId="6125BE9D" w:rsidR="0055501B" w:rsidRPr="00706EBB" w:rsidDel="006913BF" w:rsidRDefault="0055501B">
      <w:pPr>
        <w:jc w:val="both"/>
        <w:rPr>
          <w:del w:id="1963" w:author="Utente di Microsoft Office" w:date="2019-05-04T07:00:00Z"/>
          <w:rFonts w:cstheme="minorHAnsi"/>
          <w:sz w:val="22"/>
          <w:szCs w:val="22"/>
          <w:rPrChange w:id="1964" w:author="Utente di Microsoft Office" w:date="2019-05-04T07:03:00Z">
            <w:rPr>
              <w:del w:id="1965" w:author="Utente di Microsoft Office" w:date="2019-05-04T07:00:00Z"/>
              <w:sz w:val="21"/>
              <w:szCs w:val="21"/>
            </w:rPr>
          </w:rPrChange>
        </w:rPr>
      </w:pPr>
    </w:p>
    <w:p w14:paraId="05E7ADD6" w14:textId="000E77BD" w:rsidR="007B6350" w:rsidRPr="00706EBB" w:rsidDel="006913BF" w:rsidRDefault="007B6350">
      <w:pPr>
        <w:jc w:val="both"/>
        <w:rPr>
          <w:ins w:id="1966" w:author="francesco" w:date="2019-05-02T15:40:00Z"/>
          <w:del w:id="1967" w:author="Utente di Microsoft Office" w:date="2019-05-04T07:00:00Z"/>
          <w:rFonts w:cstheme="minorHAnsi"/>
          <w:sz w:val="22"/>
          <w:szCs w:val="22"/>
          <w:rPrChange w:id="1968" w:author="Utente di Microsoft Office" w:date="2019-05-04T07:03:00Z">
            <w:rPr>
              <w:ins w:id="1969" w:author="francesco" w:date="2019-05-02T15:40:00Z"/>
              <w:del w:id="1970" w:author="Utente di Microsoft Office" w:date="2019-05-04T07:00:00Z"/>
              <w:rFonts w:cstheme="minorHAnsi"/>
              <w:color w:val="000000"/>
              <w:sz w:val="22"/>
              <w:szCs w:val="22"/>
            </w:rPr>
          </w:rPrChange>
        </w:rPr>
      </w:pPr>
    </w:p>
    <w:p w14:paraId="6154CCB4" w14:textId="77777777" w:rsidR="00706EBB" w:rsidRPr="00706EBB" w:rsidRDefault="00706EBB" w:rsidP="00706EBB">
      <w:pPr>
        <w:jc w:val="both"/>
        <w:rPr>
          <w:ins w:id="1971" w:author="Utente di Microsoft Office" w:date="2019-05-04T07:01:00Z"/>
          <w:rFonts w:cstheme="minorHAnsi"/>
          <w:sz w:val="22"/>
          <w:szCs w:val="22"/>
          <w:rPrChange w:id="1972" w:author="Utente di Microsoft Office" w:date="2019-05-04T07:03:00Z">
            <w:rPr>
              <w:ins w:id="1973" w:author="Utente di Microsoft Office" w:date="2019-05-04T07:01:00Z"/>
              <w:rFonts w:cstheme="minorHAnsi"/>
              <w:color w:val="000000"/>
            </w:rPr>
          </w:rPrChange>
        </w:rPr>
      </w:pPr>
      <w:ins w:id="1974" w:author="Utente di Microsoft Office" w:date="2019-05-04T07:01:00Z">
        <w:r w:rsidRPr="00706EBB">
          <w:rPr>
            <w:rFonts w:cstheme="minorHAnsi"/>
            <w:sz w:val="22"/>
            <w:szCs w:val="22"/>
            <w:rPrChange w:id="1975" w:author="Utente di Microsoft Office" w:date="2019-05-04T07:03:00Z">
              <w:rPr>
                <w:rFonts w:cstheme="minorHAnsi"/>
                <w:color w:val="000000"/>
              </w:rPr>
            </w:rPrChange>
          </w:rPr>
          <w:t>3.3 Il linguaggio RDF</w:t>
        </w:r>
      </w:ins>
    </w:p>
    <w:p w14:paraId="0D3DFE5E" w14:textId="77777777" w:rsidR="00706EBB" w:rsidRPr="00706EBB" w:rsidRDefault="00706EBB" w:rsidP="00706EBB">
      <w:pPr>
        <w:jc w:val="both"/>
        <w:rPr>
          <w:ins w:id="1976" w:author="Utente di Microsoft Office" w:date="2019-05-04T07:01:00Z"/>
          <w:rFonts w:cstheme="minorHAnsi"/>
          <w:sz w:val="20"/>
          <w:szCs w:val="20"/>
          <w:rPrChange w:id="1977" w:author="Utente di Microsoft Office" w:date="2019-05-04T07:02:00Z">
            <w:rPr>
              <w:ins w:id="1978" w:author="Utente di Microsoft Office" w:date="2019-05-04T07:01:00Z"/>
              <w:rFonts w:cstheme="minorHAnsi"/>
              <w:color w:val="000000"/>
              <w:sz w:val="16"/>
              <w:szCs w:val="16"/>
            </w:rPr>
          </w:rPrChange>
        </w:rPr>
      </w:pPr>
    </w:p>
    <w:p w14:paraId="1E5421FC" w14:textId="58725561" w:rsidR="00706EBB" w:rsidRDefault="00706EBB" w:rsidP="00706EBB">
      <w:pPr>
        <w:jc w:val="both"/>
        <w:rPr>
          <w:ins w:id="1979" w:author="Utente di Microsoft Office" w:date="2019-05-05T21:17:00Z"/>
          <w:rFonts w:cstheme="minorHAnsi"/>
          <w:sz w:val="20"/>
          <w:szCs w:val="20"/>
        </w:rPr>
      </w:pPr>
      <w:ins w:id="1980" w:author="Utente di Microsoft Office" w:date="2019-05-04T07:01:00Z">
        <w:r w:rsidRPr="00706EBB">
          <w:rPr>
            <w:rFonts w:cstheme="minorHAnsi"/>
            <w:sz w:val="20"/>
            <w:szCs w:val="20"/>
            <w:rPrChange w:id="1981" w:author="Utente di Microsoft Office" w:date="2019-05-04T07:02:00Z">
              <w:rPr>
                <w:rFonts w:cstheme="minorHAnsi"/>
                <w:color w:val="000000"/>
                <w:sz w:val="20"/>
                <w:szCs w:val="20"/>
              </w:rPr>
            </w:rPrChange>
          </w:rPr>
          <w:t xml:space="preserve">Uno degli obiettivi del web semantico, e in particolare delle ontologie è quello di rendere le risorse comprensibili </w:t>
        </w:r>
      </w:ins>
      <w:ins w:id="1982" w:author="Utente di Microsoft Office" w:date="2019-05-05T21:09:00Z">
        <w:r w:rsidR="005F630E">
          <w:rPr>
            <w:rFonts w:cstheme="minorHAnsi"/>
            <w:sz w:val="20"/>
            <w:szCs w:val="20"/>
          </w:rPr>
          <w:t>ad</w:t>
        </w:r>
      </w:ins>
      <w:ins w:id="1983" w:author="Utente di Microsoft Office" w:date="2019-05-04T07:01:00Z">
        <w:r w:rsidRPr="00706EBB">
          <w:rPr>
            <w:rFonts w:cstheme="minorHAnsi"/>
            <w:sz w:val="20"/>
            <w:szCs w:val="20"/>
            <w:rPrChange w:id="1984" w:author="Utente di Microsoft Office" w:date="2019-05-04T07:02:00Z">
              <w:rPr>
                <w:rFonts w:cstheme="minorHAnsi"/>
                <w:color w:val="000000"/>
                <w:sz w:val="20"/>
                <w:szCs w:val="20"/>
              </w:rPr>
            </w:rPrChange>
          </w:rPr>
          <w:t xml:space="preserve"> agenti software. Per ottenere questo, ci </w:t>
        </w:r>
      </w:ins>
      <w:ins w:id="1985" w:author="Utente di Microsoft Office" w:date="2019-05-05T21:07:00Z">
        <w:r w:rsidR="00AC4B35">
          <w:rPr>
            <w:rFonts w:cstheme="minorHAnsi"/>
            <w:sz w:val="20"/>
            <w:szCs w:val="20"/>
          </w:rPr>
          <w:t>si avvale</w:t>
        </w:r>
      </w:ins>
      <w:ins w:id="1986" w:author="Utente di Microsoft Office" w:date="2019-05-04T07:01:00Z">
        <w:r w:rsidRPr="00706EBB">
          <w:rPr>
            <w:rFonts w:cstheme="minorHAnsi"/>
            <w:sz w:val="20"/>
            <w:szCs w:val="20"/>
            <w:rPrChange w:id="1987" w:author="Utente di Microsoft Office" w:date="2019-05-04T07:02:00Z">
              <w:rPr>
                <w:rFonts w:cstheme="minorHAnsi"/>
                <w:color w:val="000000"/>
                <w:sz w:val="20"/>
                <w:szCs w:val="20"/>
              </w:rPr>
            </w:rPrChange>
          </w:rPr>
          <w:t xml:space="preserve"> del concetto di metadato</w:t>
        </w:r>
      </w:ins>
      <w:ins w:id="1988" w:author="Utente di Microsoft Office" w:date="2019-05-05T21:15:00Z">
        <w:r w:rsidR="00CD7F70">
          <w:rPr>
            <w:rFonts w:cstheme="minorHAnsi"/>
            <w:sz w:val="20"/>
            <w:szCs w:val="20"/>
          </w:rPr>
          <w:t>, che svolge in questo campo un ruolo fondamentale</w:t>
        </w:r>
      </w:ins>
      <w:ins w:id="1989" w:author="Utente di Microsoft Office" w:date="2019-05-04T07:01:00Z">
        <w:r w:rsidRPr="00706EBB">
          <w:rPr>
            <w:rFonts w:cstheme="minorHAnsi"/>
            <w:sz w:val="20"/>
            <w:szCs w:val="20"/>
            <w:rPrChange w:id="1990" w:author="Utente di Microsoft Office" w:date="2019-05-04T07:02:00Z">
              <w:rPr>
                <w:rFonts w:cstheme="minorHAnsi"/>
                <w:color w:val="000000"/>
                <w:sz w:val="20"/>
                <w:szCs w:val="20"/>
              </w:rPr>
            </w:rPrChange>
          </w:rPr>
          <w:t xml:space="preserve">. Ovvero delle informazioni che vengono aggiunte ai dati. </w:t>
        </w:r>
      </w:ins>
      <w:ins w:id="1991" w:author="Utente di Microsoft Office" w:date="2019-05-05T21:09:00Z">
        <w:r w:rsidR="005F630E">
          <w:rPr>
            <w:rFonts w:cstheme="minorHAnsi"/>
            <w:sz w:val="20"/>
            <w:szCs w:val="20"/>
          </w:rPr>
          <w:t>A questo scopo i</w:t>
        </w:r>
      </w:ins>
      <w:ins w:id="1992" w:author="Utente di Microsoft Office" w:date="2019-05-04T07:01:00Z">
        <w:r w:rsidRPr="00706EBB">
          <w:rPr>
            <w:rFonts w:cstheme="minorHAnsi"/>
            <w:sz w:val="20"/>
            <w:szCs w:val="20"/>
            <w:rPrChange w:id="1993" w:author="Utente di Microsoft Office" w:date="2019-05-04T07:02:00Z">
              <w:rPr>
                <w:rFonts w:cstheme="minorHAnsi"/>
                <w:color w:val="000000"/>
                <w:sz w:val="20"/>
                <w:szCs w:val="20"/>
              </w:rPr>
            </w:rPrChange>
          </w:rPr>
          <w:t xml:space="preserve">l W3C propone e gestisce RDF (Resource </w:t>
        </w:r>
        <w:proofErr w:type="spellStart"/>
        <w:r w:rsidRPr="00706EBB">
          <w:rPr>
            <w:rFonts w:cstheme="minorHAnsi"/>
            <w:sz w:val="20"/>
            <w:szCs w:val="20"/>
            <w:rPrChange w:id="1994" w:author="Utente di Microsoft Office" w:date="2019-05-04T07:02:00Z">
              <w:rPr>
                <w:rFonts w:cstheme="minorHAnsi"/>
                <w:color w:val="000000"/>
                <w:sz w:val="20"/>
                <w:szCs w:val="20"/>
              </w:rPr>
            </w:rPrChange>
          </w:rPr>
          <w:t>Description</w:t>
        </w:r>
        <w:proofErr w:type="spellEnd"/>
        <w:r w:rsidRPr="00706EBB">
          <w:rPr>
            <w:rFonts w:cstheme="minorHAnsi"/>
            <w:sz w:val="20"/>
            <w:szCs w:val="20"/>
            <w:rPrChange w:id="1995" w:author="Utente di Microsoft Office" w:date="2019-05-04T07:02:00Z">
              <w:rPr>
                <w:rFonts w:cstheme="minorHAnsi"/>
                <w:color w:val="000000"/>
                <w:sz w:val="20"/>
                <w:szCs w:val="20"/>
              </w:rPr>
            </w:rPrChange>
          </w:rPr>
          <w:t xml:space="preserve"> Framework) </w:t>
        </w:r>
      </w:ins>
      <w:ins w:id="1996" w:author="Utente di Microsoft Office" w:date="2019-05-04T07:30:00Z">
        <w:r w:rsidR="00627EC2">
          <w:rPr>
            <w:rFonts w:cstheme="minorHAnsi"/>
            <w:sz w:val="20"/>
            <w:szCs w:val="20"/>
          </w:rPr>
          <w:t>[3],</w:t>
        </w:r>
      </w:ins>
      <w:ins w:id="1997" w:author="Utente di Microsoft Office" w:date="2019-05-04T07:01:00Z">
        <w:r w:rsidRPr="00706EBB">
          <w:rPr>
            <w:rFonts w:cstheme="minorHAnsi"/>
            <w:sz w:val="20"/>
            <w:szCs w:val="20"/>
            <w:rPrChange w:id="1998" w:author="Utente di Microsoft Office" w:date="2019-05-04T07:02:00Z">
              <w:rPr>
                <w:rFonts w:cstheme="minorHAnsi"/>
                <w:color w:val="000000"/>
                <w:sz w:val="20"/>
                <w:szCs w:val="20"/>
              </w:rPr>
            </w:rPrChange>
          </w:rPr>
          <w:t xml:space="preserve"> un linguaggio che</w:t>
        </w:r>
      </w:ins>
      <w:ins w:id="1999" w:author="Utente di Microsoft Office" w:date="2019-05-05T21:08:00Z">
        <w:r w:rsidR="005F630E">
          <w:rPr>
            <w:rFonts w:cstheme="minorHAnsi"/>
            <w:sz w:val="20"/>
            <w:szCs w:val="20"/>
          </w:rPr>
          <w:t xml:space="preserve"> </w:t>
        </w:r>
      </w:ins>
      <w:ins w:id="2000" w:author="Utente di Microsoft Office" w:date="2019-05-04T07:01:00Z">
        <w:r w:rsidRPr="00706EBB">
          <w:rPr>
            <w:rFonts w:cstheme="minorHAnsi"/>
            <w:sz w:val="20"/>
            <w:szCs w:val="20"/>
            <w:rPrChange w:id="2001" w:author="Utente di Microsoft Office" w:date="2019-05-04T07:02:00Z">
              <w:rPr>
                <w:rFonts w:cstheme="minorHAnsi"/>
                <w:color w:val="000000"/>
                <w:sz w:val="20"/>
                <w:szCs w:val="20"/>
              </w:rPr>
            </w:rPrChange>
          </w:rPr>
          <w:t>permette di annotare una risorsa</w:t>
        </w:r>
      </w:ins>
      <w:ins w:id="2002" w:author="Utente di Microsoft Office" w:date="2019-05-05T21:08:00Z">
        <w:r w:rsidR="005F630E">
          <w:rPr>
            <w:rFonts w:cstheme="minorHAnsi"/>
            <w:sz w:val="20"/>
            <w:szCs w:val="20"/>
          </w:rPr>
          <w:t>,</w:t>
        </w:r>
      </w:ins>
      <w:ins w:id="2003" w:author="Utente di Microsoft Office" w:date="2019-05-04T07:01:00Z">
        <w:r w:rsidRPr="00706EBB">
          <w:rPr>
            <w:rFonts w:cstheme="minorHAnsi"/>
            <w:sz w:val="20"/>
            <w:szCs w:val="20"/>
            <w:rPrChange w:id="2004" w:author="Utente di Microsoft Office" w:date="2019-05-04T07:02:00Z">
              <w:rPr>
                <w:rFonts w:cstheme="minorHAnsi"/>
                <w:color w:val="000000"/>
                <w:sz w:val="20"/>
                <w:szCs w:val="20"/>
              </w:rPr>
            </w:rPrChange>
          </w:rPr>
          <w:t xml:space="preserve"> attraverso </w:t>
        </w:r>
      </w:ins>
      <w:ins w:id="2005" w:author="Utente di Microsoft Office" w:date="2019-05-05T21:08:00Z">
        <w:r w:rsidR="005F630E">
          <w:rPr>
            <w:rFonts w:cstheme="minorHAnsi"/>
            <w:sz w:val="20"/>
            <w:szCs w:val="20"/>
          </w:rPr>
          <w:t>informazion</w:t>
        </w:r>
      </w:ins>
      <w:ins w:id="2006" w:author="Utente di Microsoft Office" w:date="2019-05-05T21:09:00Z">
        <w:r w:rsidR="005F630E">
          <w:rPr>
            <w:rFonts w:cstheme="minorHAnsi"/>
            <w:sz w:val="20"/>
            <w:szCs w:val="20"/>
          </w:rPr>
          <w:t>i</w:t>
        </w:r>
      </w:ins>
      <w:ins w:id="2007" w:author="Utente di Microsoft Office" w:date="2019-05-04T07:01:00Z">
        <w:r w:rsidRPr="00706EBB">
          <w:rPr>
            <w:rFonts w:cstheme="minorHAnsi"/>
            <w:sz w:val="20"/>
            <w:szCs w:val="20"/>
            <w:rPrChange w:id="2008" w:author="Utente di Microsoft Office" w:date="2019-05-04T07:02:00Z">
              <w:rPr>
                <w:rFonts w:cstheme="minorHAnsi"/>
                <w:color w:val="000000"/>
                <w:sz w:val="20"/>
                <w:szCs w:val="20"/>
              </w:rPr>
            </w:rPrChange>
          </w:rPr>
          <w:t xml:space="preserve"> che descrivono alcune sue caratteristiche</w:t>
        </w:r>
      </w:ins>
      <w:ins w:id="2009" w:author="Utente di Microsoft Office" w:date="2019-05-05T21:08:00Z">
        <w:r w:rsidR="005F630E">
          <w:rPr>
            <w:rFonts w:cstheme="minorHAnsi"/>
            <w:sz w:val="20"/>
            <w:szCs w:val="20"/>
          </w:rPr>
          <w:t>.</w:t>
        </w:r>
      </w:ins>
    </w:p>
    <w:p w14:paraId="35425131" w14:textId="4C318E4E" w:rsidR="00D83296" w:rsidRDefault="00D83296" w:rsidP="00706EBB">
      <w:pPr>
        <w:jc w:val="both"/>
        <w:rPr>
          <w:ins w:id="2010" w:author="Utente di Microsoft Office" w:date="2019-05-05T21:17:00Z"/>
          <w:rFonts w:cstheme="minorHAnsi"/>
          <w:sz w:val="20"/>
          <w:szCs w:val="20"/>
        </w:rPr>
      </w:pPr>
    </w:p>
    <w:p w14:paraId="242D2772" w14:textId="01E148B3" w:rsidR="00D83296" w:rsidRDefault="00D83296" w:rsidP="00706EBB">
      <w:pPr>
        <w:jc w:val="both"/>
        <w:rPr>
          <w:ins w:id="2011" w:author="Utente di Microsoft Office" w:date="2019-05-05T21:23:00Z"/>
          <w:rFonts w:cstheme="minorHAnsi"/>
          <w:sz w:val="20"/>
          <w:szCs w:val="20"/>
        </w:rPr>
      </w:pPr>
      <w:ins w:id="2012" w:author="Utente di Microsoft Office" w:date="2019-05-05T21:17:00Z">
        <w:r>
          <w:rPr>
            <w:rFonts w:cstheme="minorHAnsi"/>
            <w:sz w:val="20"/>
            <w:szCs w:val="20"/>
          </w:rPr>
          <w:t>L’utilizzo di metadati ci permette di dare una sorta di descrizione semantica. Questo per</w:t>
        </w:r>
      </w:ins>
      <w:ins w:id="2013" w:author="Utente di Microsoft Office" w:date="2019-05-05T21:18:00Z">
        <w:r>
          <w:rPr>
            <w:rFonts w:cstheme="minorHAnsi"/>
            <w:sz w:val="20"/>
            <w:szCs w:val="20"/>
          </w:rPr>
          <w:t xml:space="preserve">mette di costruire motori di ricerca molto più potenti e raffinati. Alcune </w:t>
        </w:r>
        <w:proofErr w:type="spellStart"/>
        <w:r>
          <w:rPr>
            <w:rFonts w:cstheme="minorHAnsi"/>
            <w:sz w:val="20"/>
            <w:szCs w:val="20"/>
          </w:rPr>
          <w:t>query</w:t>
        </w:r>
        <w:proofErr w:type="spellEnd"/>
        <w:r>
          <w:rPr>
            <w:rFonts w:cstheme="minorHAnsi"/>
            <w:sz w:val="20"/>
            <w:szCs w:val="20"/>
          </w:rPr>
          <w:t xml:space="preserve"> che riguardano la correlazione di più dati, </w:t>
        </w:r>
      </w:ins>
      <w:ins w:id="2014" w:author="Utente di Microsoft Office" w:date="2019-05-05T21:19:00Z">
        <w:r>
          <w:rPr>
            <w:rFonts w:cstheme="minorHAnsi"/>
            <w:sz w:val="20"/>
            <w:szCs w:val="20"/>
          </w:rPr>
          <w:t>che oggi sono improponibili</w:t>
        </w:r>
      </w:ins>
      <w:ins w:id="2015" w:author="Utente di Microsoft Office" w:date="2019-05-05T21:20:00Z">
        <w:r>
          <w:rPr>
            <w:rFonts w:cstheme="minorHAnsi"/>
            <w:sz w:val="20"/>
            <w:szCs w:val="20"/>
          </w:rPr>
          <w:t xml:space="preserve"> in un motore di ricerca</w:t>
        </w:r>
      </w:ins>
      <w:ins w:id="2016" w:author="Utente di Microsoft Office" w:date="2019-05-06T07:07:00Z">
        <w:r w:rsidR="00271AE0">
          <w:rPr>
            <w:rFonts w:cstheme="minorHAnsi"/>
            <w:sz w:val="20"/>
            <w:szCs w:val="20"/>
          </w:rPr>
          <w:t>,</w:t>
        </w:r>
      </w:ins>
      <w:ins w:id="2017" w:author="Utente di Microsoft Office" w:date="2019-05-06T07:06:00Z">
        <w:r w:rsidR="00271AE0" w:rsidRPr="00271AE0">
          <w:rPr>
            <w:rFonts w:cstheme="minorHAnsi"/>
            <w:sz w:val="20"/>
            <w:szCs w:val="20"/>
          </w:rPr>
          <w:t xml:space="preserve"> </w:t>
        </w:r>
        <w:r w:rsidR="00271AE0">
          <w:rPr>
            <w:rFonts w:cstheme="minorHAnsi"/>
            <w:sz w:val="20"/>
            <w:szCs w:val="20"/>
          </w:rPr>
          <w:t>un domani con l’aggiunta della semantica ai dati, sar</w:t>
        </w:r>
      </w:ins>
      <w:ins w:id="2018" w:author="Utente di Microsoft Office" w:date="2019-05-06T07:07:00Z">
        <w:r w:rsidR="00271AE0">
          <w:rPr>
            <w:rFonts w:cstheme="minorHAnsi"/>
            <w:sz w:val="20"/>
            <w:szCs w:val="20"/>
          </w:rPr>
          <w:t>anno</w:t>
        </w:r>
      </w:ins>
      <w:ins w:id="2019" w:author="Utente di Microsoft Office" w:date="2019-05-06T07:06:00Z">
        <w:r w:rsidR="00271AE0">
          <w:rPr>
            <w:rFonts w:cstheme="minorHAnsi"/>
            <w:sz w:val="20"/>
            <w:szCs w:val="20"/>
          </w:rPr>
          <w:t xml:space="preserve"> possibil</w:t>
        </w:r>
      </w:ins>
      <w:ins w:id="2020" w:author="Utente di Microsoft Office" w:date="2019-05-09T07:10:00Z">
        <w:r w:rsidR="002A6700">
          <w:rPr>
            <w:rFonts w:cstheme="minorHAnsi"/>
            <w:sz w:val="20"/>
            <w:szCs w:val="20"/>
          </w:rPr>
          <w:t>i</w:t>
        </w:r>
      </w:ins>
      <w:ins w:id="2021" w:author="Utente di Microsoft Office" w:date="2019-05-05T21:20:00Z">
        <w:r>
          <w:rPr>
            <w:rFonts w:cstheme="minorHAnsi"/>
            <w:sz w:val="20"/>
            <w:szCs w:val="20"/>
          </w:rPr>
          <w:t xml:space="preserve">. </w:t>
        </w:r>
      </w:ins>
      <w:ins w:id="2022" w:author="Utente di Microsoft Office" w:date="2019-05-05T21:22:00Z">
        <w:r w:rsidR="00C14DC9">
          <w:rPr>
            <w:rFonts w:cstheme="minorHAnsi"/>
            <w:sz w:val="20"/>
            <w:szCs w:val="20"/>
          </w:rPr>
          <w:t>Ad esempio</w:t>
        </w:r>
      </w:ins>
      <w:ins w:id="2023" w:author="Utente di Microsoft Office" w:date="2019-05-05T21:20:00Z">
        <w:r>
          <w:rPr>
            <w:rFonts w:cstheme="minorHAnsi"/>
            <w:sz w:val="20"/>
            <w:szCs w:val="20"/>
          </w:rPr>
          <w:t xml:space="preserve"> il filtraggio in base alle car</w:t>
        </w:r>
      </w:ins>
      <w:ins w:id="2024" w:author="Utente di Microsoft Office" w:date="2019-05-05T21:21:00Z">
        <w:r>
          <w:rPr>
            <w:rFonts w:cstheme="minorHAnsi"/>
            <w:sz w:val="20"/>
            <w:szCs w:val="20"/>
          </w:rPr>
          <w:t>atteristiche d</w:t>
        </w:r>
      </w:ins>
      <w:ins w:id="2025" w:author="Utente di Microsoft Office" w:date="2019-05-09T07:10:00Z">
        <w:r w:rsidR="002A6700">
          <w:rPr>
            <w:rFonts w:cstheme="minorHAnsi"/>
            <w:sz w:val="20"/>
            <w:szCs w:val="20"/>
          </w:rPr>
          <w:t xml:space="preserve">i un </w:t>
        </w:r>
      </w:ins>
      <w:ins w:id="2026" w:author="Utente di Microsoft Office" w:date="2019-05-05T21:21:00Z">
        <w:r>
          <w:rPr>
            <w:rFonts w:cstheme="minorHAnsi"/>
            <w:sz w:val="20"/>
            <w:szCs w:val="20"/>
          </w:rPr>
          <w:t>utente</w:t>
        </w:r>
      </w:ins>
      <w:ins w:id="2027" w:author="Utente di Microsoft Office" w:date="2019-05-06T07:06:00Z">
        <w:r w:rsidR="00271AE0">
          <w:rPr>
            <w:rFonts w:cstheme="minorHAnsi"/>
            <w:sz w:val="20"/>
            <w:szCs w:val="20"/>
          </w:rPr>
          <w:t>.</w:t>
        </w:r>
      </w:ins>
    </w:p>
    <w:p w14:paraId="63B83AAD" w14:textId="2DAFF190" w:rsidR="001E5C09" w:rsidRDefault="001E5C09" w:rsidP="00706EBB">
      <w:pPr>
        <w:jc w:val="both"/>
        <w:rPr>
          <w:ins w:id="2028" w:author="Utente di Microsoft Office" w:date="2019-05-05T21:23:00Z"/>
          <w:rFonts w:cstheme="minorHAnsi"/>
          <w:sz w:val="20"/>
          <w:szCs w:val="20"/>
        </w:rPr>
      </w:pPr>
    </w:p>
    <w:p w14:paraId="51D2FEAC" w14:textId="32D984C0" w:rsidR="001E5C09" w:rsidRPr="00706EBB" w:rsidRDefault="001E5C09" w:rsidP="00706EBB">
      <w:pPr>
        <w:jc w:val="both"/>
        <w:rPr>
          <w:ins w:id="2029" w:author="Utente di Microsoft Office" w:date="2019-05-04T07:01:00Z"/>
          <w:rFonts w:cstheme="minorHAnsi"/>
          <w:sz w:val="20"/>
          <w:szCs w:val="20"/>
          <w:rPrChange w:id="2030" w:author="Utente di Microsoft Office" w:date="2019-05-04T07:02:00Z">
            <w:rPr>
              <w:ins w:id="2031" w:author="Utente di Microsoft Office" w:date="2019-05-04T07:01:00Z"/>
              <w:rFonts w:cstheme="minorHAnsi"/>
              <w:color w:val="000000"/>
              <w:sz w:val="20"/>
              <w:szCs w:val="20"/>
            </w:rPr>
          </w:rPrChange>
        </w:rPr>
      </w:pPr>
      <w:ins w:id="2032" w:author="Utente di Microsoft Office" w:date="2019-05-05T21:23:00Z">
        <w:r>
          <w:rPr>
            <w:rFonts w:cstheme="minorHAnsi"/>
            <w:sz w:val="20"/>
            <w:szCs w:val="20"/>
          </w:rPr>
          <w:t xml:space="preserve">3.3.1 Dettaglio del linguaggio </w:t>
        </w:r>
      </w:ins>
      <w:ins w:id="2033" w:author="Utente di Microsoft Office" w:date="2019-05-05T21:24:00Z">
        <w:r>
          <w:rPr>
            <w:rFonts w:cstheme="minorHAnsi"/>
            <w:sz w:val="20"/>
            <w:szCs w:val="20"/>
          </w:rPr>
          <w:t>RDF</w:t>
        </w:r>
      </w:ins>
    </w:p>
    <w:p w14:paraId="1CA87F1D" w14:textId="77777777" w:rsidR="00706EBB" w:rsidRPr="00706EBB" w:rsidRDefault="00706EBB" w:rsidP="00706EBB">
      <w:pPr>
        <w:jc w:val="both"/>
        <w:rPr>
          <w:ins w:id="2034" w:author="Utente di Microsoft Office" w:date="2019-05-04T07:01:00Z"/>
          <w:rFonts w:cstheme="minorHAnsi"/>
          <w:sz w:val="20"/>
          <w:szCs w:val="20"/>
          <w:rPrChange w:id="2035" w:author="Utente di Microsoft Office" w:date="2019-05-04T07:02:00Z">
            <w:rPr>
              <w:ins w:id="2036" w:author="Utente di Microsoft Office" w:date="2019-05-04T07:01:00Z"/>
              <w:rFonts w:cstheme="minorHAnsi"/>
              <w:color w:val="000000"/>
              <w:sz w:val="20"/>
              <w:szCs w:val="20"/>
            </w:rPr>
          </w:rPrChange>
        </w:rPr>
      </w:pPr>
    </w:p>
    <w:p w14:paraId="2F085D68" w14:textId="77777777" w:rsidR="00E80C0A" w:rsidRDefault="00706EBB" w:rsidP="00706EBB">
      <w:pPr>
        <w:jc w:val="both"/>
        <w:rPr>
          <w:ins w:id="2037" w:author="Utente di Microsoft Office" w:date="2019-05-05T21:11:00Z"/>
          <w:rFonts w:cstheme="minorHAnsi"/>
          <w:sz w:val="20"/>
          <w:szCs w:val="20"/>
        </w:rPr>
      </w:pPr>
      <w:ins w:id="2038" w:author="Utente di Microsoft Office" w:date="2019-05-04T07:01:00Z">
        <w:r w:rsidRPr="00706EBB">
          <w:rPr>
            <w:rFonts w:cstheme="minorHAnsi"/>
            <w:sz w:val="20"/>
            <w:szCs w:val="20"/>
            <w:rPrChange w:id="2039" w:author="Utente di Microsoft Office" w:date="2019-05-04T07:02:00Z">
              <w:rPr>
                <w:rFonts w:cstheme="minorHAnsi"/>
                <w:color w:val="000000"/>
                <w:sz w:val="20"/>
                <w:szCs w:val="20"/>
              </w:rPr>
            </w:rPrChange>
          </w:rPr>
          <w:t xml:space="preserve">La specifica RDF è costituita da due componenti: </w:t>
        </w:r>
        <w:r w:rsidRPr="00706EBB">
          <w:rPr>
            <w:rFonts w:cstheme="minorHAnsi"/>
            <w:sz w:val="20"/>
            <w:szCs w:val="20"/>
            <w:rPrChange w:id="2040" w:author="Utente di Microsoft Office" w:date="2019-05-04T07:02:00Z">
              <w:rPr>
                <w:rFonts w:cstheme="minorHAnsi"/>
                <w:i/>
                <w:color w:val="000000"/>
                <w:sz w:val="20"/>
                <w:szCs w:val="20"/>
              </w:rPr>
            </w:rPrChange>
          </w:rPr>
          <w:t xml:space="preserve">RDF Model and </w:t>
        </w:r>
        <w:proofErr w:type="spellStart"/>
        <w:r w:rsidRPr="00706EBB">
          <w:rPr>
            <w:rFonts w:cstheme="minorHAnsi"/>
            <w:sz w:val="20"/>
            <w:szCs w:val="20"/>
            <w:rPrChange w:id="2041" w:author="Utente di Microsoft Office" w:date="2019-05-04T07:02:00Z">
              <w:rPr>
                <w:rFonts w:cstheme="minorHAnsi"/>
                <w:i/>
                <w:color w:val="000000"/>
                <w:sz w:val="20"/>
                <w:szCs w:val="20"/>
              </w:rPr>
            </w:rPrChange>
          </w:rPr>
          <w:t>Syntax</w:t>
        </w:r>
        <w:proofErr w:type="spellEnd"/>
        <w:r w:rsidRPr="00706EBB">
          <w:rPr>
            <w:rFonts w:cstheme="minorHAnsi"/>
            <w:sz w:val="20"/>
            <w:szCs w:val="20"/>
            <w:rPrChange w:id="2042" w:author="Utente di Microsoft Office" w:date="2019-05-04T07:02:00Z">
              <w:rPr>
                <w:rFonts w:cstheme="minorHAnsi"/>
                <w:color w:val="000000"/>
                <w:sz w:val="20"/>
                <w:szCs w:val="20"/>
              </w:rPr>
            </w:rPrChange>
          </w:rPr>
          <w:t xml:space="preserve"> e </w:t>
        </w:r>
        <w:r w:rsidRPr="00706EBB">
          <w:rPr>
            <w:rFonts w:cstheme="minorHAnsi"/>
            <w:sz w:val="20"/>
            <w:szCs w:val="20"/>
            <w:rPrChange w:id="2043" w:author="Utente di Microsoft Office" w:date="2019-05-04T07:02:00Z">
              <w:rPr>
                <w:rFonts w:cstheme="minorHAnsi"/>
                <w:i/>
                <w:color w:val="000000"/>
                <w:sz w:val="20"/>
                <w:szCs w:val="20"/>
              </w:rPr>
            </w:rPrChange>
          </w:rPr>
          <w:t xml:space="preserve">RDF Schema </w:t>
        </w:r>
      </w:ins>
      <w:ins w:id="2044" w:author="Utente di Microsoft Office" w:date="2019-05-05T21:10:00Z">
        <w:r w:rsidR="00067E77">
          <w:rPr>
            <w:rFonts w:cstheme="minorHAnsi"/>
            <w:sz w:val="20"/>
            <w:szCs w:val="20"/>
          </w:rPr>
          <w:t>[3].</w:t>
        </w:r>
        <w:r w:rsidR="00067E77" w:rsidRPr="00525C8D">
          <w:rPr>
            <w:rFonts w:cstheme="minorHAnsi"/>
            <w:sz w:val="20"/>
            <w:szCs w:val="20"/>
          </w:rPr>
          <w:t xml:space="preserve"> </w:t>
        </w:r>
      </w:ins>
      <w:ins w:id="2045" w:author="Utente di Microsoft Office" w:date="2019-05-04T07:01:00Z">
        <w:r w:rsidRPr="00706EBB">
          <w:rPr>
            <w:rFonts w:cstheme="minorHAnsi"/>
            <w:sz w:val="20"/>
            <w:szCs w:val="20"/>
            <w:rPrChange w:id="2046" w:author="Utente di Microsoft Office" w:date="2019-05-04T07:02:00Z">
              <w:rPr>
                <w:rFonts w:cstheme="minorHAnsi"/>
                <w:color w:val="000000"/>
                <w:sz w:val="20"/>
                <w:szCs w:val="20"/>
              </w:rPr>
            </w:rPrChange>
          </w:rPr>
          <w:t xml:space="preserve">La prima componente riguarda la descrizione del data model RDF, ovvero il modello dei dati. Per fare questo si utilizza la sintassi XML. RDF Schema invece ci permette di descrivere le proprietà e le relazioni che intercorrono tra le risorse descritte nel modello dei dati. </w:t>
        </w:r>
      </w:ins>
    </w:p>
    <w:p w14:paraId="2AC28DB7" w14:textId="77777777" w:rsidR="00E80C0A" w:rsidRDefault="00E80C0A" w:rsidP="00706EBB">
      <w:pPr>
        <w:jc w:val="both"/>
        <w:rPr>
          <w:ins w:id="2047" w:author="Utente di Microsoft Office" w:date="2019-05-05T21:11:00Z"/>
          <w:rFonts w:cstheme="minorHAnsi"/>
          <w:sz w:val="20"/>
          <w:szCs w:val="20"/>
        </w:rPr>
      </w:pPr>
    </w:p>
    <w:p w14:paraId="072148B7" w14:textId="15EDDA66" w:rsidR="00706EBB" w:rsidRPr="00706EBB" w:rsidRDefault="00706EBB" w:rsidP="00706EBB">
      <w:pPr>
        <w:jc w:val="both"/>
        <w:rPr>
          <w:ins w:id="2048" w:author="Utente di Microsoft Office" w:date="2019-05-04T07:01:00Z"/>
          <w:rFonts w:cstheme="minorHAnsi"/>
          <w:sz w:val="20"/>
          <w:szCs w:val="20"/>
          <w:rPrChange w:id="2049" w:author="Utente di Microsoft Office" w:date="2019-05-04T07:02:00Z">
            <w:rPr>
              <w:ins w:id="2050" w:author="Utente di Microsoft Office" w:date="2019-05-04T07:01:00Z"/>
              <w:rFonts w:cstheme="minorHAnsi"/>
              <w:color w:val="000000"/>
              <w:sz w:val="20"/>
              <w:szCs w:val="20"/>
            </w:rPr>
          </w:rPrChange>
        </w:rPr>
      </w:pPr>
      <w:ins w:id="2051" w:author="Utente di Microsoft Office" w:date="2019-05-04T07:01:00Z">
        <w:r w:rsidRPr="00706EBB">
          <w:rPr>
            <w:rFonts w:cstheme="minorHAnsi"/>
            <w:sz w:val="20"/>
            <w:szCs w:val="20"/>
            <w:rPrChange w:id="2052" w:author="Utente di Microsoft Office" w:date="2019-05-04T07:02:00Z">
              <w:rPr>
                <w:rFonts w:cstheme="minorHAnsi"/>
                <w:color w:val="000000"/>
                <w:sz w:val="20"/>
                <w:szCs w:val="20"/>
              </w:rPr>
            </w:rPrChange>
          </w:rPr>
          <w:t>Ogni risorsa viene identificata univocamente da un URI</w:t>
        </w:r>
      </w:ins>
      <w:ins w:id="2053" w:author="Utente di Microsoft Office" w:date="2019-05-05T21:11:00Z">
        <w:r w:rsidR="00E80C0A">
          <w:rPr>
            <w:rFonts w:cstheme="minorHAnsi"/>
            <w:sz w:val="20"/>
            <w:szCs w:val="20"/>
          </w:rPr>
          <w:t xml:space="preserve"> (</w:t>
        </w:r>
        <w:proofErr w:type="spellStart"/>
        <w:r w:rsidR="00E80C0A">
          <w:rPr>
            <w:rFonts w:cstheme="minorHAnsi"/>
            <w:sz w:val="20"/>
            <w:szCs w:val="20"/>
          </w:rPr>
          <w:t>Unif</w:t>
        </w:r>
      </w:ins>
      <w:ins w:id="2054" w:author="Utente di Microsoft Office" w:date="2019-05-05T21:12:00Z">
        <w:r w:rsidR="00B71181">
          <w:rPr>
            <w:rFonts w:cstheme="minorHAnsi"/>
            <w:sz w:val="20"/>
            <w:szCs w:val="20"/>
          </w:rPr>
          <w:t>orm</w:t>
        </w:r>
      </w:ins>
      <w:proofErr w:type="spellEnd"/>
      <w:ins w:id="2055" w:author="Utente di Microsoft Office" w:date="2019-05-05T21:11:00Z">
        <w:r w:rsidR="00E80C0A">
          <w:rPr>
            <w:rFonts w:cstheme="minorHAnsi"/>
            <w:sz w:val="20"/>
            <w:szCs w:val="20"/>
          </w:rPr>
          <w:t xml:space="preserve"> Resource </w:t>
        </w:r>
        <w:proofErr w:type="spellStart"/>
        <w:r w:rsidR="00E80C0A">
          <w:rPr>
            <w:rFonts w:cstheme="minorHAnsi"/>
            <w:sz w:val="20"/>
            <w:szCs w:val="20"/>
          </w:rPr>
          <w:t>Identifier</w:t>
        </w:r>
        <w:proofErr w:type="spellEnd"/>
        <w:r w:rsidR="00E80C0A">
          <w:rPr>
            <w:rFonts w:cstheme="minorHAnsi"/>
            <w:sz w:val="20"/>
            <w:szCs w:val="20"/>
          </w:rPr>
          <w:t>)</w:t>
        </w:r>
      </w:ins>
      <w:ins w:id="2056" w:author="Utente di Microsoft Office" w:date="2019-05-04T07:01:00Z">
        <w:r w:rsidRPr="00706EBB">
          <w:rPr>
            <w:rFonts w:cstheme="minorHAnsi"/>
            <w:sz w:val="20"/>
            <w:szCs w:val="20"/>
            <w:rPrChange w:id="2057" w:author="Utente di Microsoft Office" w:date="2019-05-04T07:02:00Z">
              <w:rPr>
                <w:rFonts w:cstheme="minorHAnsi"/>
                <w:color w:val="000000"/>
                <w:sz w:val="20"/>
                <w:szCs w:val="20"/>
              </w:rPr>
            </w:rPrChange>
          </w:rPr>
          <w:t>.</w:t>
        </w:r>
      </w:ins>
    </w:p>
    <w:p w14:paraId="22EF4B68" w14:textId="77777777" w:rsidR="00706EBB" w:rsidRPr="00706EBB" w:rsidRDefault="00706EBB" w:rsidP="00706EBB">
      <w:pPr>
        <w:jc w:val="both"/>
        <w:rPr>
          <w:ins w:id="2058" w:author="Utente di Microsoft Office" w:date="2019-05-04T07:01:00Z"/>
          <w:rFonts w:cstheme="minorHAnsi"/>
          <w:sz w:val="20"/>
          <w:szCs w:val="20"/>
          <w:rPrChange w:id="2059" w:author="Utente di Microsoft Office" w:date="2019-05-04T07:02:00Z">
            <w:rPr>
              <w:ins w:id="2060" w:author="Utente di Microsoft Office" w:date="2019-05-04T07:01:00Z"/>
              <w:rFonts w:cstheme="minorHAnsi"/>
              <w:color w:val="000000"/>
              <w:sz w:val="20"/>
              <w:szCs w:val="20"/>
            </w:rPr>
          </w:rPrChange>
        </w:rPr>
      </w:pPr>
    </w:p>
    <w:p w14:paraId="512C8DBA" w14:textId="668D031A" w:rsidR="00706EBB" w:rsidRDefault="00706EBB" w:rsidP="00706EBB">
      <w:pPr>
        <w:jc w:val="both"/>
        <w:rPr>
          <w:ins w:id="2061" w:author="Utente di Microsoft Office" w:date="2019-05-05T21:25:00Z"/>
          <w:rFonts w:cstheme="minorHAnsi"/>
          <w:sz w:val="20"/>
          <w:szCs w:val="20"/>
        </w:rPr>
      </w:pPr>
      <w:ins w:id="2062" w:author="Utente di Microsoft Office" w:date="2019-05-04T07:01:00Z">
        <w:r w:rsidRPr="00706EBB">
          <w:rPr>
            <w:rFonts w:cstheme="minorHAnsi"/>
            <w:sz w:val="20"/>
            <w:szCs w:val="20"/>
            <w:rPrChange w:id="2063" w:author="Utente di Microsoft Office" w:date="2019-05-04T07:02:00Z">
              <w:rPr>
                <w:rFonts w:cstheme="minorHAnsi"/>
                <w:color w:val="000000"/>
                <w:sz w:val="20"/>
                <w:szCs w:val="20"/>
              </w:rPr>
            </w:rPrChange>
          </w:rPr>
          <w:t xml:space="preserve">Una risorsa può essere sia interna al web (una pagina HTML, un documento XML </w:t>
        </w:r>
        <w:proofErr w:type="spellStart"/>
        <w:r w:rsidRPr="00706EBB">
          <w:rPr>
            <w:rFonts w:cstheme="minorHAnsi"/>
            <w:sz w:val="20"/>
            <w:szCs w:val="20"/>
            <w:rPrChange w:id="2064" w:author="Utente di Microsoft Office" w:date="2019-05-04T07:02:00Z">
              <w:rPr>
                <w:rFonts w:cstheme="minorHAnsi"/>
                <w:color w:val="000000"/>
                <w:sz w:val="20"/>
                <w:szCs w:val="20"/>
              </w:rPr>
            </w:rPrChange>
          </w:rPr>
          <w:t>ecc</w:t>
        </w:r>
        <w:proofErr w:type="spellEnd"/>
        <w:r w:rsidRPr="00706EBB">
          <w:rPr>
            <w:rFonts w:cstheme="minorHAnsi"/>
            <w:sz w:val="20"/>
            <w:szCs w:val="20"/>
            <w:rPrChange w:id="2065" w:author="Utente di Microsoft Office" w:date="2019-05-04T07:02:00Z">
              <w:rPr>
                <w:rFonts w:cstheme="minorHAnsi"/>
                <w:color w:val="000000"/>
                <w:sz w:val="20"/>
                <w:szCs w:val="20"/>
              </w:rPr>
            </w:rPrChange>
          </w:rPr>
          <w:t xml:space="preserve">), oppure esterna al Web. Può essere ad esempio un libro, un impiegato, un paziente ecc. Una proprietà può essere un attributo o una relazione che ci permette di descrivere la risorsa stessa. Il significato e le caratteristiche della proprietà vengono definite tramite RDF Schema. </w:t>
        </w:r>
        <w:proofErr w:type="gramStart"/>
        <w:r w:rsidRPr="00706EBB">
          <w:rPr>
            <w:rFonts w:cstheme="minorHAnsi"/>
            <w:sz w:val="20"/>
            <w:szCs w:val="20"/>
            <w:rPrChange w:id="2066" w:author="Utente di Microsoft Office" w:date="2019-05-04T07:02:00Z">
              <w:rPr>
                <w:rFonts w:cstheme="minorHAnsi"/>
                <w:color w:val="000000"/>
                <w:sz w:val="20"/>
                <w:szCs w:val="20"/>
              </w:rPr>
            </w:rPrChange>
          </w:rPr>
          <w:t>Infine</w:t>
        </w:r>
        <w:proofErr w:type="gramEnd"/>
        <w:r w:rsidRPr="00706EBB">
          <w:rPr>
            <w:rFonts w:cstheme="minorHAnsi"/>
            <w:sz w:val="20"/>
            <w:szCs w:val="20"/>
            <w:rPrChange w:id="2067" w:author="Utente di Microsoft Office" w:date="2019-05-04T07:02:00Z">
              <w:rPr>
                <w:rFonts w:cstheme="minorHAnsi"/>
                <w:color w:val="000000"/>
                <w:sz w:val="20"/>
                <w:szCs w:val="20"/>
              </w:rPr>
            </w:rPrChange>
          </w:rPr>
          <w:t xml:space="preserve"> è possibile definire uno statement (espressione), ovvero l’insieme dell’elemento che descrive la risorsa, di un predicato (proprietà) e di un oggetto che definisce un valore.  </w:t>
        </w:r>
      </w:ins>
    </w:p>
    <w:p w14:paraId="4ABCF06F" w14:textId="4D60B30E" w:rsidR="00E54B31" w:rsidRDefault="00E54B31" w:rsidP="00706EBB">
      <w:pPr>
        <w:jc w:val="both"/>
        <w:rPr>
          <w:ins w:id="2068" w:author="Utente di Microsoft Office" w:date="2019-05-05T21:25:00Z"/>
          <w:rFonts w:cstheme="minorHAnsi"/>
          <w:sz w:val="20"/>
          <w:szCs w:val="20"/>
        </w:rPr>
      </w:pPr>
    </w:p>
    <w:p w14:paraId="3EF70114" w14:textId="055E8F93" w:rsidR="00E54B31" w:rsidRDefault="00E54B31" w:rsidP="00E54B31">
      <w:pPr>
        <w:jc w:val="both"/>
        <w:rPr>
          <w:ins w:id="2069" w:author="Utente di Microsoft Office" w:date="2019-05-05T21:27:00Z"/>
          <w:rFonts w:cstheme="minorHAnsi"/>
          <w:sz w:val="20"/>
          <w:szCs w:val="20"/>
        </w:rPr>
      </w:pPr>
      <w:ins w:id="2070" w:author="Utente di Microsoft Office" w:date="2019-05-05T21:25:00Z">
        <w:r w:rsidRPr="00E54B31">
          <w:rPr>
            <w:rFonts w:cstheme="minorHAnsi"/>
            <w:sz w:val="20"/>
            <w:szCs w:val="20"/>
            <w:rPrChange w:id="2071" w:author="Utente di Microsoft Office" w:date="2019-05-05T21:26:00Z">
              <w:rPr>
                <w:rFonts w:ascii="TimesNewRoman" w:hAnsi="TimesNewRoman"/>
              </w:rPr>
            </w:rPrChange>
          </w:rPr>
          <w:t xml:space="preserve">Lo statement </w:t>
        </w:r>
      </w:ins>
      <w:ins w:id="2072" w:author="Utente di Microsoft Office" w:date="2019-05-05T21:26:00Z">
        <w:r>
          <w:rPr>
            <w:rFonts w:cstheme="minorHAnsi"/>
            <w:sz w:val="20"/>
            <w:szCs w:val="20"/>
          </w:rPr>
          <w:t xml:space="preserve">tipo in. </w:t>
        </w:r>
      </w:ins>
      <w:ins w:id="2073" w:author="Utente di Microsoft Office" w:date="2019-05-05T21:25:00Z">
        <w:r w:rsidRPr="00E54B31">
          <w:rPr>
            <w:rFonts w:cstheme="minorHAnsi"/>
            <w:sz w:val="20"/>
            <w:szCs w:val="20"/>
            <w:rPrChange w:id="2074" w:author="Utente di Microsoft Office" w:date="2019-05-05T21:26:00Z">
              <w:rPr>
                <w:rFonts w:ascii="TimesNewRoman" w:hAnsi="TimesNewRoman"/>
              </w:rPr>
            </w:rPrChange>
          </w:rPr>
          <w:t xml:space="preserve">RDF </w:t>
        </w:r>
      </w:ins>
      <w:ins w:id="2075" w:author="Utente di Microsoft Office" w:date="2019-05-05T21:26:00Z">
        <w:r>
          <w:rPr>
            <w:rFonts w:cstheme="minorHAnsi"/>
            <w:sz w:val="20"/>
            <w:szCs w:val="20"/>
          </w:rPr>
          <w:t>è</w:t>
        </w:r>
      </w:ins>
      <w:ins w:id="2076" w:author="Utente di Microsoft Office" w:date="2019-05-05T21:25:00Z">
        <w:r w:rsidRPr="00E54B31">
          <w:rPr>
            <w:rFonts w:cstheme="minorHAnsi"/>
            <w:sz w:val="20"/>
            <w:szCs w:val="20"/>
            <w:rPrChange w:id="2077" w:author="Utente di Microsoft Office" w:date="2019-05-05T21:26:00Z">
              <w:rPr>
                <w:rFonts w:ascii="TimesNewRoman" w:hAnsi="TimesNewRoman"/>
              </w:rPr>
            </w:rPrChange>
          </w:rPr>
          <w:t xml:space="preserve">: &lt;soggetto&gt; HAS &lt;predicato&gt; &lt;oggetto&gt;. </w:t>
        </w:r>
      </w:ins>
      <w:ins w:id="2078" w:author="Utente di Microsoft Office" w:date="2019-05-05T21:26:00Z">
        <w:r>
          <w:rPr>
            <w:rFonts w:cstheme="minorHAnsi"/>
            <w:sz w:val="20"/>
            <w:szCs w:val="20"/>
          </w:rPr>
          <w:t>In questo modo possiamo descrivere una risorsa.</w:t>
        </w:r>
      </w:ins>
    </w:p>
    <w:p w14:paraId="17B6B9B8" w14:textId="57FF8DFA" w:rsidR="00E54B31" w:rsidRDefault="00E54B31" w:rsidP="00E54B31">
      <w:pPr>
        <w:jc w:val="both"/>
        <w:rPr>
          <w:ins w:id="2079" w:author="Utente di Microsoft Office" w:date="2019-05-05T21:27:00Z"/>
          <w:rFonts w:cstheme="minorHAnsi"/>
          <w:sz w:val="20"/>
          <w:szCs w:val="20"/>
        </w:rPr>
      </w:pPr>
    </w:p>
    <w:p w14:paraId="01F68A43" w14:textId="6DF6E664" w:rsidR="00E54B31" w:rsidRDefault="0081217B" w:rsidP="00E54B31">
      <w:pPr>
        <w:jc w:val="center"/>
        <w:rPr>
          <w:ins w:id="2080" w:author="Utente di Microsoft Office" w:date="2019-05-05T21:30:00Z"/>
          <w:rFonts w:cstheme="minorHAnsi"/>
          <w:sz w:val="20"/>
          <w:szCs w:val="20"/>
        </w:rPr>
      </w:pPr>
      <w:ins w:id="2081" w:author="Utente di Microsoft Office" w:date="2019-05-09T00:15:00Z">
        <w:r>
          <w:rPr>
            <w:rFonts w:cstheme="minorHAnsi"/>
            <w:noProof/>
            <w:sz w:val="20"/>
            <w:szCs w:val="20"/>
          </w:rPr>
          <w:drawing>
            <wp:inline distT="0" distB="0" distL="0" distR="0" wp14:anchorId="33F18536" wp14:editId="36EFDDCD">
              <wp:extent cx="3524537" cy="900333"/>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empioTriplaRD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3648" cy="905215"/>
                      </a:xfrm>
                      <a:prstGeom prst="rect">
                        <a:avLst/>
                      </a:prstGeom>
                    </pic:spPr>
                  </pic:pic>
                </a:graphicData>
              </a:graphic>
            </wp:inline>
          </w:drawing>
        </w:r>
      </w:ins>
    </w:p>
    <w:p w14:paraId="5563B7A3" w14:textId="35D08CCF" w:rsidR="005062E0" w:rsidRPr="005062E0" w:rsidRDefault="005062E0">
      <w:pPr>
        <w:jc w:val="center"/>
        <w:rPr>
          <w:ins w:id="2082" w:author="Utente di Microsoft Office" w:date="2019-05-05T21:25:00Z"/>
          <w:rFonts w:cstheme="minorHAnsi"/>
          <w:i/>
          <w:sz w:val="20"/>
          <w:szCs w:val="20"/>
          <w:rPrChange w:id="2083" w:author="Utente di Microsoft Office" w:date="2019-05-05T21:31:00Z">
            <w:rPr>
              <w:ins w:id="2084" w:author="Utente di Microsoft Office" w:date="2019-05-05T21:25:00Z"/>
            </w:rPr>
          </w:rPrChange>
        </w:rPr>
        <w:pPrChange w:id="2085" w:author="Utente di Microsoft Office" w:date="2019-05-05T21:28:00Z">
          <w:pPr>
            <w:numPr>
              <w:numId w:val="15"/>
            </w:numPr>
            <w:tabs>
              <w:tab w:val="num" w:pos="720"/>
            </w:tabs>
            <w:spacing w:before="100" w:beforeAutospacing="1" w:after="100" w:afterAutospacing="1"/>
            <w:ind w:left="720" w:hanging="360"/>
          </w:pPr>
        </w:pPrChange>
      </w:pPr>
      <w:ins w:id="2086" w:author="Utente di Microsoft Office" w:date="2019-05-05T21:30:00Z">
        <w:r w:rsidRPr="005062E0">
          <w:rPr>
            <w:rFonts w:cstheme="minorHAnsi"/>
            <w:i/>
            <w:sz w:val="20"/>
            <w:szCs w:val="20"/>
            <w:rPrChange w:id="2087" w:author="Utente di Microsoft Office" w:date="2019-05-05T21:31:00Z">
              <w:rPr>
                <w:rFonts w:cstheme="minorHAnsi"/>
                <w:sz w:val="20"/>
                <w:szCs w:val="20"/>
              </w:rPr>
            </w:rPrChange>
          </w:rPr>
          <w:t>Figura che ci illustra una risorsa</w:t>
        </w:r>
      </w:ins>
      <w:ins w:id="2088" w:author="Utente di Microsoft Office" w:date="2019-05-05T21:31:00Z">
        <w:r w:rsidRPr="005062E0">
          <w:rPr>
            <w:rFonts w:cstheme="minorHAnsi"/>
            <w:i/>
            <w:sz w:val="20"/>
            <w:szCs w:val="20"/>
            <w:rPrChange w:id="2089" w:author="Utente di Microsoft Office" w:date="2019-05-05T21:31:00Z">
              <w:rPr>
                <w:rFonts w:cstheme="minorHAnsi"/>
                <w:sz w:val="20"/>
                <w:szCs w:val="20"/>
              </w:rPr>
            </w:rPrChange>
          </w:rPr>
          <w:t xml:space="preserve"> un predicato e un valore.</w:t>
        </w:r>
      </w:ins>
    </w:p>
    <w:p w14:paraId="11C20D09" w14:textId="1CB6A4F0" w:rsidR="00E54B31" w:rsidRDefault="00E54B31" w:rsidP="00706EBB">
      <w:pPr>
        <w:jc w:val="both"/>
        <w:rPr>
          <w:ins w:id="2090" w:author="Utente di Microsoft Office" w:date="2019-05-05T21:31:00Z"/>
          <w:rFonts w:cstheme="minorHAnsi"/>
          <w:sz w:val="20"/>
          <w:szCs w:val="20"/>
        </w:rPr>
      </w:pPr>
    </w:p>
    <w:p w14:paraId="25E24675" w14:textId="29CA0DC0" w:rsidR="005062E0" w:rsidRDefault="005062E0" w:rsidP="00706EBB">
      <w:pPr>
        <w:jc w:val="both"/>
        <w:rPr>
          <w:ins w:id="2091" w:author="Utente di Microsoft Office" w:date="2019-05-05T21:33:00Z"/>
          <w:rFonts w:cstheme="minorHAnsi"/>
          <w:sz w:val="20"/>
          <w:szCs w:val="20"/>
        </w:rPr>
      </w:pPr>
      <w:ins w:id="2092" w:author="Utente di Microsoft Office" w:date="2019-05-05T21:31:00Z">
        <w:r>
          <w:rPr>
            <w:rFonts w:cstheme="minorHAnsi"/>
            <w:sz w:val="20"/>
            <w:szCs w:val="20"/>
          </w:rPr>
          <w:t xml:space="preserve">Nella figura vediamo come la risorsa </w:t>
        </w:r>
      </w:ins>
      <w:proofErr w:type="spellStart"/>
      <w:ins w:id="2093" w:author="Utente di Microsoft Office" w:date="2019-05-05T21:32:00Z">
        <w:r>
          <w:rPr>
            <w:rFonts w:cstheme="minorHAnsi"/>
            <w:sz w:val="20"/>
            <w:szCs w:val="20"/>
          </w:rPr>
          <w:t>Document</w:t>
        </w:r>
        <w:proofErr w:type="spellEnd"/>
        <w:r>
          <w:rPr>
            <w:rFonts w:cstheme="minorHAnsi"/>
            <w:sz w:val="20"/>
            <w:szCs w:val="20"/>
          </w:rPr>
          <w:t xml:space="preserve"> 1, viene messa in relazione con John Smith, dal predicato Author.</w:t>
        </w:r>
      </w:ins>
      <w:ins w:id="2094" w:author="Utente di Microsoft Office" w:date="2019-05-05T21:33:00Z">
        <w:r w:rsidR="002A5694">
          <w:rPr>
            <w:rFonts w:cstheme="minorHAnsi"/>
            <w:sz w:val="20"/>
            <w:szCs w:val="20"/>
          </w:rPr>
          <w:t xml:space="preserve"> Vediamo </w:t>
        </w:r>
      </w:ins>
      <w:ins w:id="2095" w:author="Utente di Microsoft Office" w:date="2019-05-05T21:34:00Z">
        <w:r w:rsidR="002A5694">
          <w:rPr>
            <w:rFonts w:cstheme="minorHAnsi"/>
            <w:sz w:val="20"/>
            <w:szCs w:val="20"/>
          </w:rPr>
          <w:t>il</w:t>
        </w:r>
      </w:ins>
      <w:ins w:id="2096" w:author="Utente di Microsoft Office" w:date="2019-05-05T21:33:00Z">
        <w:r w:rsidR="002A5694">
          <w:rPr>
            <w:rFonts w:cstheme="minorHAnsi"/>
            <w:sz w:val="20"/>
            <w:szCs w:val="20"/>
          </w:rPr>
          <w:t xml:space="preserve"> caso di una pagina web:</w:t>
        </w:r>
      </w:ins>
    </w:p>
    <w:p w14:paraId="5EB098F3" w14:textId="37E8967E" w:rsidR="002A5694" w:rsidRDefault="002A5694" w:rsidP="00706EBB">
      <w:pPr>
        <w:jc w:val="both"/>
        <w:rPr>
          <w:ins w:id="2097" w:author="Utente di Microsoft Office" w:date="2019-05-05T21:33:00Z"/>
          <w:rFonts w:cstheme="minorHAnsi"/>
          <w:sz w:val="20"/>
          <w:szCs w:val="20"/>
        </w:rPr>
      </w:pPr>
    </w:p>
    <w:p w14:paraId="7B4F3104" w14:textId="7682145A" w:rsidR="001657B0" w:rsidRDefault="008C1310">
      <w:pPr>
        <w:jc w:val="center"/>
        <w:rPr>
          <w:ins w:id="2098" w:author="Utente di Microsoft Office" w:date="2019-05-05T23:48:00Z"/>
          <w:rFonts w:cstheme="minorHAnsi"/>
          <w:sz w:val="20"/>
          <w:szCs w:val="20"/>
        </w:rPr>
        <w:pPrChange w:id="2099" w:author="Utente di Microsoft Office" w:date="2019-05-09T00:26:00Z">
          <w:pPr>
            <w:jc w:val="both"/>
          </w:pPr>
        </w:pPrChange>
      </w:pPr>
      <w:ins w:id="2100" w:author="Utente di Microsoft Office" w:date="2019-05-09T00:26:00Z">
        <w:r>
          <w:rPr>
            <w:rFonts w:cstheme="minorHAnsi"/>
            <w:noProof/>
            <w:sz w:val="20"/>
            <w:szCs w:val="20"/>
          </w:rPr>
          <w:drawing>
            <wp:inline distT="0" distB="0" distL="0" distR="0" wp14:anchorId="1A65904B" wp14:editId="3DC2D56A">
              <wp:extent cx="3418449" cy="751574"/>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png"/>
                      <pic:cNvPicPr/>
                    </pic:nvPicPr>
                    <pic:blipFill>
                      <a:blip r:embed="rId19">
                        <a:extLst>
                          <a:ext uri="{28A0092B-C50C-407E-A947-70E740481C1C}">
                            <a14:useLocalDpi xmlns:a14="http://schemas.microsoft.com/office/drawing/2010/main" val="0"/>
                          </a:ext>
                        </a:extLst>
                      </a:blip>
                      <a:stretch>
                        <a:fillRect/>
                      </a:stretch>
                    </pic:blipFill>
                    <pic:spPr>
                      <a:xfrm>
                        <a:off x="0" y="0"/>
                        <a:ext cx="3433148" cy="754806"/>
                      </a:xfrm>
                      <a:prstGeom prst="rect">
                        <a:avLst/>
                      </a:prstGeom>
                    </pic:spPr>
                  </pic:pic>
                </a:graphicData>
              </a:graphic>
            </wp:inline>
          </w:drawing>
        </w:r>
      </w:ins>
    </w:p>
    <w:p w14:paraId="41B43299" w14:textId="7753C085" w:rsidR="001657B0" w:rsidRDefault="001657B0" w:rsidP="009950BC">
      <w:pPr>
        <w:jc w:val="both"/>
        <w:rPr>
          <w:ins w:id="2101" w:author="Utente di Microsoft Office" w:date="2019-05-09T00:27:00Z"/>
          <w:rFonts w:cstheme="minorHAnsi"/>
          <w:sz w:val="20"/>
          <w:szCs w:val="20"/>
        </w:rPr>
      </w:pPr>
    </w:p>
    <w:p w14:paraId="630DAA05" w14:textId="1E407DD3" w:rsidR="008C1310" w:rsidRDefault="008C1310" w:rsidP="009950BC">
      <w:pPr>
        <w:jc w:val="both"/>
        <w:rPr>
          <w:ins w:id="2102" w:author="Utente di Microsoft Office" w:date="2019-05-09T00:27:00Z"/>
          <w:rFonts w:cstheme="minorHAnsi"/>
          <w:sz w:val="20"/>
          <w:szCs w:val="20"/>
        </w:rPr>
      </w:pPr>
    </w:p>
    <w:p w14:paraId="2B27D2BB" w14:textId="31CC29EC" w:rsidR="008C1310" w:rsidRDefault="008C1310" w:rsidP="009950BC">
      <w:pPr>
        <w:jc w:val="both"/>
        <w:rPr>
          <w:ins w:id="2103" w:author="Utente di Microsoft Office" w:date="2019-05-09T00:27:00Z"/>
          <w:rFonts w:cstheme="minorHAnsi"/>
          <w:sz w:val="20"/>
          <w:szCs w:val="20"/>
        </w:rPr>
      </w:pPr>
    </w:p>
    <w:p w14:paraId="00712259" w14:textId="0F3F5B1F" w:rsidR="008C1310" w:rsidRDefault="008C1310" w:rsidP="009950BC">
      <w:pPr>
        <w:jc w:val="both"/>
        <w:rPr>
          <w:ins w:id="2104" w:author="Utente di Microsoft Office" w:date="2019-05-09T00:27:00Z"/>
          <w:rFonts w:cstheme="minorHAnsi"/>
          <w:sz w:val="20"/>
          <w:szCs w:val="20"/>
        </w:rPr>
      </w:pPr>
    </w:p>
    <w:p w14:paraId="0C975CE1" w14:textId="25D2CD96" w:rsidR="008C1310" w:rsidRDefault="008C1310" w:rsidP="009950BC">
      <w:pPr>
        <w:jc w:val="both"/>
        <w:rPr>
          <w:ins w:id="2105" w:author="Utente di Microsoft Office" w:date="2019-05-09T00:27:00Z"/>
          <w:rFonts w:cstheme="minorHAnsi"/>
          <w:sz w:val="20"/>
          <w:szCs w:val="20"/>
        </w:rPr>
      </w:pPr>
    </w:p>
    <w:p w14:paraId="2325CB46" w14:textId="7BF3FB1B" w:rsidR="008C1310" w:rsidRDefault="008C1310" w:rsidP="009950BC">
      <w:pPr>
        <w:jc w:val="both"/>
        <w:rPr>
          <w:ins w:id="2106" w:author="Utente di Microsoft Office" w:date="2019-05-09T00:27:00Z"/>
          <w:rFonts w:cstheme="minorHAnsi"/>
          <w:sz w:val="20"/>
          <w:szCs w:val="20"/>
        </w:rPr>
      </w:pPr>
    </w:p>
    <w:p w14:paraId="59F5259E" w14:textId="2CB108B9" w:rsidR="008C1310" w:rsidRDefault="008C1310" w:rsidP="009950BC">
      <w:pPr>
        <w:jc w:val="both"/>
        <w:rPr>
          <w:ins w:id="2107" w:author="Utente di Microsoft Office" w:date="2019-05-09T00:27:00Z"/>
          <w:rFonts w:cstheme="minorHAnsi"/>
          <w:sz w:val="20"/>
          <w:szCs w:val="20"/>
        </w:rPr>
      </w:pPr>
    </w:p>
    <w:p w14:paraId="1EA87162" w14:textId="3F127DB7" w:rsidR="008C1310" w:rsidRDefault="008C1310" w:rsidP="009950BC">
      <w:pPr>
        <w:jc w:val="both"/>
        <w:rPr>
          <w:ins w:id="2108" w:author="Utente di Microsoft Office" w:date="2019-05-09T00:27:00Z"/>
          <w:rFonts w:cstheme="minorHAnsi"/>
          <w:sz w:val="20"/>
          <w:szCs w:val="20"/>
        </w:rPr>
      </w:pPr>
    </w:p>
    <w:p w14:paraId="436DA966" w14:textId="610898AD" w:rsidR="008C1310" w:rsidRDefault="008C1310" w:rsidP="009950BC">
      <w:pPr>
        <w:jc w:val="both"/>
        <w:rPr>
          <w:ins w:id="2109" w:author="Utente di Microsoft Office" w:date="2019-05-09T00:27:00Z"/>
          <w:rFonts w:cstheme="minorHAnsi"/>
          <w:sz w:val="20"/>
          <w:szCs w:val="20"/>
        </w:rPr>
      </w:pPr>
    </w:p>
    <w:p w14:paraId="21D610E5" w14:textId="77777777" w:rsidR="008C1310" w:rsidRDefault="008C1310" w:rsidP="009950BC">
      <w:pPr>
        <w:jc w:val="both"/>
        <w:rPr>
          <w:ins w:id="2110" w:author="Utente di Microsoft Office" w:date="2019-05-05T23:48:00Z"/>
          <w:rFonts w:cstheme="minorHAnsi"/>
          <w:sz w:val="20"/>
          <w:szCs w:val="20"/>
        </w:rPr>
      </w:pPr>
    </w:p>
    <w:p w14:paraId="341FAD01" w14:textId="77777777" w:rsidR="001657B0" w:rsidRDefault="001657B0" w:rsidP="009950BC">
      <w:pPr>
        <w:jc w:val="both"/>
        <w:rPr>
          <w:ins w:id="2111" w:author="Utente di Microsoft Office" w:date="2019-05-05T23:48:00Z"/>
          <w:rFonts w:cstheme="minorHAnsi"/>
          <w:sz w:val="20"/>
          <w:szCs w:val="20"/>
        </w:rPr>
      </w:pPr>
    </w:p>
    <w:p w14:paraId="53D9C9DA" w14:textId="3905F1F2" w:rsidR="002A5694" w:rsidRDefault="009950BC" w:rsidP="009950BC">
      <w:pPr>
        <w:jc w:val="both"/>
        <w:rPr>
          <w:ins w:id="2112" w:author="Utente di Microsoft Office" w:date="2019-05-05T21:36:00Z"/>
          <w:rFonts w:cstheme="minorHAnsi"/>
          <w:sz w:val="20"/>
          <w:szCs w:val="20"/>
        </w:rPr>
      </w:pPr>
      <w:ins w:id="2113" w:author="Utente di Microsoft Office" w:date="2019-05-05T21:36:00Z">
        <w:r>
          <w:rPr>
            <w:rFonts w:cstheme="minorHAnsi"/>
            <w:sz w:val="20"/>
            <w:szCs w:val="20"/>
          </w:rPr>
          <w:lastRenderedPageBreak/>
          <w:t>Abbiamo anche il caso in cui l’oggetto di uno statement è a sua volta una risorsa:</w:t>
        </w:r>
      </w:ins>
    </w:p>
    <w:p w14:paraId="79A009CF" w14:textId="0BA54D2D" w:rsidR="009950BC" w:rsidRDefault="009950BC" w:rsidP="009950BC">
      <w:pPr>
        <w:jc w:val="both"/>
        <w:rPr>
          <w:ins w:id="2114" w:author="Utente di Microsoft Office" w:date="2019-05-05T21:36:00Z"/>
          <w:rFonts w:cstheme="minorHAnsi"/>
          <w:sz w:val="20"/>
          <w:szCs w:val="20"/>
        </w:rPr>
      </w:pPr>
    </w:p>
    <w:p w14:paraId="5F8E7E4E" w14:textId="5FFE8919" w:rsidR="009950BC" w:rsidRDefault="0041555D" w:rsidP="00447C90">
      <w:pPr>
        <w:jc w:val="center"/>
        <w:rPr>
          <w:ins w:id="2115" w:author="Utente di Microsoft Office" w:date="2019-05-05T21:37:00Z"/>
          <w:rFonts w:cstheme="minorHAnsi"/>
          <w:sz w:val="20"/>
          <w:szCs w:val="20"/>
        </w:rPr>
      </w:pPr>
      <w:ins w:id="2116" w:author="Utente di Microsoft Office" w:date="2019-05-09T00:37:00Z">
        <w:r>
          <w:rPr>
            <w:rFonts w:cstheme="minorHAnsi"/>
            <w:noProof/>
            <w:sz w:val="20"/>
            <w:szCs w:val="20"/>
          </w:rPr>
          <w:drawing>
            <wp:inline distT="0" distB="0" distL="0" distR="0" wp14:anchorId="42DE7EAA" wp14:editId="1134E103">
              <wp:extent cx="4142936" cy="1560371"/>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png"/>
                      <pic:cNvPicPr/>
                    </pic:nvPicPr>
                    <pic:blipFill>
                      <a:blip r:embed="rId20">
                        <a:extLst>
                          <a:ext uri="{28A0092B-C50C-407E-A947-70E740481C1C}">
                            <a14:useLocalDpi xmlns:a14="http://schemas.microsoft.com/office/drawing/2010/main" val="0"/>
                          </a:ext>
                        </a:extLst>
                      </a:blip>
                      <a:stretch>
                        <a:fillRect/>
                      </a:stretch>
                    </pic:blipFill>
                    <pic:spPr>
                      <a:xfrm>
                        <a:off x="0" y="0"/>
                        <a:ext cx="4161343" cy="1567304"/>
                      </a:xfrm>
                      <a:prstGeom prst="rect">
                        <a:avLst/>
                      </a:prstGeom>
                    </pic:spPr>
                  </pic:pic>
                </a:graphicData>
              </a:graphic>
            </wp:inline>
          </w:drawing>
        </w:r>
      </w:ins>
    </w:p>
    <w:p w14:paraId="5D5D5EB4" w14:textId="6206F914" w:rsidR="00447C90" w:rsidRDefault="00447C90" w:rsidP="00447C90">
      <w:pPr>
        <w:jc w:val="center"/>
        <w:rPr>
          <w:ins w:id="2117" w:author="Utente di Microsoft Office" w:date="2019-05-05T21:37:00Z"/>
          <w:rFonts w:cstheme="minorHAnsi"/>
          <w:sz w:val="20"/>
          <w:szCs w:val="20"/>
        </w:rPr>
      </w:pPr>
    </w:p>
    <w:p w14:paraId="6E115976" w14:textId="77777777" w:rsidR="00536DF4" w:rsidRDefault="009A7E86" w:rsidP="009A7E86">
      <w:pPr>
        <w:jc w:val="both"/>
        <w:rPr>
          <w:ins w:id="2118" w:author="Utente di Microsoft Office" w:date="2019-05-05T21:43:00Z"/>
          <w:rFonts w:cstheme="minorHAnsi"/>
          <w:sz w:val="20"/>
          <w:szCs w:val="20"/>
        </w:rPr>
      </w:pPr>
      <w:ins w:id="2119" w:author="Utente di Microsoft Office" w:date="2019-05-05T21:38:00Z">
        <w:r>
          <w:rPr>
            <w:rFonts w:cstheme="minorHAnsi"/>
            <w:sz w:val="20"/>
            <w:szCs w:val="20"/>
          </w:rPr>
          <w:t>In questo modo possiamo descrivere ancora più nel dettaglio una risorsa.</w:t>
        </w:r>
      </w:ins>
      <w:ins w:id="2120" w:author="Utente di Microsoft Office" w:date="2019-05-05T21:39:00Z">
        <w:r>
          <w:rPr>
            <w:rFonts w:cstheme="minorHAnsi"/>
            <w:sz w:val="20"/>
            <w:szCs w:val="20"/>
          </w:rPr>
          <w:t xml:space="preserve"> </w:t>
        </w:r>
      </w:ins>
    </w:p>
    <w:p w14:paraId="22862F41" w14:textId="25205DF8" w:rsidR="00536DF4" w:rsidRDefault="00536DF4" w:rsidP="009A7E86">
      <w:pPr>
        <w:jc w:val="both"/>
        <w:rPr>
          <w:ins w:id="2121" w:author="Utente di Microsoft Office" w:date="2019-05-05T21:43:00Z"/>
          <w:rFonts w:cstheme="minorHAnsi"/>
          <w:sz w:val="20"/>
          <w:szCs w:val="20"/>
        </w:rPr>
      </w:pPr>
    </w:p>
    <w:p w14:paraId="65C1B87A" w14:textId="021A7B2B" w:rsidR="00536DF4" w:rsidRDefault="00536DF4" w:rsidP="009A7E86">
      <w:pPr>
        <w:jc w:val="both"/>
        <w:rPr>
          <w:ins w:id="2122" w:author="Utente di Microsoft Office" w:date="2019-05-05T21:43:00Z"/>
          <w:rFonts w:cstheme="minorHAnsi"/>
          <w:sz w:val="20"/>
          <w:szCs w:val="20"/>
        </w:rPr>
      </w:pPr>
      <w:ins w:id="2123" w:author="Utente di Microsoft Office" w:date="2019-05-05T21:43:00Z">
        <w:r>
          <w:rPr>
            <w:rFonts w:cstheme="minorHAnsi"/>
            <w:sz w:val="20"/>
            <w:szCs w:val="20"/>
          </w:rPr>
          <w:t>3</w:t>
        </w:r>
      </w:ins>
      <w:ins w:id="2124" w:author="Utente di Microsoft Office" w:date="2019-05-05T21:44:00Z">
        <w:r>
          <w:rPr>
            <w:rFonts w:cstheme="minorHAnsi"/>
            <w:sz w:val="20"/>
            <w:szCs w:val="20"/>
          </w:rPr>
          <w:t>.3.2 RDF e XML</w:t>
        </w:r>
      </w:ins>
    </w:p>
    <w:p w14:paraId="0624BFD9" w14:textId="77777777" w:rsidR="00536DF4" w:rsidRDefault="00536DF4" w:rsidP="009A7E86">
      <w:pPr>
        <w:jc w:val="both"/>
        <w:rPr>
          <w:ins w:id="2125" w:author="Utente di Microsoft Office" w:date="2019-05-05T21:43:00Z"/>
          <w:rFonts w:cstheme="minorHAnsi"/>
          <w:sz w:val="20"/>
          <w:szCs w:val="20"/>
        </w:rPr>
      </w:pPr>
    </w:p>
    <w:p w14:paraId="5AC87BBB" w14:textId="10CF921B" w:rsidR="00C172E4" w:rsidRDefault="009A7E86" w:rsidP="009A7E86">
      <w:pPr>
        <w:jc w:val="both"/>
        <w:rPr>
          <w:ins w:id="2126" w:author="Utente di Microsoft Office" w:date="2019-05-05T21:40:00Z"/>
          <w:rFonts w:cstheme="minorHAnsi"/>
          <w:sz w:val="20"/>
          <w:szCs w:val="20"/>
        </w:rPr>
      </w:pPr>
      <w:ins w:id="2127" w:author="Utente di Microsoft Office" w:date="2019-05-05T21:39:00Z">
        <w:r w:rsidRPr="009A7E86">
          <w:rPr>
            <w:rFonts w:cstheme="minorHAnsi"/>
            <w:sz w:val="20"/>
            <w:szCs w:val="20"/>
            <w:rPrChange w:id="2128" w:author="Utente di Microsoft Office" w:date="2019-05-05T21:39:00Z">
              <w:rPr>
                <w:rFonts w:ascii="Arial" w:hAnsi="Arial" w:cs="Arial"/>
                <w:sz w:val="20"/>
                <w:szCs w:val="20"/>
              </w:rPr>
            </w:rPrChange>
          </w:rPr>
          <w:t xml:space="preserve">RDF prevede l'utilizzo di una sintassi basata su XML per specificare in maniera </w:t>
        </w:r>
      </w:ins>
      <w:ins w:id="2129" w:author="Utente di Microsoft Office" w:date="2019-05-05T21:41:00Z">
        <w:r w:rsidR="00C172E4">
          <w:rPr>
            <w:rFonts w:cstheme="minorHAnsi"/>
            <w:sz w:val="20"/>
            <w:szCs w:val="20"/>
          </w:rPr>
          <w:t>formale</w:t>
        </w:r>
      </w:ins>
      <w:ins w:id="2130" w:author="Utente di Microsoft Office" w:date="2019-05-05T21:39:00Z">
        <w:r w:rsidRPr="009A7E86">
          <w:rPr>
            <w:rFonts w:cstheme="minorHAnsi"/>
            <w:sz w:val="20"/>
            <w:szCs w:val="20"/>
            <w:rPrChange w:id="2131" w:author="Utente di Microsoft Office" w:date="2019-05-05T21:39:00Z">
              <w:rPr>
                <w:rFonts w:ascii="Arial" w:hAnsi="Arial" w:cs="Arial"/>
                <w:sz w:val="20"/>
                <w:szCs w:val="20"/>
              </w:rPr>
            </w:rPrChange>
          </w:rPr>
          <w:t xml:space="preserve"> gli statement RDF.</w:t>
        </w:r>
      </w:ins>
    </w:p>
    <w:p w14:paraId="1D20A7E4" w14:textId="77777777" w:rsidR="00C172E4" w:rsidRDefault="00C172E4" w:rsidP="009A7E86">
      <w:pPr>
        <w:jc w:val="both"/>
        <w:rPr>
          <w:ins w:id="2132" w:author="Utente di Microsoft Office" w:date="2019-05-05T21:41:00Z"/>
          <w:rFonts w:cstheme="minorHAnsi"/>
          <w:sz w:val="20"/>
          <w:szCs w:val="20"/>
        </w:rPr>
      </w:pPr>
    </w:p>
    <w:p w14:paraId="003F1819" w14:textId="28A022B5" w:rsidR="009A7E86" w:rsidRDefault="0041555D" w:rsidP="00C172E4">
      <w:pPr>
        <w:jc w:val="center"/>
        <w:rPr>
          <w:ins w:id="2133" w:author="Utente di Microsoft Office" w:date="2019-05-05T21:42:00Z"/>
          <w:rFonts w:cstheme="minorHAnsi"/>
          <w:sz w:val="20"/>
          <w:szCs w:val="20"/>
        </w:rPr>
      </w:pPr>
      <w:ins w:id="2134" w:author="Utente di Microsoft Office" w:date="2019-05-09T00:41:00Z">
        <w:r>
          <w:rPr>
            <w:rFonts w:cstheme="minorHAnsi"/>
            <w:noProof/>
            <w:sz w:val="20"/>
            <w:szCs w:val="20"/>
          </w:rPr>
          <w:drawing>
            <wp:inline distT="0" distB="0" distL="0" distR="0" wp14:anchorId="22603EB1" wp14:editId="1E8F97E8">
              <wp:extent cx="553720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4.png"/>
                      <pic:cNvPicPr/>
                    </pic:nvPicPr>
                    <pic:blipFill>
                      <a:blip r:embed="rId21">
                        <a:extLst>
                          <a:ext uri="{28A0092B-C50C-407E-A947-70E740481C1C}">
                            <a14:useLocalDpi xmlns:a14="http://schemas.microsoft.com/office/drawing/2010/main" val="0"/>
                          </a:ext>
                        </a:extLst>
                      </a:blip>
                      <a:stretch>
                        <a:fillRect/>
                      </a:stretch>
                    </pic:blipFill>
                    <pic:spPr>
                      <a:xfrm>
                        <a:off x="0" y="0"/>
                        <a:ext cx="5537200" cy="1295400"/>
                      </a:xfrm>
                      <a:prstGeom prst="rect">
                        <a:avLst/>
                      </a:prstGeom>
                    </pic:spPr>
                  </pic:pic>
                </a:graphicData>
              </a:graphic>
            </wp:inline>
          </w:drawing>
        </w:r>
      </w:ins>
    </w:p>
    <w:p w14:paraId="29089004" w14:textId="4889BFB2" w:rsidR="006745BE" w:rsidRDefault="006745BE" w:rsidP="00C172E4">
      <w:pPr>
        <w:jc w:val="center"/>
        <w:rPr>
          <w:ins w:id="2135" w:author="Utente di Microsoft Office" w:date="2019-05-05T21:42:00Z"/>
          <w:rFonts w:cstheme="minorHAnsi"/>
          <w:sz w:val="20"/>
          <w:szCs w:val="20"/>
        </w:rPr>
      </w:pPr>
    </w:p>
    <w:p w14:paraId="2771DB83" w14:textId="18FE3E58" w:rsidR="007942B9" w:rsidRDefault="006745BE" w:rsidP="007942B9">
      <w:pPr>
        <w:jc w:val="both"/>
        <w:rPr>
          <w:ins w:id="2136" w:author="Utente di Microsoft Office" w:date="2019-05-05T21:53:00Z"/>
          <w:rFonts w:cstheme="minorHAnsi"/>
          <w:sz w:val="20"/>
          <w:szCs w:val="20"/>
        </w:rPr>
      </w:pPr>
      <w:ins w:id="2137" w:author="Utente di Microsoft Office" w:date="2019-05-05T21:42:00Z">
        <w:r>
          <w:rPr>
            <w:rFonts w:cstheme="minorHAnsi"/>
            <w:sz w:val="20"/>
            <w:szCs w:val="20"/>
          </w:rPr>
          <w:t xml:space="preserve">In questo caso abbiamo in maniera formale (XML), </w:t>
        </w:r>
      </w:ins>
      <w:ins w:id="2138" w:author="Utente di Microsoft Office" w:date="2019-05-05T21:43:00Z">
        <w:r>
          <w:rPr>
            <w:rFonts w:cstheme="minorHAnsi"/>
            <w:sz w:val="20"/>
            <w:szCs w:val="20"/>
          </w:rPr>
          <w:t xml:space="preserve">l’esempio dell’autore di un sito, visto </w:t>
        </w:r>
      </w:ins>
      <w:ins w:id="2139" w:author="Utente di Microsoft Office" w:date="2019-05-05T21:44:00Z">
        <w:r w:rsidR="00E65987">
          <w:rPr>
            <w:rFonts w:cstheme="minorHAnsi"/>
            <w:sz w:val="20"/>
            <w:szCs w:val="20"/>
          </w:rPr>
          <w:t>nel paragrafo</w:t>
        </w:r>
      </w:ins>
      <w:ins w:id="2140" w:author="Utente di Microsoft Office" w:date="2019-05-05T21:43:00Z">
        <w:r>
          <w:rPr>
            <w:rFonts w:cstheme="minorHAnsi"/>
            <w:sz w:val="20"/>
            <w:szCs w:val="20"/>
          </w:rPr>
          <w:t xml:space="preserve"> preceden</w:t>
        </w:r>
      </w:ins>
      <w:ins w:id="2141" w:author="Utente di Microsoft Office" w:date="2019-05-05T21:44:00Z">
        <w:r w:rsidR="00E65987">
          <w:rPr>
            <w:rFonts w:cstheme="minorHAnsi"/>
            <w:sz w:val="20"/>
            <w:szCs w:val="20"/>
          </w:rPr>
          <w:t>te</w:t>
        </w:r>
      </w:ins>
      <w:ins w:id="2142" w:author="Utente di Microsoft Office" w:date="2019-05-05T21:43:00Z">
        <w:r>
          <w:rPr>
            <w:rFonts w:cstheme="minorHAnsi"/>
            <w:sz w:val="20"/>
            <w:szCs w:val="20"/>
          </w:rPr>
          <w:t>.</w:t>
        </w:r>
      </w:ins>
      <w:ins w:id="2143" w:author="Utente di Microsoft Office" w:date="2019-05-05T21:46:00Z">
        <w:r w:rsidR="00B75B14">
          <w:rPr>
            <w:rFonts w:cstheme="minorHAnsi"/>
            <w:sz w:val="20"/>
            <w:szCs w:val="20"/>
          </w:rPr>
          <w:t xml:space="preserve"> </w:t>
        </w:r>
      </w:ins>
      <w:ins w:id="2144" w:author="Utente di Microsoft Office" w:date="2019-05-05T21:48:00Z">
        <w:r w:rsidR="007942B9" w:rsidRPr="007942B9">
          <w:rPr>
            <w:rFonts w:cstheme="minorHAnsi"/>
            <w:sz w:val="20"/>
            <w:szCs w:val="20"/>
            <w:rPrChange w:id="2145" w:author="Utente di Microsoft Office" w:date="2019-05-05T21:48:00Z">
              <w:rPr>
                <w:rFonts w:ascii="Arial" w:hAnsi="Arial" w:cs="Arial"/>
                <w:sz w:val="20"/>
                <w:szCs w:val="20"/>
              </w:rPr>
            </w:rPrChange>
          </w:rPr>
          <w:t>L'elemento &lt;</w:t>
        </w:r>
        <w:proofErr w:type="spellStart"/>
        <w:r w:rsidR="007942B9" w:rsidRPr="007942B9">
          <w:rPr>
            <w:rFonts w:cstheme="minorHAnsi"/>
            <w:sz w:val="20"/>
            <w:szCs w:val="20"/>
            <w:rPrChange w:id="2146" w:author="Utente di Microsoft Office" w:date="2019-05-05T21:48:00Z">
              <w:rPr>
                <w:rFonts w:ascii="Arial" w:hAnsi="Arial" w:cs="Arial"/>
                <w:sz w:val="20"/>
                <w:szCs w:val="20"/>
              </w:rPr>
            </w:rPrChange>
          </w:rPr>
          <w:t>rdf:RDF</w:t>
        </w:r>
        <w:proofErr w:type="spellEnd"/>
        <w:r w:rsidR="007942B9" w:rsidRPr="007942B9">
          <w:rPr>
            <w:rFonts w:cstheme="minorHAnsi"/>
            <w:sz w:val="20"/>
            <w:szCs w:val="20"/>
            <w:rPrChange w:id="2147" w:author="Utente di Microsoft Office" w:date="2019-05-05T21:48:00Z">
              <w:rPr>
                <w:rFonts w:ascii="Arial" w:hAnsi="Arial" w:cs="Arial"/>
                <w:sz w:val="20"/>
                <w:szCs w:val="20"/>
              </w:rPr>
            </w:rPrChange>
          </w:rPr>
          <w:t>&gt; racchiude la definizione dello statement RDF</w:t>
        </w:r>
      </w:ins>
      <w:ins w:id="2148" w:author="Utente di Microsoft Office" w:date="2019-05-05T21:50:00Z">
        <w:r w:rsidR="00C226DC">
          <w:rPr>
            <w:rFonts w:cstheme="minorHAnsi"/>
            <w:sz w:val="20"/>
            <w:szCs w:val="20"/>
          </w:rPr>
          <w:t>.</w:t>
        </w:r>
      </w:ins>
      <w:ins w:id="2149" w:author="Utente di Microsoft Office" w:date="2019-05-05T21:48:00Z">
        <w:r w:rsidR="007942B9" w:rsidRPr="007942B9">
          <w:rPr>
            <w:rFonts w:cstheme="minorHAnsi"/>
            <w:sz w:val="20"/>
            <w:szCs w:val="20"/>
            <w:rPrChange w:id="2150" w:author="Utente di Microsoft Office" w:date="2019-05-05T21:48:00Z">
              <w:rPr>
                <w:rFonts w:ascii="Arial" w:hAnsi="Arial" w:cs="Arial"/>
                <w:sz w:val="20"/>
                <w:szCs w:val="20"/>
              </w:rPr>
            </w:rPrChange>
          </w:rPr>
          <w:t xml:space="preserve"> </w:t>
        </w:r>
      </w:ins>
      <w:ins w:id="2151" w:author="Utente di Microsoft Office" w:date="2019-05-05T21:50:00Z">
        <w:r w:rsidR="00C226DC">
          <w:rPr>
            <w:rFonts w:cstheme="minorHAnsi"/>
            <w:sz w:val="20"/>
            <w:szCs w:val="20"/>
          </w:rPr>
          <w:t>A</w:t>
        </w:r>
      </w:ins>
      <w:ins w:id="2152" w:author="Utente di Microsoft Office" w:date="2019-05-05T21:48:00Z">
        <w:r w:rsidR="007942B9" w:rsidRPr="007942B9">
          <w:rPr>
            <w:rFonts w:cstheme="minorHAnsi"/>
            <w:sz w:val="20"/>
            <w:szCs w:val="20"/>
            <w:rPrChange w:id="2153" w:author="Utente di Microsoft Office" w:date="2019-05-05T21:48:00Z">
              <w:rPr>
                <w:rFonts w:ascii="Arial" w:hAnsi="Arial" w:cs="Arial"/>
                <w:sz w:val="20"/>
                <w:szCs w:val="20"/>
              </w:rPr>
            </w:rPrChange>
          </w:rPr>
          <w:t xml:space="preserve">l suo interno </w:t>
        </w:r>
      </w:ins>
      <w:ins w:id="2154" w:author="Utente di Microsoft Office" w:date="2019-05-05T21:50:00Z">
        <w:r w:rsidR="00C226DC">
          <w:rPr>
            <w:rFonts w:cstheme="minorHAnsi"/>
            <w:sz w:val="20"/>
            <w:szCs w:val="20"/>
          </w:rPr>
          <w:t>abbiamo</w:t>
        </w:r>
      </w:ins>
      <w:ins w:id="2155" w:author="Utente di Microsoft Office" w:date="2019-05-05T21:48:00Z">
        <w:r w:rsidR="007942B9" w:rsidRPr="007942B9">
          <w:rPr>
            <w:rFonts w:cstheme="minorHAnsi"/>
            <w:sz w:val="20"/>
            <w:szCs w:val="20"/>
            <w:rPrChange w:id="2156" w:author="Utente di Microsoft Office" w:date="2019-05-05T21:48:00Z">
              <w:rPr>
                <w:rFonts w:ascii="Arial" w:hAnsi="Arial" w:cs="Arial"/>
                <w:sz w:val="20"/>
                <w:szCs w:val="20"/>
              </w:rPr>
            </w:rPrChange>
          </w:rPr>
          <w:t xml:space="preserve"> la definizione di due </w:t>
        </w:r>
        <w:proofErr w:type="spellStart"/>
        <w:r w:rsidR="007942B9" w:rsidRPr="007942B9">
          <w:rPr>
            <w:rFonts w:cstheme="minorHAnsi"/>
            <w:sz w:val="20"/>
            <w:szCs w:val="20"/>
            <w:rPrChange w:id="2157" w:author="Utente di Microsoft Office" w:date="2019-05-05T21:48:00Z">
              <w:rPr>
                <w:rFonts w:ascii="Arial" w:hAnsi="Arial" w:cs="Arial"/>
                <w:sz w:val="20"/>
                <w:szCs w:val="20"/>
              </w:rPr>
            </w:rPrChange>
          </w:rPr>
          <w:t>Namespace</w:t>
        </w:r>
        <w:proofErr w:type="spellEnd"/>
        <w:r w:rsidR="007942B9" w:rsidRPr="007942B9">
          <w:rPr>
            <w:rFonts w:cstheme="minorHAnsi"/>
            <w:sz w:val="20"/>
            <w:szCs w:val="20"/>
            <w:rPrChange w:id="2158" w:author="Utente di Microsoft Office" w:date="2019-05-05T21:48:00Z">
              <w:rPr>
                <w:rFonts w:ascii="Arial" w:hAnsi="Arial" w:cs="Arial"/>
                <w:sz w:val="20"/>
                <w:szCs w:val="20"/>
              </w:rPr>
            </w:rPrChange>
          </w:rPr>
          <w:t xml:space="preserve">: il primo </w:t>
        </w:r>
      </w:ins>
      <w:ins w:id="2159" w:author="Utente di Microsoft Office" w:date="2019-05-05T21:50:00Z">
        <w:r w:rsidR="00C226DC">
          <w:rPr>
            <w:rFonts w:cstheme="minorHAnsi"/>
            <w:sz w:val="20"/>
            <w:szCs w:val="20"/>
          </w:rPr>
          <w:t>è</w:t>
        </w:r>
      </w:ins>
      <w:ins w:id="2160" w:author="Utente di Microsoft Office" w:date="2019-05-05T21:48:00Z">
        <w:r w:rsidR="007942B9" w:rsidRPr="007942B9">
          <w:rPr>
            <w:rFonts w:cstheme="minorHAnsi"/>
            <w:sz w:val="20"/>
            <w:szCs w:val="20"/>
            <w:rPrChange w:id="2161" w:author="Utente di Microsoft Office" w:date="2019-05-05T21:48:00Z">
              <w:rPr>
                <w:rFonts w:ascii="Arial" w:hAnsi="Arial" w:cs="Arial"/>
                <w:sz w:val="20"/>
                <w:szCs w:val="20"/>
              </w:rPr>
            </w:rPrChange>
          </w:rPr>
          <w:t xml:space="preserve"> </w:t>
        </w:r>
      </w:ins>
      <w:ins w:id="2162" w:author="Utente di Microsoft Office" w:date="2019-05-05T21:50:00Z">
        <w:r w:rsidR="00C226DC">
          <w:rPr>
            <w:rFonts w:cstheme="minorHAnsi"/>
            <w:sz w:val="20"/>
            <w:szCs w:val="20"/>
          </w:rPr>
          <w:t>il</w:t>
        </w:r>
      </w:ins>
      <w:ins w:id="2163" w:author="Utente di Microsoft Office" w:date="2019-05-05T21:48:00Z">
        <w:r w:rsidR="007942B9" w:rsidRPr="007942B9">
          <w:rPr>
            <w:rFonts w:cstheme="minorHAnsi"/>
            <w:sz w:val="20"/>
            <w:szCs w:val="20"/>
            <w:rPrChange w:id="2164" w:author="Utente di Microsoft Office" w:date="2019-05-05T21:48:00Z">
              <w:rPr>
                <w:rFonts w:ascii="Arial" w:hAnsi="Arial" w:cs="Arial"/>
                <w:sz w:val="20"/>
                <w:szCs w:val="20"/>
              </w:rPr>
            </w:rPrChange>
          </w:rPr>
          <w:t xml:space="preserve"> </w:t>
        </w:r>
        <w:proofErr w:type="spellStart"/>
        <w:r w:rsidR="007942B9" w:rsidRPr="007942B9">
          <w:rPr>
            <w:rFonts w:cstheme="minorHAnsi"/>
            <w:sz w:val="20"/>
            <w:szCs w:val="20"/>
            <w:rPrChange w:id="2165" w:author="Utente di Microsoft Office" w:date="2019-05-05T21:48:00Z">
              <w:rPr>
                <w:rFonts w:ascii="Arial" w:hAnsi="Arial" w:cs="Arial"/>
                <w:sz w:val="20"/>
                <w:szCs w:val="20"/>
              </w:rPr>
            </w:rPrChange>
          </w:rPr>
          <w:t>Namespace</w:t>
        </w:r>
        <w:proofErr w:type="spellEnd"/>
        <w:r w:rsidR="007942B9" w:rsidRPr="007942B9">
          <w:rPr>
            <w:rFonts w:cstheme="minorHAnsi"/>
            <w:sz w:val="20"/>
            <w:szCs w:val="20"/>
            <w:rPrChange w:id="2166" w:author="Utente di Microsoft Office" w:date="2019-05-05T21:48:00Z">
              <w:rPr>
                <w:rFonts w:ascii="Arial" w:hAnsi="Arial" w:cs="Arial"/>
                <w:sz w:val="20"/>
                <w:szCs w:val="20"/>
              </w:rPr>
            </w:rPrChange>
          </w:rPr>
          <w:t xml:space="preserve"> RDF, mentre il secondo </w:t>
        </w:r>
        <w:proofErr w:type="spellStart"/>
        <w:r w:rsidR="007942B9" w:rsidRPr="007942B9">
          <w:rPr>
            <w:rFonts w:cstheme="minorHAnsi"/>
            <w:sz w:val="20"/>
            <w:szCs w:val="20"/>
            <w:rPrChange w:id="2167" w:author="Utente di Microsoft Office" w:date="2019-05-05T21:48:00Z">
              <w:rPr>
                <w:rFonts w:ascii="Arial" w:hAnsi="Arial" w:cs="Arial"/>
                <w:sz w:val="20"/>
                <w:szCs w:val="20"/>
              </w:rPr>
            </w:rPrChange>
          </w:rPr>
          <w:t>Namespace</w:t>
        </w:r>
        <w:proofErr w:type="spellEnd"/>
        <w:r w:rsidR="007942B9" w:rsidRPr="007942B9">
          <w:rPr>
            <w:rFonts w:cstheme="minorHAnsi"/>
            <w:sz w:val="20"/>
            <w:szCs w:val="20"/>
            <w:rPrChange w:id="2168" w:author="Utente di Microsoft Office" w:date="2019-05-05T21:48:00Z">
              <w:rPr>
                <w:rFonts w:ascii="Arial" w:hAnsi="Arial" w:cs="Arial"/>
                <w:sz w:val="20"/>
                <w:szCs w:val="20"/>
              </w:rPr>
            </w:rPrChange>
          </w:rPr>
          <w:t xml:space="preserve"> contiene l'URI che identifica lo schema RDF</w:t>
        </w:r>
      </w:ins>
      <w:ins w:id="2169" w:author="Utente di Microsoft Office" w:date="2019-05-05T21:50:00Z">
        <w:r w:rsidR="00C226DC">
          <w:rPr>
            <w:rFonts w:cstheme="minorHAnsi"/>
            <w:sz w:val="20"/>
            <w:szCs w:val="20"/>
          </w:rPr>
          <w:t>.</w:t>
        </w:r>
      </w:ins>
      <w:ins w:id="2170" w:author="Utente di Microsoft Office" w:date="2019-05-05T21:48:00Z">
        <w:r w:rsidR="007942B9" w:rsidRPr="007942B9">
          <w:rPr>
            <w:rFonts w:cstheme="minorHAnsi"/>
            <w:sz w:val="20"/>
            <w:szCs w:val="20"/>
            <w:rPrChange w:id="2171" w:author="Utente di Microsoft Office" w:date="2019-05-05T21:48:00Z">
              <w:rPr>
                <w:rFonts w:ascii="Arial" w:hAnsi="Arial" w:cs="Arial"/>
                <w:sz w:val="20"/>
                <w:szCs w:val="20"/>
              </w:rPr>
            </w:rPrChange>
          </w:rPr>
          <w:t xml:space="preserve"> </w:t>
        </w:r>
      </w:ins>
      <w:ins w:id="2172" w:author="Utente di Microsoft Office" w:date="2019-05-05T21:51:00Z">
        <w:r w:rsidR="00C226DC">
          <w:rPr>
            <w:rFonts w:cstheme="minorHAnsi"/>
            <w:sz w:val="20"/>
            <w:szCs w:val="20"/>
          </w:rPr>
          <w:t>U</w:t>
        </w:r>
      </w:ins>
      <w:ins w:id="2173" w:author="Utente di Microsoft Office" w:date="2019-05-05T21:48:00Z">
        <w:r w:rsidR="007942B9" w:rsidRPr="007942B9">
          <w:rPr>
            <w:rFonts w:cstheme="minorHAnsi"/>
            <w:sz w:val="20"/>
            <w:szCs w:val="20"/>
            <w:rPrChange w:id="2174" w:author="Utente di Microsoft Office" w:date="2019-05-05T21:48:00Z">
              <w:rPr>
                <w:rFonts w:ascii="Arial" w:hAnsi="Arial" w:cs="Arial"/>
                <w:sz w:val="20"/>
                <w:szCs w:val="20"/>
              </w:rPr>
            </w:rPrChange>
          </w:rPr>
          <w:t xml:space="preserve">tilizzato per descrivere la semantica e le convenzioni </w:t>
        </w:r>
      </w:ins>
      <w:ins w:id="2175" w:author="Utente di Microsoft Office" w:date="2019-05-05T21:52:00Z">
        <w:r w:rsidR="00C226DC">
          <w:rPr>
            <w:rFonts w:cstheme="minorHAnsi"/>
            <w:sz w:val="20"/>
            <w:szCs w:val="20"/>
          </w:rPr>
          <w:t>nel</w:t>
        </w:r>
      </w:ins>
      <w:ins w:id="2176" w:author="Utente di Microsoft Office" w:date="2019-05-05T21:48:00Z">
        <w:r w:rsidR="007942B9" w:rsidRPr="007942B9">
          <w:rPr>
            <w:rFonts w:cstheme="minorHAnsi"/>
            <w:sz w:val="20"/>
            <w:szCs w:val="20"/>
            <w:rPrChange w:id="2177" w:author="Utente di Microsoft Office" w:date="2019-05-05T21:48:00Z">
              <w:rPr>
                <w:rFonts w:ascii="Arial" w:hAnsi="Arial" w:cs="Arial"/>
                <w:sz w:val="20"/>
                <w:szCs w:val="20"/>
              </w:rPr>
            </w:rPrChange>
          </w:rPr>
          <w:t xml:space="preserve"> l'utilizzo delle propriet</w:t>
        </w:r>
      </w:ins>
      <w:ins w:id="2178" w:author="Utente di Microsoft Office" w:date="2019-05-05T21:51:00Z">
        <w:r w:rsidR="00C226DC">
          <w:rPr>
            <w:rFonts w:cstheme="minorHAnsi"/>
            <w:sz w:val="20"/>
            <w:szCs w:val="20"/>
          </w:rPr>
          <w:t>à</w:t>
        </w:r>
      </w:ins>
      <w:ins w:id="2179" w:author="Utente di Microsoft Office" w:date="2019-05-05T21:48:00Z">
        <w:r w:rsidR="007942B9" w:rsidRPr="007942B9">
          <w:rPr>
            <w:rFonts w:cstheme="minorHAnsi"/>
            <w:sz w:val="20"/>
            <w:szCs w:val="20"/>
            <w:rPrChange w:id="2180" w:author="Utente di Microsoft Office" w:date="2019-05-05T21:48:00Z">
              <w:rPr>
                <w:rFonts w:ascii="Arial" w:hAnsi="Arial" w:cs="Arial"/>
                <w:sz w:val="20"/>
                <w:szCs w:val="20"/>
              </w:rPr>
            </w:rPrChange>
          </w:rPr>
          <w:t xml:space="preserve"> presenti nello statement. </w:t>
        </w:r>
      </w:ins>
    </w:p>
    <w:p w14:paraId="6CAA6D90" w14:textId="613A24F9" w:rsidR="000E4725" w:rsidRDefault="000E4725" w:rsidP="007942B9">
      <w:pPr>
        <w:jc w:val="both"/>
        <w:rPr>
          <w:ins w:id="2181" w:author="Utente di Microsoft Office" w:date="2019-05-05T21:53:00Z"/>
          <w:rFonts w:cstheme="minorHAnsi"/>
          <w:sz w:val="20"/>
          <w:szCs w:val="20"/>
        </w:rPr>
      </w:pPr>
    </w:p>
    <w:p w14:paraId="44DD21E2" w14:textId="13FAD92A" w:rsidR="000E4725" w:rsidRDefault="000E4725" w:rsidP="000E4725">
      <w:pPr>
        <w:jc w:val="both"/>
        <w:rPr>
          <w:ins w:id="2182" w:author="Utente di Microsoft Office" w:date="2019-05-05T21:54:00Z"/>
          <w:rFonts w:cstheme="minorHAnsi"/>
          <w:sz w:val="20"/>
          <w:szCs w:val="20"/>
        </w:rPr>
      </w:pPr>
      <w:ins w:id="2183" w:author="Utente di Microsoft Office" w:date="2019-05-05T21:53:00Z">
        <w:r w:rsidRPr="000E4725">
          <w:rPr>
            <w:rFonts w:cstheme="minorHAnsi"/>
            <w:sz w:val="20"/>
            <w:szCs w:val="20"/>
            <w:rPrChange w:id="2184" w:author="Utente di Microsoft Office" w:date="2019-05-05T21:53:00Z">
              <w:rPr>
                <w:rFonts w:ascii="Arial" w:hAnsi="Arial" w:cs="Arial"/>
                <w:sz w:val="20"/>
                <w:szCs w:val="20"/>
              </w:rPr>
            </w:rPrChange>
          </w:rPr>
          <w:t>&lt;</w:t>
        </w:r>
        <w:proofErr w:type="spellStart"/>
        <w:proofErr w:type="gramStart"/>
        <w:r w:rsidRPr="000E4725">
          <w:rPr>
            <w:rFonts w:cstheme="minorHAnsi"/>
            <w:sz w:val="20"/>
            <w:szCs w:val="20"/>
            <w:rPrChange w:id="2185" w:author="Utente di Microsoft Office" w:date="2019-05-05T21:53:00Z">
              <w:rPr>
                <w:rFonts w:ascii="Arial" w:hAnsi="Arial" w:cs="Arial"/>
                <w:sz w:val="20"/>
                <w:szCs w:val="20"/>
              </w:rPr>
            </w:rPrChange>
          </w:rPr>
          <w:t>rdf:Description</w:t>
        </w:r>
        <w:proofErr w:type="spellEnd"/>
        <w:proofErr w:type="gramEnd"/>
        <w:r w:rsidRPr="000E4725">
          <w:rPr>
            <w:rFonts w:cstheme="minorHAnsi"/>
            <w:sz w:val="20"/>
            <w:szCs w:val="20"/>
            <w:rPrChange w:id="2186" w:author="Utente di Microsoft Office" w:date="2019-05-05T21:53:00Z">
              <w:rPr>
                <w:rFonts w:ascii="Arial" w:hAnsi="Arial" w:cs="Arial"/>
                <w:sz w:val="20"/>
                <w:szCs w:val="20"/>
              </w:rPr>
            </w:rPrChange>
          </w:rPr>
          <w:t xml:space="preserve">&gt; </w:t>
        </w:r>
        <w:r>
          <w:rPr>
            <w:rFonts w:cstheme="minorHAnsi"/>
            <w:sz w:val="20"/>
            <w:szCs w:val="20"/>
          </w:rPr>
          <w:t>con</w:t>
        </w:r>
        <w:r w:rsidRPr="000E4725">
          <w:rPr>
            <w:rFonts w:cstheme="minorHAnsi"/>
            <w:sz w:val="20"/>
            <w:szCs w:val="20"/>
            <w:rPrChange w:id="2187" w:author="Utente di Microsoft Office" w:date="2019-05-05T21:53:00Z">
              <w:rPr>
                <w:rFonts w:ascii="Arial" w:hAnsi="Arial" w:cs="Arial"/>
                <w:sz w:val="20"/>
                <w:szCs w:val="20"/>
              </w:rPr>
            </w:rPrChange>
          </w:rPr>
          <w:t xml:space="preserve"> </w:t>
        </w:r>
        <w:r>
          <w:rPr>
            <w:rFonts w:cstheme="minorHAnsi"/>
            <w:sz w:val="20"/>
            <w:szCs w:val="20"/>
          </w:rPr>
          <w:t>l’</w:t>
        </w:r>
        <w:r w:rsidRPr="000E4725">
          <w:rPr>
            <w:rFonts w:cstheme="minorHAnsi"/>
            <w:sz w:val="20"/>
            <w:szCs w:val="20"/>
            <w:rPrChange w:id="2188" w:author="Utente di Microsoft Office" w:date="2019-05-05T21:53:00Z">
              <w:rPr>
                <w:rFonts w:ascii="Arial" w:hAnsi="Arial" w:cs="Arial"/>
                <w:sz w:val="20"/>
                <w:szCs w:val="20"/>
              </w:rPr>
            </w:rPrChange>
          </w:rPr>
          <w:t xml:space="preserve">attributo </w:t>
        </w:r>
        <w:proofErr w:type="spellStart"/>
        <w:r w:rsidRPr="000E4725">
          <w:rPr>
            <w:rFonts w:cstheme="minorHAnsi"/>
            <w:sz w:val="20"/>
            <w:szCs w:val="20"/>
            <w:rPrChange w:id="2189" w:author="Utente di Microsoft Office" w:date="2019-05-05T21:53:00Z">
              <w:rPr>
                <w:rFonts w:ascii="Arial,Italic" w:hAnsi="Arial,Italic"/>
                <w:sz w:val="20"/>
                <w:szCs w:val="20"/>
              </w:rPr>
            </w:rPrChange>
          </w:rPr>
          <w:t>about</w:t>
        </w:r>
        <w:proofErr w:type="spellEnd"/>
        <w:r w:rsidRPr="000E4725">
          <w:rPr>
            <w:rFonts w:cstheme="minorHAnsi"/>
            <w:sz w:val="20"/>
            <w:szCs w:val="20"/>
            <w:rPrChange w:id="2190" w:author="Utente di Microsoft Office" w:date="2019-05-05T21:53:00Z">
              <w:rPr>
                <w:rFonts w:ascii="Arial,Italic" w:hAnsi="Arial,Italic"/>
                <w:sz w:val="20"/>
                <w:szCs w:val="20"/>
              </w:rPr>
            </w:rPrChange>
          </w:rPr>
          <w:t xml:space="preserve"> </w:t>
        </w:r>
        <w:r w:rsidRPr="000E4725">
          <w:rPr>
            <w:rFonts w:cstheme="minorHAnsi"/>
            <w:sz w:val="20"/>
            <w:szCs w:val="20"/>
            <w:rPrChange w:id="2191" w:author="Utente di Microsoft Office" w:date="2019-05-05T21:53:00Z">
              <w:rPr>
                <w:rFonts w:ascii="Arial" w:hAnsi="Arial" w:cs="Arial"/>
                <w:sz w:val="20"/>
                <w:szCs w:val="20"/>
              </w:rPr>
            </w:rPrChange>
          </w:rPr>
          <w:t xml:space="preserve">identifica la risorsa. </w:t>
        </w:r>
      </w:ins>
      <w:ins w:id="2192" w:author="Utente di Microsoft Office" w:date="2019-05-05T21:54:00Z">
        <w:r>
          <w:rPr>
            <w:rFonts w:cstheme="minorHAnsi"/>
            <w:sz w:val="20"/>
            <w:szCs w:val="20"/>
          </w:rPr>
          <w:t>Della quale stiamo definendo il metadato.</w:t>
        </w:r>
      </w:ins>
    </w:p>
    <w:p w14:paraId="1969CDF7" w14:textId="0B0F4EEE" w:rsidR="000E4725" w:rsidRDefault="000E4725" w:rsidP="000E4725">
      <w:pPr>
        <w:jc w:val="both"/>
        <w:rPr>
          <w:ins w:id="2193" w:author="Utente di Microsoft Office" w:date="2019-05-05T21:54:00Z"/>
          <w:rFonts w:cstheme="minorHAnsi"/>
          <w:sz w:val="20"/>
          <w:szCs w:val="20"/>
        </w:rPr>
      </w:pPr>
    </w:p>
    <w:p w14:paraId="6553BDE6" w14:textId="66AB3C8F" w:rsidR="000E4725" w:rsidRDefault="000D023B" w:rsidP="000E4725">
      <w:pPr>
        <w:jc w:val="both"/>
        <w:rPr>
          <w:ins w:id="2194" w:author="Utente di Microsoft Office" w:date="2019-05-05T21:56:00Z"/>
          <w:rFonts w:cstheme="minorHAnsi"/>
          <w:sz w:val="20"/>
          <w:szCs w:val="20"/>
        </w:rPr>
      </w:pPr>
      <w:ins w:id="2195" w:author="Utente di Microsoft Office" w:date="2019-05-05T21:55:00Z">
        <w:r>
          <w:rPr>
            <w:rFonts w:cstheme="minorHAnsi"/>
            <w:sz w:val="20"/>
            <w:szCs w:val="20"/>
          </w:rPr>
          <w:t xml:space="preserve">Si può specificare in maniera più dettagliata le caratteristiche dell’autore, ad esempio aggiungendo </w:t>
        </w:r>
        <w:proofErr w:type="spellStart"/>
        <w:proofErr w:type="gramStart"/>
        <w:r>
          <w:rPr>
            <w:rFonts w:cstheme="minorHAnsi"/>
            <w:sz w:val="20"/>
            <w:szCs w:val="20"/>
          </w:rPr>
          <w:t>telefono,email</w:t>
        </w:r>
        <w:proofErr w:type="spellEnd"/>
        <w:proofErr w:type="gramEnd"/>
        <w:r>
          <w:rPr>
            <w:rFonts w:cstheme="minorHAnsi"/>
            <w:sz w:val="20"/>
            <w:szCs w:val="20"/>
          </w:rPr>
          <w:t xml:space="preserve"> </w:t>
        </w:r>
      </w:ins>
      <w:ins w:id="2196" w:author="Utente di Microsoft Office" w:date="2019-05-05T21:56:00Z">
        <w:r>
          <w:rPr>
            <w:rFonts w:cstheme="minorHAnsi"/>
            <w:sz w:val="20"/>
            <w:szCs w:val="20"/>
          </w:rPr>
          <w:t>ecc.</w:t>
        </w:r>
      </w:ins>
    </w:p>
    <w:p w14:paraId="523F2A57" w14:textId="5C483720" w:rsidR="000D023B" w:rsidRDefault="000D023B" w:rsidP="000E4725">
      <w:pPr>
        <w:jc w:val="both"/>
        <w:rPr>
          <w:ins w:id="2197" w:author="Utente di Microsoft Office" w:date="2019-05-05T21:56:00Z"/>
          <w:rFonts w:cstheme="minorHAnsi"/>
          <w:sz w:val="20"/>
          <w:szCs w:val="20"/>
        </w:rPr>
      </w:pPr>
    </w:p>
    <w:p w14:paraId="678BEC20" w14:textId="4DDDD398" w:rsidR="006745BE" w:rsidRDefault="00D11AE4" w:rsidP="00196B18">
      <w:pPr>
        <w:jc w:val="center"/>
        <w:rPr>
          <w:ins w:id="2198" w:author="Utente di Microsoft Office" w:date="2019-05-05T21:58:00Z"/>
          <w:rFonts w:cstheme="minorHAnsi"/>
          <w:sz w:val="20"/>
          <w:szCs w:val="20"/>
        </w:rPr>
      </w:pPr>
      <w:ins w:id="2199" w:author="Utente di Microsoft Office" w:date="2019-05-09T00:45:00Z">
        <w:r>
          <w:rPr>
            <w:rFonts w:cstheme="minorHAnsi"/>
            <w:noProof/>
            <w:sz w:val="20"/>
            <w:szCs w:val="20"/>
          </w:rPr>
          <w:drawing>
            <wp:inline distT="0" distB="0" distL="0" distR="0" wp14:anchorId="520B48E2" wp14:editId="5FD16D00">
              <wp:extent cx="2705100" cy="495300"/>
              <wp:effectExtent l="0" t="0" r="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5.png"/>
                      <pic:cNvPicPr/>
                    </pic:nvPicPr>
                    <pic:blipFill>
                      <a:blip r:embed="rId22">
                        <a:extLst>
                          <a:ext uri="{28A0092B-C50C-407E-A947-70E740481C1C}">
                            <a14:useLocalDpi xmlns:a14="http://schemas.microsoft.com/office/drawing/2010/main" val="0"/>
                          </a:ext>
                        </a:extLst>
                      </a:blip>
                      <a:stretch>
                        <a:fillRect/>
                      </a:stretch>
                    </pic:blipFill>
                    <pic:spPr>
                      <a:xfrm>
                        <a:off x="0" y="0"/>
                        <a:ext cx="2705100" cy="495300"/>
                      </a:xfrm>
                      <a:prstGeom prst="rect">
                        <a:avLst/>
                      </a:prstGeom>
                    </pic:spPr>
                  </pic:pic>
                </a:graphicData>
              </a:graphic>
            </wp:inline>
          </w:drawing>
        </w:r>
      </w:ins>
    </w:p>
    <w:p w14:paraId="74E72680" w14:textId="62BCF283" w:rsidR="00196B18" w:rsidRDefault="00196B18" w:rsidP="00196B18">
      <w:pPr>
        <w:jc w:val="center"/>
        <w:rPr>
          <w:ins w:id="2200" w:author="Utente di Microsoft Office" w:date="2019-05-05T21:58:00Z"/>
          <w:rFonts w:cstheme="minorHAnsi"/>
          <w:sz w:val="20"/>
          <w:szCs w:val="20"/>
        </w:rPr>
      </w:pPr>
    </w:p>
    <w:p w14:paraId="3C900325" w14:textId="77777777" w:rsidR="00A148A0" w:rsidRDefault="00196B18" w:rsidP="00196B18">
      <w:pPr>
        <w:jc w:val="both"/>
        <w:rPr>
          <w:ins w:id="2201" w:author="Utente di Microsoft Office" w:date="2019-05-05T22:02:00Z"/>
          <w:rFonts w:cstheme="minorHAnsi"/>
          <w:sz w:val="20"/>
          <w:szCs w:val="20"/>
        </w:rPr>
      </w:pPr>
      <w:ins w:id="2202" w:author="Utente di Microsoft Office" w:date="2019-05-05T22:00:00Z">
        <w:r>
          <w:rPr>
            <w:rFonts w:cstheme="minorHAnsi"/>
            <w:sz w:val="20"/>
            <w:szCs w:val="20"/>
          </w:rPr>
          <w:t>Possiamo definire anche dei gruppi di risorse</w:t>
        </w:r>
      </w:ins>
      <w:ins w:id="2203" w:author="Utente di Microsoft Office" w:date="2019-05-05T22:01:00Z">
        <w:r>
          <w:rPr>
            <w:rFonts w:cstheme="minorHAnsi"/>
            <w:sz w:val="20"/>
            <w:szCs w:val="20"/>
          </w:rPr>
          <w:t xml:space="preserve"> all’interno di un contenitore.</w:t>
        </w:r>
      </w:ins>
      <w:ins w:id="2204" w:author="Utente di Microsoft Office" w:date="2019-05-05T22:02:00Z">
        <w:r w:rsidR="00A148A0">
          <w:rPr>
            <w:rFonts w:cstheme="minorHAnsi"/>
            <w:sz w:val="20"/>
            <w:szCs w:val="20"/>
          </w:rPr>
          <w:t xml:space="preserve"> Abbiamo 3 tipi di contenitori:</w:t>
        </w:r>
      </w:ins>
    </w:p>
    <w:p w14:paraId="4721F26F" w14:textId="77777777" w:rsidR="00A148A0" w:rsidRDefault="00A148A0" w:rsidP="00196B18">
      <w:pPr>
        <w:jc w:val="both"/>
        <w:rPr>
          <w:ins w:id="2205" w:author="Utente di Microsoft Office" w:date="2019-05-05T22:02:00Z"/>
          <w:rFonts w:cstheme="minorHAnsi"/>
          <w:sz w:val="20"/>
          <w:szCs w:val="20"/>
        </w:rPr>
      </w:pPr>
    </w:p>
    <w:p w14:paraId="6AB1C7F2" w14:textId="77777777" w:rsidR="00A148A0" w:rsidRPr="00A148A0" w:rsidRDefault="00A148A0">
      <w:pPr>
        <w:pStyle w:val="ListParagraph"/>
        <w:numPr>
          <w:ilvl w:val="0"/>
          <w:numId w:val="16"/>
        </w:numPr>
        <w:jc w:val="both"/>
        <w:rPr>
          <w:ins w:id="2206" w:author="Utente di Microsoft Office" w:date="2019-05-05T22:03:00Z"/>
          <w:rFonts w:cstheme="minorHAnsi"/>
          <w:sz w:val="20"/>
          <w:szCs w:val="20"/>
          <w:rPrChange w:id="2207" w:author="Utente di Microsoft Office" w:date="2019-05-05T22:06:00Z">
            <w:rPr>
              <w:ins w:id="2208" w:author="Utente di Microsoft Office" w:date="2019-05-05T22:03:00Z"/>
            </w:rPr>
          </w:rPrChange>
        </w:rPr>
        <w:pPrChange w:id="2209" w:author="Utente di Microsoft Office" w:date="2019-05-05T22:06:00Z">
          <w:pPr>
            <w:jc w:val="both"/>
          </w:pPr>
        </w:pPrChange>
      </w:pPr>
      <w:proofErr w:type="spellStart"/>
      <w:ins w:id="2210" w:author="Utente di Microsoft Office" w:date="2019-05-05T22:02:00Z">
        <w:r w:rsidRPr="00A148A0">
          <w:rPr>
            <w:rFonts w:cstheme="minorHAnsi"/>
            <w:sz w:val="20"/>
            <w:szCs w:val="20"/>
            <w:rPrChange w:id="2211" w:author="Utente di Microsoft Office" w:date="2019-05-05T22:06:00Z">
              <w:rPr/>
            </w:rPrChange>
          </w:rPr>
          <w:t>Bag</w:t>
        </w:r>
        <w:proofErr w:type="spellEnd"/>
        <w:r w:rsidRPr="00A148A0">
          <w:rPr>
            <w:rFonts w:cstheme="minorHAnsi"/>
            <w:sz w:val="20"/>
            <w:szCs w:val="20"/>
            <w:rPrChange w:id="2212" w:author="Utente di Microsoft Office" w:date="2019-05-05T22:06:00Z">
              <w:rPr/>
            </w:rPrChange>
          </w:rPr>
          <w:t xml:space="preserve">: un insieme con la possibilità di ripetizioni. </w:t>
        </w:r>
      </w:ins>
      <w:ins w:id="2213" w:author="Utente di Microsoft Office" w:date="2019-05-05T22:03:00Z">
        <w:r w:rsidRPr="00A148A0">
          <w:rPr>
            <w:rFonts w:cstheme="minorHAnsi"/>
            <w:sz w:val="20"/>
            <w:szCs w:val="20"/>
            <w:rPrChange w:id="2214" w:author="Utente di Microsoft Office" w:date="2019-05-05T22:06:00Z">
              <w:rPr/>
            </w:rPrChange>
          </w:rPr>
          <w:t>In questo caso l’ordine non è rilevante.</w:t>
        </w:r>
      </w:ins>
    </w:p>
    <w:p w14:paraId="181F7082" w14:textId="77777777" w:rsidR="00A148A0" w:rsidRPr="00A148A0" w:rsidRDefault="00A148A0">
      <w:pPr>
        <w:pStyle w:val="ListParagraph"/>
        <w:numPr>
          <w:ilvl w:val="0"/>
          <w:numId w:val="16"/>
        </w:numPr>
        <w:jc w:val="both"/>
        <w:rPr>
          <w:ins w:id="2215" w:author="Utente di Microsoft Office" w:date="2019-05-05T22:05:00Z"/>
          <w:rFonts w:cstheme="minorHAnsi"/>
          <w:sz w:val="20"/>
          <w:szCs w:val="20"/>
          <w:rPrChange w:id="2216" w:author="Utente di Microsoft Office" w:date="2019-05-05T22:06:00Z">
            <w:rPr>
              <w:ins w:id="2217" w:author="Utente di Microsoft Office" w:date="2019-05-05T22:05:00Z"/>
            </w:rPr>
          </w:rPrChange>
        </w:rPr>
        <w:pPrChange w:id="2218" w:author="Utente di Microsoft Office" w:date="2019-05-05T22:06:00Z">
          <w:pPr>
            <w:jc w:val="both"/>
          </w:pPr>
        </w:pPrChange>
      </w:pPr>
      <w:proofErr w:type="spellStart"/>
      <w:ins w:id="2219" w:author="Utente di Microsoft Office" w:date="2019-05-05T22:03:00Z">
        <w:r w:rsidRPr="00A148A0">
          <w:rPr>
            <w:rFonts w:cstheme="minorHAnsi"/>
            <w:sz w:val="20"/>
            <w:szCs w:val="20"/>
            <w:rPrChange w:id="2220" w:author="Utente di Microsoft Office" w:date="2019-05-05T22:06:00Z">
              <w:rPr/>
            </w:rPrChange>
          </w:rPr>
          <w:t>Sequence</w:t>
        </w:r>
        <w:proofErr w:type="spellEnd"/>
        <w:r w:rsidRPr="00A148A0">
          <w:rPr>
            <w:rFonts w:cstheme="minorHAnsi"/>
            <w:sz w:val="20"/>
            <w:szCs w:val="20"/>
            <w:rPrChange w:id="2221" w:author="Utente di Microsoft Office" w:date="2019-05-05T22:06:00Z">
              <w:rPr/>
            </w:rPrChange>
          </w:rPr>
          <w:t xml:space="preserve">: è un contenitore </w:t>
        </w:r>
      </w:ins>
      <w:ins w:id="2222" w:author="Utente di Microsoft Office" w:date="2019-05-05T22:04:00Z">
        <w:r w:rsidRPr="00A148A0">
          <w:rPr>
            <w:rFonts w:cstheme="minorHAnsi"/>
            <w:sz w:val="20"/>
            <w:szCs w:val="20"/>
            <w:rPrChange w:id="2223" w:author="Utente di Microsoft Office" w:date="2019-05-05T22:06:00Z">
              <w:rPr/>
            </w:rPrChange>
          </w:rPr>
          <w:t xml:space="preserve">dove è importante </w:t>
        </w:r>
      </w:ins>
      <w:ins w:id="2224" w:author="Utente di Microsoft Office" w:date="2019-05-05T22:05:00Z">
        <w:r w:rsidRPr="00A148A0">
          <w:rPr>
            <w:rFonts w:cstheme="minorHAnsi"/>
            <w:sz w:val="20"/>
            <w:szCs w:val="20"/>
            <w:rPrChange w:id="2225" w:author="Utente di Microsoft Office" w:date="2019-05-05T22:06:00Z">
              <w:rPr/>
            </w:rPrChange>
          </w:rPr>
          <w:t>l’ordine. In questo caso sono ammesse le ripetizioni.</w:t>
        </w:r>
      </w:ins>
    </w:p>
    <w:p w14:paraId="05B068BB" w14:textId="4EC91158" w:rsidR="00196B18" w:rsidRDefault="00A148A0" w:rsidP="00A148A0">
      <w:pPr>
        <w:pStyle w:val="ListParagraph"/>
        <w:numPr>
          <w:ilvl w:val="0"/>
          <w:numId w:val="16"/>
        </w:numPr>
        <w:jc w:val="both"/>
        <w:rPr>
          <w:ins w:id="2226" w:author="Utente di Microsoft Office" w:date="2019-05-05T22:06:00Z"/>
          <w:rFonts w:cstheme="minorHAnsi"/>
          <w:sz w:val="20"/>
          <w:szCs w:val="20"/>
        </w:rPr>
      </w:pPr>
      <w:ins w:id="2227" w:author="Utente di Microsoft Office" w:date="2019-05-05T22:05:00Z">
        <w:r w:rsidRPr="00A148A0">
          <w:rPr>
            <w:rFonts w:cstheme="minorHAnsi"/>
            <w:sz w:val="20"/>
            <w:szCs w:val="20"/>
            <w:rPrChange w:id="2228" w:author="Utente di Microsoft Office" w:date="2019-05-05T22:06:00Z">
              <w:rPr/>
            </w:rPrChange>
          </w:rPr>
          <w:t xml:space="preserve">Alternative: </w:t>
        </w:r>
        <w:proofErr w:type="gramStart"/>
        <w:r w:rsidRPr="00A148A0">
          <w:rPr>
            <w:rFonts w:cstheme="minorHAnsi"/>
            <w:sz w:val="20"/>
            <w:szCs w:val="20"/>
            <w:rPrChange w:id="2229" w:author="Utente di Microsoft Office" w:date="2019-05-05T22:06:00Z">
              <w:rPr/>
            </w:rPrChange>
          </w:rPr>
          <w:t>E’</w:t>
        </w:r>
        <w:proofErr w:type="gramEnd"/>
        <w:r w:rsidRPr="00A148A0">
          <w:rPr>
            <w:rFonts w:cstheme="minorHAnsi"/>
            <w:sz w:val="20"/>
            <w:szCs w:val="20"/>
            <w:rPrChange w:id="2230" w:author="Utente di Microsoft Office" w:date="2019-05-05T22:06:00Z">
              <w:rPr/>
            </w:rPrChange>
          </w:rPr>
          <w:t xml:space="preserve"> un insieme dove è possibi</w:t>
        </w:r>
      </w:ins>
      <w:ins w:id="2231" w:author="Utente di Microsoft Office" w:date="2019-05-05T22:06:00Z">
        <w:r w:rsidRPr="00A148A0">
          <w:rPr>
            <w:rFonts w:cstheme="minorHAnsi"/>
            <w:sz w:val="20"/>
            <w:szCs w:val="20"/>
            <w:rPrChange w:id="2232" w:author="Utente di Microsoft Office" w:date="2019-05-05T22:06:00Z">
              <w:rPr/>
            </w:rPrChange>
          </w:rPr>
          <w:t>le selezionare un solo elemento. L’ordine è rilevante per dare una preferenza.</w:t>
        </w:r>
      </w:ins>
    </w:p>
    <w:p w14:paraId="12AB4858" w14:textId="0996369B" w:rsidR="00376126" w:rsidRDefault="00376126" w:rsidP="00376126">
      <w:pPr>
        <w:jc w:val="both"/>
        <w:rPr>
          <w:ins w:id="2233" w:author="Utente di Microsoft Office" w:date="2019-05-05T22:06:00Z"/>
          <w:rFonts w:cstheme="minorHAnsi"/>
          <w:sz w:val="20"/>
          <w:szCs w:val="20"/>
        </w:rPr>
      </w:pPr>
    </w:p>
    <w:p w14:paraId="62B99D64" w14:textId="04BFA1CD" w:rsidR="00376126" w:rsidRDefault="00B1156B" w:rsidP="00376126">
      <w:pPr>
        <w:jc w:val="both"/>
        <w:rPr>
          <w:ins w:id="2234" w:author="Utente di Microsoft Office" w:date="2019-05-05T22:10:00Z"/>
          <w:rFonts w:cstheme="minorHAnsi"/>
          <w:sz w:val="20"/>
          <w:szCs w:val="20"/>
        </w:rPr>
      </w:pPr>
      <w:ins w:id="2235" w:author="Utente di Microsoft Office" w:date="2019-05-05T22:10:00Z">
        <w:r>
          <w:rPr>
            <w:rFonts w:cstheme="minorHAnsi"/>
            <w:sz w:val="20"/>
            <w:szCs w:val="20"/>
          </w:rPr>
          <w:t>3.3.3 La reificazione in RDF</w:t>
        </w:r>
      </w:ins>
    </w:p>
    <w:p w14:paraId="46AEF5C3" w14:textId="41170DD6" w:rsidR="00B1156B" w:rsidRDefault="00B1156B" w:rsidP="00376126">
      <w:pPr>
        <w:jc w:val="both"/>
        <w:rPr>
          <w:ins w:id="2236" w:author="Utente di Microsoft Office" w:date="2019-05-05T22:10:00Z"/>
          <w:rFonts w:cstheme="minorHAnsi"/>
          <w:sz w:val="20"/>
          <w:szCs w:val="20"/>
        </w:rPr>
      </w:pPr>
    </w:p>
    <w:p w14:paraId="2C7A95F9" w14:textId="611E8480" w:rsidR="00B1156B" w:rsidRDefault="00AB0025" w:rsidP="00376126">
      <w:pPr>
        <w:jc w:val="both"/>
        <w:rPr>
          <w:ins w:id="2237" w:author="Utente di Microsoft Office" w:date="2019-05-05T22:15:00Z"/>
          <w:rFonts w:cstheme="minorHAnsi"/>
          <w:sz w:val="20"/>
          <w:szCs w:val="20"/>
        </w:rPr>
      </w:pPr>
      <w:ins w:id="2238" w:author="Utente di Microsoft Office" w:date="2019-05-05T22:11:00Z">
        <w:r>
          <w:rPr>
            <w:rFonts w:cstheme="minorHAnsi"/>
            <w:sz w:val="20"/>
            <w:szCs w:val="20"/>
          </w:rPr>
          <w:t>Con il meccanismo della reificazione è possibile definire meta-informazioni su delle meta-informazioni.</w:t>
        </w:r>
        <w:r w:rsidR="0019006C">
          <w:rPr>
            <w:rFonts w:cstheme="minorHAnsi"/>
            <w:sz w:val="20"/>
            <w:szCs w:val="20"/>
          </w:rPr>
          <w:t xml:space="preserve"> </w:t>
        </w:r>
      </w:ins>
      <w:ins w:id="2239" w:author="Utente di Microsoft Office" w:date="2019-05-05T22:13:00Z">
        <w:r w:rsidR="0019006C">
          <w:rPr>
            <w:rFonts w:cstheme="minorHAnsi"/>
            <w:sz w:val="20"/>
            <w:szCs w:val="20"/>
          </w:rPr>
          <w:t xml:space="preserve">A volte abbiamo la necessità di definire </w:t>
        </w:r>
      </w:ins>
      <w:ins w:id="2240" w:author="Utente di Microsoft Office" w:date="2019-05-05T22:14:00Z">
        <w:r w:rsidR="0019006C">
          <w:rPr>
            <w:rFonts w:cstheme="minorHAnsi"/>
            <w:sz w:val="20"/>
            <w:szCs w:val="20"/>
          </w:rPr>
          <w:t>una meta-informazione come una risorsa da descrivere.</w:t>
        </w:r>
      </w:ins>
    </w:p>
    <w:p w14:paraId="6ACE0B19" w14:textId="7D8CADCC" w:rsidR="005F20E6" w:rsidRDefault="005F20E6" w:rsidP="00376126">
      <w:pPr>
        <w:jc w:val="both"/>
        <w:rPr>
          <w:ins w:id="2241" w:author="Utente di Microsoft Office" w:date="2019-05-05T22:15:00Z"/>
          <w:rFonts w:cstheme="minorHAnsi"/>
          <w:sz w:val="20"/>
          <w:szCs w:val="20"/>
        </w:rPr>
      </w:pPr>
    </w:p>
    <w:p w14:paraId="18F464B9" w14:textId="197B6E93" w:rsidR="005F20E6" w:rsidRPr="00376126" w:rsidRDefault="005F20E6">
      <w:pPr>
        <w:jc w:val="both"/>
        <w:rPr>
          <w:ins w:id="2242" w:author="Utente di Microsoft Office" w:date="2019-05-05T21:41:00Z"/>
          <w:rFonts w:cstheme="minorHAnsi"/>
          <w:sz w:val="20"/>
          <w:szCs w:val="20"/>
          <w:rPrChange w:id="2243" w:author="Utente di Microsoft Office" w:date="2019-05-05T22:06:00Z">
            <w:rPr>
              <w:ins w:id="2244" w:author="Utente di Microsoft Office" w:date="2019-05-05T21:41:00Z"/>
            </w:rPr>
          </w:rPrChange>
        </w:rPr>
        <w:pPrChange w:id="2245" w:author="Utente di Microsoft Office" w:date="2019-05-05T22:06:00Z">
          <w:pPr>
            <w:jc w:val="center"/>
          </w:pPr>
        </w:pPrChange>
      </w:pPr>
      <w:ins w:id="2246" w:author="Utente di Microsoft Office" w:date="2019-05-05T22:15:00Z">
        <w:r>
          <w:rPr>
            <w:rFonts w:cstheme="minorHAnsi"/>
            <w:sz w:val="20"/>
            <w:szCs w:val="20"/>
          </w:rPr>
          <w:t xml:space="preserve">A questo punto avendo </w:t>
        </w:r>
      </w:ins>
      <w:ins w:id="2247" w:author="Utente di Microsoft Office" w:date="2019-05-05T22:17:00Z">
        <w:r w:rsidR="00B979D7">
          <w:rPr>
            <w:rFonts w:cstheme="minorHAnsi"/>
            <w:sz w:val="20"/>
            <w:szCs w:val="20"/>
          </w:rPr>
          <w:t>astratto una meta-informazione è possibile definire delle proprietà su di essa.</w:t>
        </w:r>
      </w:ins>
      <w:ins w:id="2248" w:author="Utente di Microsoft Office" w:date="2019-05-05T22:15:00Z">
        <w:r>
          <w:rPr>
            <w:rFonts w:cstheme="minorHAnsi"/>
            <w:sz w:val="20"/>
            <w:szCs w:val="20"/>
          </w:rPr>
          <w:t xml:space="preserve"> </w:t>
        </w:r>
      </w:ins>
    </w:p>
    <w:p w14:paraId="47166D89" w14:textId="42750327" w:rsidR="00C172E4" w:rsidRDefault="00C172E4" w:rsidP="00C172E4">
      <w:pPr>
        <w:jc w:val="center"/>
        <w:rPr>
          <w:ins w:id="2249" w:author="Utente di Microsoft Office" w:date="2019-05-05T21:41:00Z"/>
          <w:rFonts w:cstheme="minorHAnsi"/>
          <w:sz w:val="20"/>
          <w:szCs w:val="20"/>
        </w:rPr>
      </w:pPr>
    </w:p>
    <w:p w14:paraId="1E06B59A" w14:textId="77777777" w:rsidR="00C172E4" w:rsidRPr="009A7E86" w:rsidRDefault="00C172E4">
      <w:pPr>
        <w:jc w:val="both"/>
        <w:rPr>
          <w:ins w:id="2250" w:author="Utente di Microsoft Office" w:date="2019-05-05T21:39:00Z"/>
          <w:rFonts w:cstheme="minorHAnsi"/>
          <w:sz w:val="20"/>
          <w:szCs w:val="20"/>
          <w:rPrChange w:id="2251" w:author="Utente di Microsoft Office" w:date="2019-05-05T21:39:00Z">
            <w:rPr>
              <w:ins w:id="2252" w:author="Utente di Microsoft Office" w:date="2019-05-05T21:39:00Z"/>
            </w:rPr>
          </w:rPrChange>
        </w:rPr>
        <w:pPrChange w:id="2253" w:author="Utente di Microsoft Office" w:date="2019-05-05T21:41:00Z">
          <w:pPr>
            <w:pStyle w:val="NormalWeb"/>
          </w:pPr>
        </w:pPrChange>
      </w:pPr>
    </w:p>
    <w:p w14:paraId="408E5E5D" w14:textId="578741CC" w:rsidR="00447C90" w:rsidRDefault="006803AC" w:rsidP="006803AC">
      <w:pPr>
        <w:jc w:val="center"/>
        <w:rPr>
          <w:ins w:id="2254" w:author="Utente di Microsoft Office" w:date="2019-05-05T22:22:00Z"/>
          <w:rFonts w:cstheme="minorHAnsi"/>
          <w:sz w:val="20"/>
          <w:szCs w:val="20"/>
        </w:rPr>
      </w:pPr>
      <w:ins w:id="2255" w:author="Utente di Microsoft Office" w:date="2019-05-05T22:21:00Z">
        <w:r>
          <w:rPr>
            <w:rFonts w:cstheme="minorHAnsi"/>
            <w:noProof/>
            <w:sz w:val="20"/>
            <w:szCs w:val="20"/>
          </w:rPr>
          <w:lastRenderedPageBreak/>
          <w:drawing>
            <wp:inline distT="0" distB="0" distL="0" distR="0" wp14:anchorId="4989CD39" wp14:editId="0CA95750">
              <wp:extent cx="2236763" cy="1071266"/>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ification_examp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3849" cy="1074660"/>
                      </a:xfrm>
                      <a:prstGeom prst="rect">
                        <a:avLst/>
                      </a:prstGeom>
                    </pic:spPr>
                  </pic:pic>
                </a:graphicData>
              </a:graphic>
            </wp:inline>
          </w:drawing>
        </w:r>
      </w:ins>
    </w:p>
    <w:p w14:paraId="7AF40F9D" w14:textId="0007F872" w:rsidR="006803AC" w:rsidRDefault="006803AC" w:rsidP="006803AC">
      <w:pPr>
        <w:jc w:val="both"/>
        <w:rPr>
          <w:ins w:id="2256" w:author="Utente di Microsoft Office" w:date="2019-05-05T22:22:00Z"/>
          <w:rFonts w:cstheme="minorHAnsi"/>
          <w:sz w:val="20"/>
          <w:szCs w:val="20"/>
        </w:rPr>
      </w:pPr>
    </w:p>
    <w:p w14:paraId="4CD2CB03" w14:textId="7B5238CC" w:rsidR="006803AC" w:rsidRPr="00706EBB" w:rsidRDefault="006803AC" w:rsidP="006803AC">
      <w:pPr>
        <w:jc w:val="both"/>
        <w:rPr>
          <w:ins w:id="2257" w:author="Utente di Microsoft Office" w:date="2019-05-04T07:01:00Z"/>
          <w:rFonts w:cstheme="minorHAnsi"/>
          <w:sz w:val="20"/>
          <w:szCs w:val="20"/>
        </w:rPr>
      </w:pPr>
      <w:ins w:id="2258" w:author="Utente di Microsoft Office" w:date="2019-05-05T22:22:00Z">
        <w:r>
          <w:rPr>
            <w:rFonts w:cstheme="minorHAnsi"/>
            <w:sz w:val="20"/>
            <w:szCs w:val="20"/>
          </w:rPr>
          <w:t xml:space="preserve">In questo caso avendo astratto la proprietà </w:t>
        </w:r>
        <w:proofErr w:type="spellStart"/>
        <w:r>
          <w:rPr>
            <w:rFonts w:cstheme="minorHAnsi"/>
            <w:sz w:val="20"/>
            <w:szCs w:val="20"/>
          </w:rPr>
          <w:t>member</w:t>
        </w:r>
        <w:proofErr w:type="spellEnd"/>
        <w:r>
          <w:rPr>
            <w:rFonts w:cstheme="minorHAnsi"/>
            <w:sz w:val="20"/>
            <w:szCs w:val="20"/>
          </w:rPr>
          <w:t xml:space="preserve">, possiamo definire </w:t>
        </w:r>
        <w:proofErr w:type="spellStart"/>
        <w:r>
          <w:rPr>
            <w:rFonts w:cstheme="minorHAnsi"/>
            <w:sz w:val="20"/>
            <w:szCs w:val="20"/>
          </w:rPr>
          <w:t>alacune</w:t>
        </w:r>
        <w:proofErr w:type="spellEnd"/>
        <w:r>
          <w:rPr>
            <w:rFonts w:cstheme="minorHAnsi"/>
            <w:sz w:val="20"/>
            <w:szCs w:val="20"/>
          </w:rPr>
          <w:t xml:space="preserve"> caratteris</w:t>
        </w:r>
      </w:ins>
      <w:ins w:id="2259" w:author="Utente di Microsoft Office" w:date="2019-05-05T22:23:00Z">
        <w:r>
          <w:rPr>
            <w:rFonts w:cstheme="minorHAnsi"/>
            <w:sz w:val="20"/>
            <w:szCs w:val="20"/>
          </w:rPr>
          <w:t xml:space="preserve">tiche. Nel nostro caso il ruolo in una relazione di </w:t>
        </w:r>
        <w:proofErr w:type="spellStart"/>
        <w:proofErr w:type="gramStart"/>
        <w:r>
          <w:rPr>
            <w:rFonts w:cstheme="minorHAnsi"/>
            <w:sz w:val="20"/>
            <w:szCs w:val="20"/>
          </w:rPr>
          <w:t>membership</w:t>
        </w:r>
        <w:proofErr w:type="spellEnd"/>
        <w:r w:rsidR="00DD6EEF">
          <w:rPr>
            <w:rFonts w:cstheme="minorHAnsi"/>
            <w:sz w:val="20"/>
            <w:szCs w:val="20"/>
          </w:rPr>
          <w:t>[</w:t>
        </w:r>
        <w:proofErr w:type="gramEnd"/>
        <w:r w:rsidR="00DD6EEF">
          <w:rPr>
            <w:rFonts w:cstheme="minorHAnsi"/>
            <w:sz w:val="20"/>
            <w:szCs w:val="20"/>
          </w:rPr>
          <w:t>5]</w:t>
        </w:r>
        <w:r>
          <w:rPr>
            <w:rFonts w:cstheme="minorHAnsi"/>
            <w:sz w:val="20"/>
            <w:szCs w:val="20"/>
          </w:rPr>
          <w:t>.</w:t>
        </w:r>
      </w:ins>
    </w:p>
    <w:p w14:paraId="3545F435" w14:textId="77777777" w:rsidR="00706EBB" w:rsidRDefault="00706EBB" w:rsidP="00706EBB">
      <w:pPr>
        <w:jc w:val="both"/>
        <w:rPr>
          <w:ins w:id="2260" w:author="Utente di Microsoft Office" w:date="2019-05-04T07:01:00Z"/>
          <w:sz w:val="21"/>
          <w:szCs w:val="21"/>
        </w:rPr>
      </w:pPr>
    </w:p>
    <w:p w14:paraId="2404ACAE" w14:textId="5A986EF2" w:rsidR="0055501B" w:rsidRPr="00C34218" w:rsidDel="00706EBB" w:rsidRDefault="00305917">
      <w:pPr>
        <w:jc w:val="both"/>
        <w:rPr>
          <w:del w:id="2261" w:author="Utente di Microsoft Office" w:date="2019-05-04T07:01:00Z"/>
          <w:rFonts w:cstheme="minorHAnsi"/>
          <w:color w:val="000000"/>
          <w:sz w:val="22"/>
          <w:szCs w:val="22"/>
          <w:rPrChange w:id="2262" w:author="francesco" w:date="2019-05-02T09:17:00Z">
            <w:rPr>
              <w:del w:id="2263" w:author="Utente di Microsoft Office" w:date="2019-05-04T07:01:00Z"/>
              <w:rFonts w:cstheme="minorHAnsi"/>
              <w:color w:val="000000"/>
            </w:rPr>
          </w:rPrChange>
        </w:rPr>
      </w:pPr>
      <w:del w:id="2264" w:author="Utente di Microsoft Office" w:date="2019-05-04T07:01:00Z">
        <w:r w:rsidRPr="00305917" w:rsidDel="00706EBB">
          <w:rPr>
            <w:rFonts w:cstheme="minorHAnsi"/>
            <w:color w:val="000000"/>
            <w:sz w:val="22"/>
            <w:szCs w:val="22"/>
            <w:rPrChange w:id="2265" w:author="francesco" w:date="2019-05-02T09:17:00Z">
              <w:rPr>
                <w:rFonts w:cstheme="minorHAnsi"/>
                <w:color w:val="000000"/>
                <w:u w:val="single"/>
              </w:rPr>
            </w:rPrChange>
          </w:rPr>
          <w:delText>3.3 Il linguaggio RDF</w:delText>
        </w:r>
      </w:del>
    </w:p>
    <w:p w14:paraId="6261630E" w14:textId="24E51BC6" w:rsidR="0055501B" w:rsidRPr="00C34218" w:rsidDel="00706EBB" w:rsidRDefault="0055501B">
      <w:pPr>
        <w:jc w:val="both"/>
        <w:rPr>
          <w:del w:id="2266" w:author="Utente di Microsoft Office" w:date="2019-05-04T07:01:00Z"/>
          <w:rFonts w:cstheme="minorHAnsi"/>
          <w:color w:val="000000"/>
          <w:sz w:val="22"/>
          <w:szCs w:val="22"/>
          <w:rPrChange w:id="2267" w:author="francesco" w:date="2019-05-02T09:17:00Z">
            <w:rPr>
              <w:del w:id="2268" w:author="Utente di Microsoft Office" w:date="2019-05-04T07:01:00Z"/>
              <w:rFonts w:cstheme="minorHAnsi"/>
              <w:color w:val="000000"/>
              <w:sz w:val="16"/>
              <w:szCs w:val="16"/>
            </w:rPr>
          </w:rPrChange>
        </w:rPr>
      </w:pPr>
    </w:p>
    <w:p w14:paraId="4D21F3BD" w14:textId="3B0DEC11" w:rsidR="0055501B" w:rsidRPr="00C34218" w:rsidDel="00706EBB" w:rsidRDefault="00305917">
      <w:pPr>
        <w:jc w:val="both"/>
        <w:rPr>
          <w:del w:id="2269" w:author="Utente di Microsoft Office" w:date="2019-05-04T07:01:00Z"/>
          <w:rFonts w:cstheme="minorHAnsi"/>
          <w:color w:val="000000"/>
          <w:sz w:val="22"/>
          <w:szCs w:val="22"/>
          <w:rPrChange w:id="2270" w:author="francesco" w:date="2019-05-02T09:17:00Z">
            <w:rPr>
              <w:del w:id="2271" w:author="Utente di Microsoft Office" w:date="2019-05-04T07:01:00Z"/>
              <w:rFonts w:cstheme="minorHAnsi"/>
              <w:color w:val="000000"/>
              <w:sz w:val="20"/>
              <w:szCs w:val="20"/>
            </w:rPr>
          </w:rPrChange>
        </w:rPr>
      </w:pPr>
      <w:del w:id="2272" w:author="Utente di Microsoft Office" w:date="2019-05-04T07:01:00Z">
        <w:r w:rsidRPr="00305917" w:rsidDel="00706EBB">
          <w:rPr>
            <w:rFonts w:cstheme="minorHAnsi"/>
            <w:color w:val="000000"/>
            <w:sz w:val="22"/>
            <w:szCs w:val="22"/>
            <w:rPrChange w:id="2273" w:author="francesco" w:date="2019-05-02T09:17:00Z">
              <w:rPr>
                <w:rFonts w:cstheme="minorHAnsi"/>
                <w:color w:val="000000"/>
                <w:sz w:val="20"/>
                <w:szCs w:val="20"/>
                <w:u w:val="single"/>
              </w:rPr>
            </w:rPrChange>
          </w:rPr>
          <w:delText>Uno degli obiettivi del web semantico, e in particolare delle ontologie è quello di rendere le risorse comprensibili da agenti software. Per ottenere questo, ci avvaliamo del concetto di metadato. Ovvero delle informazioni che vengono aggiunte ai dati. Il W3C propone e mantiene RDF, un linguaggio che ci permette di mettere all’esterno di una risorsa delle informazioni che descrivono alcune sue caratteristiche.</w:delText>
        </w:r>
      </w:del>
    </w:p>
    <w:p w14:paraId="2A9089D4" w14:textId="20261AC0" w:rsidR="0055501B" w:rsidRPr="00C34218" w:rsidDel="00706EBB" w:rsidRDefault="0055501B">
      <w:pPr>
        <w:jc w:val="both"/>
        <w:rPr>
          <w:del w:id="2274" w:author="Utente di Microsoft Office" w:date="2019-05-04T07:01:00Z"/>
          <w:rFonts w:cstheme="minorHAnsi"/>
          <w:color w:val="000000"/>
          <w:sz w:val="22"/>
          <w:szCs w:val="22"/>
          <w:rPrChange w:id="2275" w:author="francesco" w:date="2019-05-02T09:17:00Z">
            <w:rPr>
              <w:del w:id="2276" w:author="Utente di Microsoft Office" w:date="2019-05-04T07:01:00Z"/>
              <w:rFonts w:cstheme="minorHAnsi"/>
              <w:color w:val="000000"/>
              <w:sz w:val="20"/>
              <w:szCs w:val="20"/>
            </w:rPr>
          </w:rPrChange>
        </w:rPr>
      </w:pPr>
    </w:p>
    <w:p w14:paraId="060460A3" w14:textId="66EA768C" w:rsidR="0055501B" w:rsidRPr="00C34218" w:rsidDel="00706EBB" w:rsidRDefault="00305917">
      <w:pPr>
        <w:jc w:val="both"/>
        <w:rPr>
          <w:del w:id="2277" w:author="Utente di Microsoft Office" w:date="2019-05-04T07:01:00Z"/>
          <w:rFonts w:cstheme="minorHAnsi"/>
          <w:color w:val="000000"/>
          <w:sz w:val="22"/>
          <w:szCs w:val="22"/>
          <w:rPrChange w:id="2278" w:author="francesco" w:date="2019-05-02T09:17:00Z">
            <w:rPr>
              <w:del w:id="2279" w:author="Utente di Microsoft Office" w:date="2019-05-04T07:01:00Z"/>
              <w:rFonts w:cstheme="minorHAnsi"/>
              <w:color w:val="000000"/>
              <w:sz w:val="20"/>
              <w:szCs w:val="20"/>
            </w:rPr>
          </w:rPrChange>
        </w:rPr>
      </w:pPr>
      <w:del w:id="2280" w:author="Utente di Microsoft Office" w:date="2019-05-04T07:01:00Z">
        <w:r w:rsidRPr="00305917" w:rsidDel="00706EBB">
          <w:rPr>
            <w:rFonts w:cstheme="minorHAnsi"/>
            <w:color w:val="000000"/>
            <w:sz w:val="22"/>
            <w:szCs w:val="22"/>
            <w:rPrChange w:id="2281" w:author="francesco" w:date="2019-05-02T09:17:00Z">
              <w:rPr>
                <w:rFonts w:cstheme="minorHAnsi"/>
                <w:color w:val="000000"/>
                <w:sz w:val="20"/>
                <w:szCs w:val="20"/>
                <w:u w:val="single"/>
              </w:rPr>
            </w:rPrChange>
          </w:rPr>
          <w:delText xml:space="preserve">La specifica RDF è costituita da due componenti: </w:delText>
        </w:r>
        <w:r w:rsidRPr="00305917" w:rsidDel="00706EBB">
          <w:rPr>
            <w:rFonts w:cstheme="minorHAnsi"/>
            <w:i/>
            <w:color w:val="000000"/>
            <w:sz w:val="22"/>
            <w:szCs w:val="22"/>
            <w:rPrChange w:id="2282" w:author="francesco" w:date="2019-05-02T09:17:00Z">
              <w:rPr>
                <w:rFonts w:cstheme="minorHAnsi"/>
                <w:i/>
                <w:color w:val="000000"/>
                <w:sz w:val="20"/>
                <w:szCs w:val="20"/>
                <w:u w:val="single"/>
              </w:rPr>
            </w:rPrChange>
          </w:rPr>
          <w:delText>RDF Model and Syntax</w:delText>
        </w:r>
        <w:r w:rsidRPr="00305917" w:rsidDel="00706EBB">
          <w:rPr>
            <w:rFonts w:cstheme="minorHAnsi"/>
            <w:color w:val="000000"/>
            <w:sz w:val="22"/>
            <w:szCs w:val="22"/>
            <w:rPrChange w:id="2283" w:author="francesco" w:date="2019-05-02T09:17:00Z">
              <w:rPr>
                <w:rFonts w:cstheme="minorHAnsi"/>
                <w:color w:val="000000"/>
                <w:sz w:val="20"/>
                <w:szCs w:val="20"/>
                <w:u w:val="single"/>
              </w:rPr>
            </w:rPrChange>
          </w:rPr>
          <w:delText xml:space="preserve"> e </w:delText>
        </w:r>
        <w:r w:rsidRPr="00305917" w:rsidDel="00706EBB">
          <w:rPr>
            <w:rFonts w:cstheme="minorHAnsi"/>
            <w:i/>
            <w:color w:val="000000"/>
            <w:sz w:val="22"/>
            <w:szCs w:val="22"/>
            <w:rPrChange w:id="2284" w:author="francesco" w:date="2019-05-02T09:17:00Z">
              <w:rPr>
                <w:rFonts w:cstheme="minorHAnsi"/>
                <w:i/>
                <w:color w:val="000000"/>
                <w:sz w:val="20"/>
                <w:szCs w:val="20"/>
                <w:u w:val="single"/>
              </w:rPr>
            </w:rPrChange>
          </w:rPr>
          <w:delText>RDF Schema</w:delText>
        </w:r>
        <w:r w:rsidRPr="00305917" w:rsidDel="00706EBB">
          <w:rPr>
            <w:rFonts w:cstheme="minorHAnsi"/>
            <w:color w:val="000000"/>
            <w:sz w:val="22"/>
            <w:szCs w:val="22"/>
            <w:rPrChange w:id="2285" w:author="francesco" w:date="2019-05-02T09:17:00Z">
              <w:rPr>
                <w:rFonts w:cstheme="minorHAnsi"/>
                <w:color w:val="000000"/>
                <w:sz w:val="20"/>
                <w:szCs w:val="20"/>
                <w:u w:val="single"/>
              </w:rPr>
            </w:rPrChange>
          </w:rPr>
          <w:delText>. La prima componente riguarda la descrizione del data model RDF, ovvero il modello dei dati. Per fare questo si utilizza la sintassi XML. RDF Schema invece ci permette di descrivere le proprietà e le relazioni che intercorrono tra le risorse descritte nel modello dei dati. Ogni risorsa viene identificata univocamente da un URI.</w:delText>
        </w:r>
      </w:del>
    </w:p>
    <w:p w14:paraId="70FBFFCA" w14:textId="4BD2D6AA" w:rsidR="0055501B" w:rsidRPr="00C34218" w:rsidDel="00706EBB" w:rsidRDefault="0055501B">
      <w:pPr>
        <w:jc w:val="both"/>
        <w:rPr>
          <w:del w:id="2286" w:author="Utente di Microsoft Office" w:date="2019-05-04T07:01:00Z"/>
          <w:rFonts w:cstheme="minorHAnsi"/>
          <w:color w:val="000000"/>
          <w:sz w:val="22"/>
          <w:szCs w:val="22"/>
          <w:rPrChange w:id="2287" w:author="francesco" w:date="2019-05-02T09:17:00Z">
            <w:rPr>
              <w:del w:id="2288" w:author="Utente di Microsoft Office" w:date="2019-05-04T07:01:00Z"/>
              <w:rFonts w:cstheme="minorHAnsi"/>
              <w:color w:val="000000"/>
              <w:sz w:val="20"/>
              <w:szCs w:val="20"/>
            </w:rPr>
          </w:rPrChange>
        </w:rPr>
      </w:pPr>
    </w:p>
    <w:p w14:paraId="0E90D987" w14:textId="32B4E8D4" w:rsidR="0055501B" w:rsidRPr="00C34218" w:rsidDel="00706EBB" w:rsidRDefault="00305917">
      <w:pPr>
        <w:jc w:val="both"/>
        <w:rPr>
          <w:del w:id="2289" w:author="Utente di Microsoft Office" w:date="2019-05-04T07:01:00Z"/>
          <w:sz w:val="22"/>
          <w:szCs w:val="22"/>
          <w:rPrChange w:id="2290" w:author="francesco" w:date="2019-05-02T09:17:00Z">
            <w:rPr>
              <w:del w:id="2291" w:author="Utente di Microsoft Office" w:date="2019-05-04T07:01:00Z"/>
              <w:sz w:val="20"/>
              <w:szCs w:val="20"/>
            </w:rPr>
          </w:rPrChange>
        </w:rPr>
      </w:pPr>
      <w:del w:id="2292" w:author="Utente di Microsoft Office" w:date="2019-05-04T07:01:00Z">
        <w:r w:rsidRPr="00305917" w:rsidDel="00706EBB">
          <w:rPr>
            <w:rFonts w:cstheme="minorHAnsi"/>
            <w:color w:val="000000"/>
            <w:sz w:val="22"/>
            <w:szCs w:val="22"/>
            <w:rPrChange w:id="2293" w:author="francesco" w:date="2019-05-02T09:17:00Z">
              <w:rPr>
                <w:rFonts w:cstheme="minorHAnsi"/>
                <w:color w:val="000000"/>
                <w:sz w:val="20"/>
                <w:szCs w:val="20"/>
                <w:u w:val="single"/>
              </w:rPr>
            </w:rPrChange>
          </w:rPr>
          <w:delText xml:space="preserve">Una risorsa può essere sia interna al web (una pagina HTML, un documento XML ecc). Oppure anche esterna al Web. Può essere ad esempio un libro, un impiegato, un paziente ecc. Una proprietà può essere un attributo o una relazione che ci permette di descrivere la risorsa stessa. Il significato e le caratteristiche della proprietà vengono definite tramite RDF Schema. Infine è possibile definire uno statement (espressione), ovvero l’insieme dell’elemento che descrive la risorsa, di un predicato (proprietà) e di un oggetto che definisce un valore.  </w:delText>
        </w:r>
      </w:del>
    </w:p>
    <w:p w14:paraId="65F5CE4E" w14:textId="77777777" w:rsidR="0055501B" w:rsidRPr="00C34218" w:rsidRDefault="0055501B">
      <w:pPr>
        <w:jc w:val="both"/>
        <w:rPr>
          <w:sz w:val="22"/>
          <w:szCs w:val="22"/>
          <w:rPrChange w:id="2294" w:author="francesco" w:date="2019-05-02T09:17:00Z">
            <w:rPr>
              <w:sz w:val="21"/>
              <w:szCs w:val="21"/>
            </w:rPr>
          </w:rPrChange>
        </w:rPr>
      </w:pPr>
    </w:p>
    <w:p w14:paraId="21F8845E" w14:textId="77777777" w:rsidR="0055501B" w:rsidRPr="00C34218" w:rsidRDefault="0055501B">
      <w:pPr>
        <w:jc w:val="both"/>
        <w:rPr>
          <w:sz w:val="22"/>
          <w:szCs w:val="22"/>
          <w:rPrChange w:id="2295" w:author="francesco" w:date="2019-05-02T09:17:00Z">
            <w:rPr>
              <w:sz w:val="21"/>
              <w:szCs w:val="21"/>
            </w:rPr>
          </w:rPrChange>
        </w:rPr>
      </w:pPr>
    </w:p>
    <w:p w14:paraId="55FAD18E" w14:textId="119E0191" w:rsidR="0055501B" w:rsidRDefault="00305917">
      <w:pPr>
        <w:jc w:val="both"/>
        <w:rPr>
          <w:ins w:id="2296" w:author="Utente di Microsoft Office" w:date="2019-05-05T23:53:00Z"/>
          <w:rFonts w:cstheme="minorHAnsi"/>
          <w:color w:val="000000"/>
          <w:sz w:val="22"/>
          <w:szCs w:val="22"/>
        </w:rPr>
      </w:pPr>
      <w:r w:rsidRPr="00305917">
        <w:rPr>
          <w:rFonts w:cstheme="minorHAnsi"/>
          <w:color w:val="000000"/>
          <w:sz w:val="22"/>
          <w:szCs w:val="22"/>
          <w:rPrChange w:id="2297" w:author="francesco" w:date="2019-05-02T09:17:00Z">
            <w:rPr>
              <w:rFonts w:cstheme="minorHAnsi"/>
              <w:color w:val="000000"/>
              <w:u w:val="single"/>
            </w:rPr>
          </w:rPrChange>
        </w:rPr>
        <w:t>3.</w:t>
      </w:r>
      <w:ins w:id="2298" w:author="Utente di Microsoft Office" w:date="2019-05-05T21:43:00Z">
        <w:r w:rsidR="00536DF4">
          <w:rPr>
            <w:rFonts w:cstheme="minorHAnsi"/>
            <w:color w:val="000000"/>
            <w:sz w:val="22"/>
            <w:szCs w:val="22"/>
          </w:rPr>
          <w:t>4</w:t>
        </w:r>
      </w:ins>
      <w:del w:id="2299" w:author="Utente di Microsoft Office" w:date="2019-05-05T21:43:00Z">
        <w:r w:rsidRPr="00305917" w:rsidDel="00536DF4">
          <w:rPr>
            <w:rFonts w:cstheme="minorHAnsi"/>
            <w:color w:val="000000"/>
            <w:sz w:val="22"/>
            <w:szCs w:val="22"/>
            <w:rPrChange w:id="2300" w:author="francesco" w:date="2019-05-02T09:17:00Z">
              <w:rPr>
                <w:rFonts w:cstheme="minorHAnsi"/>
                <w:color w:val="000000"/>
                <w:u w:val="single"/>
              </w:rPr>
            </w:rPrChange>
          </w:rPr>
          <w:delText>3</w:delText>
        </w:r>
      </w:del>
      <w:r w:rsidRPr="00305917">
        <w:rPr>
          <w:rFonts w:cstheme="minorHAnsi"/>
          <w:color w:val="000000"/>
          <w:sz w:val="22"/>
          <w:szCs w:val="22"/>
          <w:rPrChange w:id="2301" w:author="francesco" w:date="2019-05-02T09:17:00Z">
            <w:rPr>
              <w:rFonts w:cstheme="minorHAnsi"/>
              <w:color w:val="000000"/>
              <w:u w:val="single"/>
            </w:rPr>
          </w:rPrChange>
        </w:rPr>
        <w:t xml:space="preserve"> Il linguaggio OWL</w:t>
      </w:r>
    </w:p>
    <w:p w14:paraId="75AEE48D" w14:textId="5182DCFF" w:rsidR="00703633" w:rsidRPr="00703633" w:rsidRDefault="00703633">
      <w:pPr>
        <w:jc w:val="both"/>
        <w:rPr>
          <w:ins w:id="2302" w:author="Utente di Microsoft Office" w:date="2019-05-05T23:53:00Z"/>
          <w:rFonts w:cstheme="minorHAnsi"/>
          <w:color w:val="000000"/>
          <w:sz w:val="20"/>
          <w:szCs w:val="20"/>
          <w:rPrChange w:id="2303" w:author="Utente di Microsoft Office" w:date="2019-05-05T23:53:00Z">
            <w:rPr>
              <w:ins w:id="2304" w:author="Utente di Microsoft Office" w:date="2019-05-05T23:53:00Z"/>
              <w:rFonts w:cstheme="minorHAnsi"/>
              <w:color w:val="000000"/>
              <w:sz w:val="22"/>
              <w:szCs w:val="22"/>
            </w:rPr>
          </w:rPrChange>
        </w:rPr>
      </w:pPr>
    </w:p>
    <w:p w14:paraId="3AFAE154" w14:textId="36EEEE3B" w:rsidR="00216964" w:rsidRDefault="00850397" w:rsidP="00F3126C">
      <w:pPr>
        <w:jc w:val="both"/>
        <w:rPr>
          <w:ins w:id="2305" w:author="Utente di Microsoft Office" w:date="2019-05-05T22:37:00Z"/>
          <w:rFonts w:cstheme="minorHAnsi"/>
          <w:color w:val="000000"/>
          <w:sz w:val="20"/>
          <w:szCs w:val="20"/>
        </w:rPr>
      </w:pPr>
      <w:ins w:id="2306" w:author="Utente di Microsoft Office" w:date="2019-05-05T22:35:00Z">
        <w:r w:rsidRPr="00850397">
          <w:rPr>
            <w:rFonts w:cstheme="minorHAnsi"/>
            <w:color w:val="000000"/>
            <w:sz w:val="20"/>
            <w:szCs w:val="20"/>
            <w:rPrChange w:id="2307" w:author="Utente di Microsoft Office" w:date="2019-05-05T22:35:00Z">
              <w:rPr>
                <w:rFonts w:cstheme="minorHAnsi"/>
                <w:color w:val="000000"/>
                <w:sz w:val="22"/>
                <w:szCs w:val="22"/>
              </w:rPr>
            </w:rPrChange>
          </w:rPr>
          <w:t>Sarebbe difficile</w:t>
        </w:r>
      </w:ins>
      <w:ins w:id="2308" w:author="Utente di Microsoft Office" w:date="2019-05-05T22:36:00Z">
        <w:r>
          <w:rPr>
            <w:rFonts w:cstheme="minorHAnsi"/>
            <w:color w:val="000000"/>
            <w:sz w:val="20"/>
            <w:szCs w:val="20"/>
          </w:rPr>
          <w:t xml:space="preserve"> oggigiorno </w:t>
        </w:r>
      </w:ins>
      <w:ins w:id="2309" w:author="Utente di Microsoft Office" w:date="2019-05-05T22:38:00Z">
        <w:r w:rsidR="009F772A">
          <w:rPr>
            <w:rFonts w:cstheme="minorHAnsi"/>
            <w:color w:val="000000"/>
            <w:sz w:val="20"/>
            <w:szCs w:val="20"/>
          </w:rPr>
          <w:t xml:space="preserve">costruire un agente software in grado di </w:t>
        </w:r>
        <w:proofErr w:type="spellStart"/>
        <w:r w:rsidR="009F772A">
          <w:rPr>
            <w:rFonts w:cstheme="minorHAnsi"/>
            <w:color w:val="000000"/>
            <w:sz w:val="20"/>
            <w:szCs w:val="20"/>
          </w:rPr>
          <w:t>rispodere</w:t>
        </w:r>
      </w:ins>
      <w:proofErr w:type="spellEnd"/>
      <w:ins w:id="2310" w:author="Utente di Microsoft Office" w:date="2019-05-05T22:36:00Z">
        <w:r>
          <w:rPr>
            <w:rFonts w:cstheme="minorHAnsi"/>
            <w:color w:val="000000"/>
            <w:sz w:val="20"/>
            <w:szCs w:val="20"/>
          </w:rPr>
          <w:t xml:space="preserve"> ad alcune </w:t>
        </w:r>
        <w:proofErr w:type="spellStart"/>
        <w:r>
          <w:rPr>
            <w:rFonts w:cstheme="minorHAnsi"/>
            <w:color w:val="000000"/>
            <w:sz w:val="20"/>
            <w:szCs w:val="20"/>
          </w:rPr>
          <w:t>query</w:t>
        </w:r>
        <w:proofErr w:type="spellEnd"/>
        <w:r>
          <w:rPr>
            <w:rFonts w:cstheme="minorHAnsi"/>
            <w:color w:val="000000"/>
            <w:sz w:val="20"/>
            <w:szCs w:val="20"/>
          </w:rPr>
          <w:t xml:space="preserve">. Come quella data come esempio </w:t>
        </w:r>
      </w:ins>
      <w:ins w:id="2311" w:author="Utente di Microsoft Office" w:date="2019-05-05T22:39:00Z">
        <w:r w:rsidR="009F772A">
          <w:rPr>
            <w:rFonts w:cstheme="minorHAnsi"/>
            <w:color w:val="000000"/>
            <w:sz w:val="20"/>
            <w:szCs w:val="20"/>
          </w:rPr>
          <w:t>nella</w:t>
        </w:r>
      </w:ins>
      <w:ins w:id="2312" w:author="Utente di Microsoft Office" w:date="2019-05-05T22:36:00Z">
        <w:r>
          <w:rPr>
            <w:rFonts w:cstheme="minorHAnsi"/>
            <w:color w:val="000000"/>
            <w:sz w:val="20"/>
            <w:szCs w:val="20"/>
          </w:rPr>
          <w:t xml:space="preserve"> guida OWL </w:t>
        </w:r>
      </w:ins>
      <w:ins w:id="2313" w:author="Utente di Microsoft Office" w:date="2019-05-05T22:37:00Z">
        <w:r>
          <w:rPr>
            <w:rFonts w:cstheme="minorHAnsi"/>
            <w:color w:val="000000"/>
            <w:sz w:val="20"/>
            <w:szCs w:val="20"/>
          </w:rPr>
          <w:t xml:space="preserve">rilasciata deal </w:t>
        </w:r>
        <w:proofErr w:type="gramStart"/>
        <w:r>
          <w:rPr>
            <w:rFonts w:cstheme="minorHAnsi"/>
            <w:color w:val="000000"/>
            <w:sz w:val="20"/>
            <w:szCs w:val="20"/>
          </w:rPr>
          <w:t>w3c.org</w:t>
        </w:r>
      </w:ins>
      <w:ins w:id="2314" w:author="Utente di Microsoft Office" w:date="2019-05-05T22:39:00Z">
        <w:r w:rsidR="009F772A">
          <w:rPr>
            <w:rFonts w:cstheme="minorHAnsi"/>
            <w:color w:val="000000"/>
            <w:sz w:val="20"/>
            <w:szCs w:val="20"/>
          </w:rPr>
          <w:t>[</w:t>
        </w:r>
        <w:proofErr w:type="gramEnd"/>
        <w:r w:rsidR="009F772A">
          <w:rPr>
            <w:rFonts w:cstheme="minorHAnsi"/>
            <w:color w:val="000000"/>
            <w:sz w:val="20"/>
            <w:szCs w:val="20"/>
          </w:rPr>
          <w:t>6]</w:t>
        </w:r>
      </w:ins>
      <w:ins w:id="2315" w:author="Utente di Microsoft Office" w:date="2019-05-05T22:37:00Z">
        <w:r>
          <w:rPr>
            <w:rFonts w:cstheme="minorHAnsi"/>
            <w:color w:val="000000"/>
            <w:sz w:val="20"/>
            <w:szCs w:val="20"/>
          </w:rPr>
          <w:t>:</w:t>
        </w:r>
      </w:ins>
    </w:p>
    <w:p w14:paraId="2C403AE2" w14:textId="371FAAD9" w:rsidR="00850397" w:rsidRDefault="00850397" w:rsidP="00200C74">
      <w:pPr>
        <w:jc w:val="both"/>
        <w:rPr>
          <w:ins w:id="2316" w:author="Utente di Microsoft Office" w:date="2019-05-05T22:37:00Z"/>
          <w:rFonts w:cstheme="minorHAnsi"/>
          <w:color w:val="000000"/>
          <w:sz w:val="20"/>
          <w:szCs w:val="20"/>
        </w:rPr>
      </w:pPr>
    </w:p>
    <w:p w14:paraId="42CA37F8" w14:textId="77777777" w:rsidR="00850397" w:rsidRPr="00850397" w:rsidRDefault="00850397">
      <w:pPr>
        <w:jc w:val="both"/>
        <w:rPr>
          <w:ins w:id="2317" w:author="Utente di Microsoft Office" w:date="2019-05-05T22:37:00Z"/>
          <w:rFonts w:cstheme="minorHAnsi"/>
          <w:i/>
          <w:color w:val="000000"/>
          <w:sz w:val="20"/>
          <w:szCs w:val="20"/>
          <w:rPrChange w:id="2318" w:author="Utente di Microsoft Office" w:date="2019-05-05T22:37:00Z">
            <w:rPr>
              <w:ins w:id="2319" w:author="Utente di Microsoft Office" w:date="2019-05-05T22:37:00Z"/>
            </w:rPr>
          </w:rPrChange>
        </w:rPr>
        <w:pPrChange w:id="2320" w:author="Utente di Microsoft Office" w:date="2019-05-05T22:48:00Z">
          <w:pPr>
            <w:spacing w:before="100" w:beforeAutospacing="1" w:after="100" w:afterAutospacing="1"/>
          </w:pPr>
        </w:pPrChange>
      </w:pPr>
      <w:ins w:id="2321" w:author="Utente di Microsoft Office" w:date="2019-05-05T22:37:00Z">
        <w:r w:rsidRPr="00850397">
          <w:rPr>
            <w:rFonts w:cstheme="minorHAnsi"/>
            <w:i/>
            <w:color w:val="000000"/>
            <w:sz w:val="20"/>
            <w:szCs w:val="20"/>
            <w:rPrChange w:id="2322" w:author="Utente di Microsoft Office" w:date="2019-05-05T22:37:00Z">
              <w:rPr>
                <w:rFonts w:ascii="TimesNewRoman" w:hAnsi="TimesNewRoman"/>
                <w:sz w:val="16"/>
                <w:szCs w:val="16"/>
              </w:rPr>
            </w:rPrChange>
          </w:rPr>
          <w:t xml:space="preserve">"Dimmi quali vini dovrei comprare da servire con ogni portata del seguente menù. E comunque ricorda che non mi piace il </w:t>
        </w:r>
        <w:proofErr w:type="spellStart"/>
        <w:r w:rsidRPr="00850397">
          <w:rPr>
            <w:rFonts w:cstheme="minorHAnsi"/>
            <w:i/>
            <w:color w:val="000000"/>
            <w:sz w:val="20"/>
            <w:szCs w:val="20"/>
            <w:rPrChange w:id="2323" w:author="Utente di Microsoft Office" w:date="2019-05-05T22:37:00Z">
              <w:rPr>
                <w:rFonts w:ascii="TimesNewRoman" w:hAnsi="TimesNewRoman"/>
                <w:sz w:val="16"/>
                <w:szCs w:val="16"/>
              </w:rPr>
            </w:rPrChange>
          </w:rPr>
          <w:t>Sauternes</w:t>
        </w:r>
        <w:proofErr w:type="spellEnd"/>
        <w:r w:rsidRPr="00850397">
          <w:rPr>
            <w:rFonts w:cstheme="minorHAnsi"/>
            <w:i/>
            <w:color w:val="000000"/>
            <w:sz w:val="20"/>
            <w:szCs w:val="20"/>
            <w:rPrChange w:id="2324" w:author="Utente di Microsoft Office" w:date="2019-05-05T22:37:00Z">
              <w:rPr>
                <w:rFonts w:ascii="TimesNewRoman" w:hAnsi="TimesNewRoman"/>
                <w:sz w:val="16"/>
                <w:szCs w:val="16"/>
              </w:rPr>
            </w:rPrChange>
          </w:rPr>
          <w:t xml:space="preserve">." </w:t>
        </w:r>
      </w:ins>
    </w:p>
    <w:p w14:paraId="54EA09E4" w14:textId="57601A71" w:rsidR="00850397" w:rsidRDefault="00850397" w:rsidP="00F3126C">
      <w:pPr>
        <w:jc w:val="both"/>
        <w:rPr>
          <w:ins w:id="2325" w:author="Utente di Microsoft Office" w:date="2019-05-05T22:37:00Z"/>
          <w:rFonts w:cstheme="minorHAnsi"/>
          <w:color w:val="000000"/>
          <w:sz w:val="20"/>
          <w:szCs w:val="20"/>
        </w:rPr>
      </w:pPr>
    </w:p>
    <w:p w14:paraId="1ED4D568" w14:textId="03CF60CD" w:rsidR="00207CFB" w:rsidRDefault="00110395" w:rsidP="00200C74">
      <w:pPr>
        <w:jc w:val="both"/>
        <w:rPr>
          <w:ins w:id="2326" w:author="Utente di Microsoft Office" w:date="2019-05-05T22:44:00Z"/>
          <w:rFonts w:cstheme="minorHAnsi"/>
          <w:color w:val="000000"/>
          <w:sz w:val="20"/>
          <w:szCs w:val="20"/>
        </w:rPr>
      </w:pPr>
      <w:ins w:id="2327" w:author="Utente di Microsoft Office" w:date="2019-05-05T22:41:00Z">
        <w:r>
          <w:rPr>
            <w:rFonts w:cstheme="minorHAnsi"/>
            <w:color w:val="000000"/>
            <w:sz w:val="20"/>
            <w:szCs w:val="20"/>
          </w:rPr>
          <w:t>Com</w:t>
        </w:r>
      </w:ins>
      <w:ins w:id="2328" w:author="Utente di Microsoft Office" w:date="2019-05-05T22:42:00Z">
        <w:r>
          <w:rPr>
            <w:rFonts w:cstheme="minorHAnsi"/>
            <w:color w:val="000000"/>
            <w:sz w:val="20"/>
            <w:szCs w:val="20"/>
          </w:rPr>
          <w:t>e nel caso del RDF anche nel caso di OWL abbiamo la possibilità di aggiungere informazioni alle singole parole di una frase. In questo caso di</w:t>
        </w:r>
      </w:ins>
      <w:ins w:id="2329" w:author="Utente di Microsoft Office" w:date="2019-05-05T22:43:00Z">
        <w:r>
          <w:rPr>
            <w:rFonts w:cstheme="minorHAnsi"/>
            <w:color w:val="000000"/>
            <w:sz w:val="20"/>
            <w:szCs w:val="20"/>
          </w:rPr>
          <w:t xml:space="preserve"> una </w:t>
        </w:r>
        <w:proofErr w:type="spellStart"/>
        <w:r>
          <w:rPr>
            <w:rFonts w:cstheme="minorHAnsi"/>
            <w:color w:val="000000"/>
            <w:sz w:val="20"/>
            <w:szCs w:val="20"/>
          </w:rPr>
          <w:t>query</w:t>
        </w:r>
        <w:proofErr w:type="spellEnd"/>
        <w:r>
          <w:rPr>
            <w:rFonts w:cstheme="minorHAnsi"/>
            <w:color w:val="000000"/>
            <w:sz w:val="20"/>
            <w:szCs w:val="20"/>
          </w:rPr>
          <w:t>. Più nello specifico OWL ci permette di assolvere a questo compio attraverso la definizione di una Ontologia.</w:t>
        </w:r>
      </w:ins>
    </w:p>
    <w:p w14:paraId="180E67B1" w14:textId="09BD751B" w:rsidR="00CB05FE" w:rsidRDefault="00207CFB" w:rsidP="00F3126C">
      <w:pPr>
        <w:pStyle w:val="NormalWeb"/>
        <w:jc w:val="both"/>
        <w:rPr>
          <w:ins w:id="2330" w:author="Utente di Microsoft Office" w:date="2019-05-05T22:52:00Z"/>
          <w:rFonts w:cstheme="minorHAnsi"/>
          <w:color w:val="000000"/>
          <w:sz w:val="20"/>
          <w:szCs w:val="20"/>
        </w:rPr>
      </w:pPr>
      <w:ins w:id="2331" w:author="Utente di Microsoft Office" w:date="2019-05-05T22:45:00Z">
        <w:r>
          <w:rPr>
            <w:rFonts w:cstheme="minorHAnsi"/>
            <w:color w:val="000000"/>
            <w:sz w:val="20"/>
            <w:szCs w:val="20"/>
          </w:rPr>
          <w:t>L’Ontologia è la s</w:t>
        </w:r>
      </w:ins>
      <w:ins w:id="2332" w:author="Utente di Microsoft Office" w:date="2019-05-05T22:44:00Z">
        <w:r w:rsidRPr="00207CFB">
          <w:rPr>
            <w:rFonts w:cstheme="minorHAnsi"/>
            <w:color w:val="000000"/>
            <w:sz w:val="20"/>
            <w:szCs w:val="20"/>
            <w:rPrChange w:id="2333" w:author="Utente di Microsoft Office" w:date="2019-05-05T22:44:00Z">
              <w:rPr>
                <w:rFonts w:ascii="TimesNewRoman" w:hAnsi="TimesNewRoman"/>
                <w:sz w:val="16"/>
                <w:szCs w:val="16"/>
              </w:rPr>
            </w:rPrChange>
          </w:rPr>
          <w:t xml:space="preserve">cienza della descrizione del tipo di </w:t>
        </w:r>
      </w:ins>
      <w:proofErr w:type="spellStart"/>
      <w:ins w:id="2334" w:author="Utente di Microsoft Office" w:date="2019-05-05T22:45:00Z">
        <w:r>
          <w:rPr>
            <w:rFonts w:cstheme="minorHAnsi"/>
            <w:color w:val="000000"/>
            <w:sz w:val="20"/>
            <w:szCs w:val="20"/>
          </w:rPr>
          <w:t>e</w:t>
        </w:r>
      </w:ins>
      <w:ins w:id="2335" w:author="Utente di Microsoft Office" w:date="2019-05-05T22:44:00Z">
        <w:r w:rsidRPr="00207CFB">
          <w:rPr>
            <w:rFonts w:cstheme="minorHAnsi"/>
            <w:color w:val="000000"/>
            <w:sz w:val="20"/>
            <w:szCs w:val="20"/>
            <w:rPrChange w:id="2336" w:author="Utente di Microsoft Office" w:date="2019-05-05T22:44:00Z">
              <w:rPr>
                <w:rFonts w:ascii="TimesNewRoman" w:hAnsi="TimesNewRoman"/>
                <w:sz w:val="16"/>
                <w:szCs w:val="16"/>
              </w:rPr>
            </w:rPrChange>
          </w:rPr>
          <w:t>ntita</w:t>
        </w:r>
        <w:proofErr w:type="spellEnd"/>
        <w:r w:rsidRPr="00207CFB">
          <w:rPr>
            <w:rFonts w:cstheme="minorHAnsi" w:hint="eastAsia"/>
            <w:color w:val="000000"/>
            <w:sz w:val="20"/>
            <w:szCs w:val="20"/>
            <w:rPrChange w:id="2337" w:author="Utente di Microsoft Office" w:date="2019-05-05T22:44:00Z">
              <w:rPr>
                <w:rFonts w:ascii="TimesNewRoman" w:hAnsi="TimesNewRoman" w:hint="eastAsia"/>
                <w:sz w:val="16"/>
                <w:szCs w:val="16"/>
              </w:rPr>
            </w:rPrChange>
          </w:rPr>
          <w:t>̀</w:t>
        </w:r>
        <w:r w:rsidRPr="00207CFB">
          <w:rPr>
            <w:rFonts w:cstheme="minorHAnsi"/>
            <w:color w:val="000000"/>
            <w:sz w:val="20"/>
            <w:szCs w:val="20"/>
            <w:rPrChange w:id="2338" w:author="Utente di Microsoft Office" w:date="2019-05-05T22:44:00Z">
              <w:rPr>
                <w:rFonts w:ascii="TimesNewRoman" w:hAnsi="TimesNewRoman"/>
                <w:sz w:val="16"/>
                <w:szCs w:val="16"/>
              </w:rPr>
            </w:rPrChange>
          </w:rPr>
          <w:t xml:space="preserve"> del </w:t>
        </w:r>
      </w:ins>
      <w:ins w:id="2339" w:author="Utente di Microsoft Office" w:date="2019-05-05T22:45:00Z">
        <w:r>
          <w:rPr>
            <w:rFonts w:cstheme="minorHAnsi"/>
            <w:color w:val="000000"/>
            <w:sz w:val="20"/>
            <w:szCs w:val="20"/>
          </w:rPr>
          <w:t>m</w:t>
        </w:r>
      </w:ins>
      <w:ins w:id="2340" w:author="Utente di Microsoft Office" w:date="2019-05-05T22:44:00Z">
        <w:r w:rsidRPr="00207CFB">
          <w:rPr>
            <w:rFonts w:cstheme="minorHAnsi"/>
            <w:color w:val="000000"/>
            <w:sz w:val="20"/>
            <w:szCs w:val="20"/>
            <w:rPrChange w:id="2341" w:author="Utente di Microsoft Office" w:date="2019-05-05T22:44:00Z">
              <w:rPr>
                <w:rFonts w:ascii="TimesNewRoman" w:hAnsi="TimesNewRoman"/>
                <w:sz w:val="16"/>
                <w:szCs w:val="16"/>
              </w:rPr>
            </w:rPrChange>
          </w:rPr>
          <w:t xml:space="preserve">ondo e di come sono correlate tra </w:t>
        </w:r>
        <w:proofErr w:type="gramStart"/>
        <w:r w:rsidRPr="00207CFB">
          <w:rPr>
            <w:rFonts w:cstheme="minorHAnsi"/>
            <w:color w:val="000000"/>
            <w:sz w:val="20"/>
            <w:szCs w:val="20"/>
            <w:rPrChange w:id="2342" w:author="Utente di Microsoft Office" w:date="2019-05-05T22:44:00Z">
              <w:rPr>
                <w:rFonts w:ascii="TimesNewRoman" w:hAnsi="TimesNewRoman"/>
                <w:sz w:val="16"/>
                <w:szCs w:val="16"/>
              </w:rPr>
            </w:rPrChange>
          </w:rPr>
          <w:t>loro</w:t>
        </w:r>
      </w:ins>
      <w:ins w:id="2343" w:author="Utente di Microsoft Office" w:date="2019-05-05T22:46:00Z">
        <w:r>
          <w:rPr>
            <w:rFonts w:cstheme="minorHAnsi"/>
            <w:color w:val="000000"/>
            <w:sz w:val="20"/>
            <w:szCs w:val="20"/>
          </w:rPr>
          <w:t>[</w:t>
        </w:r>
        <w:proofErr w:type="gramEnd"/>
        <w:r>
          <w:rPr>
            <w:rFonts w:cstheme="minorHAnsi"/>
            <w:color w:val="000000"/>
            <w:sz w:val="20"/>
            <w:szCs w:val="20"/>
          </w:rPr>
          <w:t>6]</w:t>
        </w:r>
      </w:ins>
      <w:ins w:id="2344" w:author="Utente di Microsoft Office" w:date="2019-05-05T22:44:00Z">
        <w:r w:rsidRPr="00207CFB">
          <w:rPr>
            <w:rFonts w:cstheme="minorHAnsi"/>
            <w:color w:val="000000"/>
            <w:sz w:val="20"/>
            <w:szCs w:val="20"/>
            <w:rPrChange w:id="2345" w:author="Utente di Microsoft Office" w:date="2019-05-05T22:44:00Z">
              <w:rPr>
                <w:rFonts w:ascii="TimesNewRoman" w:hAnsi="TimesNewRoman"/>
                <w:sz w:val="16"/>
                <w:szCs w:val="16"/>
              </w:rPr>
            </w:rPrChange>
          </w:rPr>
          <w:t xml:space="preserve">. </w:t>
        </w:r>
      </w:ins>
      <w:ins w:id="2346" w:author="Utente di Microsoft Office" w:date="2019-05-05T22:46:00Z">
        <w:r w:rsidR="00CB05FE" w:rsidRPr="00CB05FE">
          <w:rPr>
            <w:rFonts w:cstheme="minorHAnsi"/>
            <w:color w:val="000000"/>
            <w:sz w:val="20"/>
            <w:szCs w:val="20"/>
            <w:rPrChange w:id="2347" w:author="Utente di Microsoft Office" w:date="2019-05-05T22:46:00Z">
              <w:rPr>
                <w:rFonts w:ascii="TimesNewRoman" w:hAnsi="TimesNewRoman"/>
                <w:sz w:val="16"/>
                <w:szCs w:val="16"/>
              </w:rPr>
            </w:rPrChange>
          </w:rPr>
          <w:t xml:space="preserve">Una </w:t>
        </w:r>
        <w:r w:rsidR="00CB05FE" w:rsidRPr="00CB05FE">
          <w:rPr>
            <w:rFonts w:cstheme="minorHAnsi"/>
            <w:color w:val="000000"/>
            <w:sz w:val="20"/>
            <w:szCs w:val="20"/>
            <w:rPrChange w:id="2348" w:author="Utente di Microsoft Office" w:date="2019-05-05T22:46:00Z">
              <w:rPr>
                <w:rFonts w:ascii="TimesNewRoman,Italic" w:hAnsi="TimesNewRoman,Italic"/>
                <w:sz w:val="16"/>
                <w:szCs w:val="16"/>
              </w:rPr>
            </w:rPrChange>
          </w:rPr>
          <w:t xml:space="preserve">ontologia OWL </w:t>
        </w:r>
        <w:proofErr w:type="spellStart"/>
        <w:r w:rsidR="00CB05FE" w:rsidRPr="00CB05FE">
          <w:rPr>
            <w:rFonts w:cstheme="minorHAnsi"/>
            <w:color w:val="000000"/>
            <w:sz w:val="20"/>
            <w:szCs w:val="20"/>
            <w:rPrChange w:id="2349" w:author="Utente di Microsoft Office" w:date="2019-05-05T22:46:00Z">
              <w:rPr>
                <w:rFonts w:ascii="TimesNewRoman" w:hAnsi="TimesNewRoman"/>
                <w:sz w:val="16"/>
                <w:szCs w:val="16"/>
              </w:rPr>
            </w:rPrChange>
          </w:rPr>
          <w:t>puo</w:t>
        </w:r>
        <w:proofErr w:type="spellEnd"/>
        <w:r w:rsidR="00CB05FE" w:rsidRPr="00CB05FE">
          <w:rPr>
            <w:rFonts w:cstheme="minorHAnsi" w:hint="eastAsia"/>
            <w:color w:val="000000"/>
            <w:sz w:val="20"/>
            <w:szCs w:val="20"/>
            <w:rPrChange w:id="2350" w:author="Utente di Microsoft Office" w:date="2019-05-05T22:46:00Z">
              <w:rPr>
                <w:rFonts w:ascii="TimesNewRoman" w:hAnsi="TimesNewRoman" w:hint="eastAsia"/>
                <w:sz w:val="16"/>
                <w:szCs w:val="16"/>
              </w:rPr>
            </w:rPrChange>
          </w:rPr>
          <w:t>̀</w:t>
        </w:r>
        <w:r w:rsidR="00CB05FE" w:rsidRPr="00CB05FE">
          <w:rPr>
            <w:rFonts w:cstheme="minorHAnsi"/>
            <w:color w:val="000000"/>
            <w:sz w:val="20"/>
            <w:szCs w:val="20"/>
            <w:rPrChange w:id="2351" w:author="Utente di Microsoft Office" w:date="2019-05-05T22:46:00Z">
              <w:rPr>
                <w:rFonts w:ascii="TimesNewRoman" w:hAnsi="TimesNewRoman"/>
                <w:sz w:val="16"/>
                <w:szCs w:val="16"/>
              </w:rPr>
            </w:rPrChange>
          </w:rPr>
          <w:t xml:space="preserve"> includere descrizioni delle </w:t>
        </w:r>
        <w:r w:rsidR="00CB05FE" w:rsidRPr="00CB05FE">
          <w:rPr>
            <w:rFonts w:cstheme="minorHAnsi"/>
            <w:color w:val="000000"/>
            <w:sz w:val="20"/>
            <w:szCs w:val="20"/>
            <w:rPrChange w:id="2352" w:author="Utente di Microsoft Office" w:date="2019-05-05T22:46:00Z">
              <w:rPr>
                <w:rFonts w:ascii="TimesNewRoman,Italic" w:hAnsi="TimesNewRoman,Italic"/>
                <w:sz w:val="16"/>
                <w:szCs w:val="16"/>
              </w:rPr>
            </w:rPrChange>
          </w:rPr>
          <w:t>classi</w:t>
        </w:r>
        <w:r w:rsidR="00CB05FE" w:rsidRPr="00CB05FE">
          <w:rPr>
            <w:rFonts w:cstheme="minorHAnsi"/>
            <w:color w:val="000000"/>
            <w:sz w:val="20"/>
            <w:szCs w:val="20"/>
            <w:rPrChange w:id="2353" w:author="Utente di Microsoft Office" w:date="2019-05-05T22:46:00Z">
              <w:rPr>
                <w:rFonts w:ascii="TimesNewRoman" w:hAnsi="TimesNewRoman"/>
                <w:sz w:val="16"/>
                <w:szCs w:val="16"/>
              </w:rPr>
            </w:rPrChange>
          </w:rPr>
          <w:t xml:space="preserve">, </w:t>
        </w:r>
        <w:proofErr w:type="spellStart"/>
        <w:r w:rsidR="00CB05FE" w:rsidRPr="00CB05FE">
          <w:rPr>
            <w:rFonts w:cstheme="minorHAnsi"/>
            <w:color w:val="000000"/>
            <w:sz w:val="20"/>
            <w:szCs w:val="20"/>
            <w:rPrChange w:id="2354" w:author="Utente di Microsoft Office" w:date="2019-05-05T22:46:00Z">
              <w:rPr>
                <w:rFonts w:ascii="TimesNewRoman,Italic" w:hAnsi="TimesNewRoman,Italic"/>
                <w:sz w:val="16"/>
                <w:szCs w:val="16"/>
              </w:rPr>
            </w:rPrChange>
          </w:rPr>
          <w:t>proprieta</w:t>
        </w:r>
        <w:proofErr w:type="spellEnd"/>
        <w:r w:rsidR="00CB05FE" w:rsidRPr="00CB05FE">
          <w:rPr>
            <w:rFonts w:cstheme="minorHAnsi" w:hint="eastAsia"/>
            <w:color w:val="000000"/>
            <w:sz w:val="20"/>
            <w:szCs w:val="20"/>
            <w:rPrChange w:id="2355" w:author="Utente di Microsoft Office" w:date="2019-05-05T22:46:00Z">
              <w:rPr>
                <w:rFonts w:ascii="TimesNewRoman,Italic" w:hAnsi="TimesNewRoman,Italic" w:hint="eastAsia"/>
                <w:sz w:val="16"/>
                <w:szCs w:val="16"/>
              </w:rPr>
            </w:rPrChange>
          </w:rPr>
          <w:t>̀</w:t>
        </w:r>
        <w:r w:rsidR="00CB05FE" w:rsidRPr="00CB05FE">
          <w:rPr>
            <w:rFonts w:cstheme="minorHAnsi"/>
            <w:color w:val="000000"/>
            <w:sz w:val="20"/>
            <w:szCs w:val="20"/>
            <w:rPrChange w:id="2356" w:author="Utente di Microsoft Office" w:date="2019-05-05T22:46:00Z">
              <w:rPr>
                <w:rFonts w:ascii="TimesNewRoman,Italic" w:hAnsi="TimesNewRoman,Italic"/>
                <w:sz w:val="16"/>
                <w:szCs w:val="16"/>
              </w:rPr>
            </w:rPrChange>
          </w:rPr>
          <w:t xml:space="preserve"> </w:t>
        </w:r>
        <w:r w:rsidR="00CB05FE" w:rsidRPr="00CB05FE">
          <w:rPr>
            <w:rFonts w:cstheme="minorHAnsi"/>
            <w:color w:val="000000"/>
            <w:sz w:val="20"/>
            <w:szCs w:val="20"/>
            <w:rPrChange w:id="2357" w:author="Utente di Microsoft Office" w:date="2019-05-05T22:46:00Z">
              <w:rPr>
                <w:rFonts w:ascii="TimesNewRoman" w:hAnsi="TimesNewRoman"/>
                <w:sz w:val="16"/>
                <w:szCs w:val="16"/>
              </w:rPr>
            </w:rPrChange>
          </w:rPr>
          <w:t>e</w:t>
        </w:r>
      </w:ins>
      <w:ins w:id="2358" w:author="Utente di Microsoft Office" w:date="2019-05-05T22:47:00Z">
        <w:r w:rsidR="00E87C29">
          <w:rPr>
            <w:rFonts w:cstheme="minorHAnsi"/>
            <w:color w:val="000000"/>
            <w:sz w:val="20"/>
            <w:szCs w:val="20"/>
          </w:rPr>
          <w:t xml:space="preserve"> </w:t>
        </w:r>
      </w:ins>
      <w:ins w:id="2359" w:author="Utente di Microsoft Office" w:date="2019-05-05T22:46:00Z">
        <w:r w:rsidR="00CB05FE" w:rsidRPr="00CB05FE">
          <w:rPr>
            <w:rFonts w:cstheme="minorHAnsi"/>
            <w:color w:val="000000"/>
            <w:sz w:val="20"/>
            <w:szCs w:val="20"/>
            <w:rPrChange w:id="2360" w:author="Utente di Microsoft Office" w:date="2019-05-05T22:46:00Z">
              <w:rPr>
                <w:rFonts w:ascii="TimesNewRoman" w:hAnsi="TimesNewRoman"/>
                <w:sz w:val="16"/>
                <w:szCs w:val="16"/>
              </w:rPr>
            </w:rPrChange>
          </w:rPr>
          <w:t xml:space="preserve">loro istanze. </w:t>
        </w:r>
      </w:ins>
      <w:ins w:id="2361" w:author="Utente di Microsoft Office" w:date="2019-05-05T22:47:00Z">
        <w:r w:rsidR="00F3126C">
          <w:rPr>
            <w:rFonts w:cstheme="minorHAnsi"/>
            <w:color w:val="000000"/>
            <w:sz w:val="20"/>
            <w:szCs w:val="20"/>
          </w:rPr>
          <w:t xml:space="preserve">Lo strato di semantica formale messo a </w:t>
        </w:r>
      </w:ins>
      <w:ins w:id="2362" w:author="Utente di Microsoft Office" w:date="2019-05-05T22:48:00Z">
        <w:r w:rsidR="00F3126C">
          <w:rPr>
            <w:rFonts w:cstheme="minorHAnsi"/>
            <w:color w:val="000000"/>
            <w:sz w:val="20"/>
            <w:szCs w:val="20"/>
          </w:rPr>
          <w:t xml:space="preserve">disposizione da OWL ci permette </w:t>
        </w:r>
      </w:ins>
      <w:ins w:id="2363" w:author="Utente di Microsoft Office" w:date="2019-05-05T22:49:00Z">
        <w:r w:rsidR="00EC6A2C">
          <w:rPr>
            <w:rFonts w:cstheme="minorHAnsi"/>
            <w:color w:val="000000"/>
            <w:sz w:val="20"/>
            <w:szCs w:val="20"/>
          </w:rPr>
          <w:t>di dare una conseguenza logica alla descrizione formale di classi, proprietà e istanze.</w:t>
        </w:r>
      </w:ins>
      <w:ins w:id="2364" w:author="Utente di Microsoft Office" w:date="2019-05-05T22:50:00Z">
        <w:r w:rsidR="0006440F">
          <w:rPr>
            <w:rFonts w:cstheme="minorHAnsi"/>
            <w:color w:val="000000"/>
            <w:sz w:val="20"/>
            <w:szCs w:val="20"/>
          </w:rPr>
          <w:t xml:space="preserve"> Così da poter estrarre fatti che non sono esplicitamente descritti nell’ontologia stessa.</w:t>
        </w:r>
      </w:ins>
      <w:ins w:id="2365" w:author="Utente di Microsoft Office" w:date="2019-05-05T22:51:00Z">
        <w:r w:rsidR="001F659E">
          <w:rPr>
            <w:rFonts w:cstheme="minorHAnsi"/>
            <w:color w:val="000000"/>
            <w:sz w:val="20"/>
            <w:szCs w:val="20"/>
          </w:rPr>
          <w:t xml:space="preserve"> In questo caso parleremo di derivazione logica.</w:t>
        </w:r>
      </w:ins>
    </w:p>
    <w:p w14:paraId="444237F8" w14:textId="29764767" w:rsidR="00004D9B" w:rsidRDefault="00004D9B" w:rsidP="00F3126C">
      <w:pPr>
        <w:pStyle w:val="NormalWeb"/>
        <w:jc w:val="both"/>
        <w:rPr>
          <w:ins w:id="2366" w:author="Utente di Microsoft Office" w:date="2019-05-05T22:53:00Z"/>
          <w:rFonts w:cstheme="minorHAnsi"/>
          <w:color w:val="000000"/>
          <w:sz w:val="20"/>
          <w:szCs w:val="20"/>
        </w:rPr>
      </w:pPr>
      <w:ins w:id="2367" w:author="Utente di Microsoft Office" w:date="2019-05-05T22:52:00Z">
        <w:r>
          <w:rPr>
            <w:rFonts w:cstheme="minorHAnsi"/>
            <w:color w:val="000000"/>
            <w:sz w:val="20"/>
            <w:szCs w:val="20"/>
          </w:rPr>
          <w:t xml:space="preserve">Le derivazioni logiche possono essere </w:t>
        </w:r>
      </w:ins>
      <w:ins w:id="2368" w:author="Utente di Microsoft Office" w:date="2019-05-05T22:53:00Z">
        <w:r>
          <w:rPr>
            <w:rFonts w:cstheme="minorHAnsi"/>
            <w:color w:val="000000"/>
            <w:sz w:val="20"/>
            <w:szCs w:val="20"/>
          </w:rPr>
          <w:t>basate su documenti distribuiti combinati tra di loro usando meccanismi OWL.</w:t>
        </w:r>
      </w:ins>
    </w:p>
    <w:p w14:paraId="399DFD7B" w14:textId="0328459E" w:rsidR="00004D9B" w:rsidRDefault="00230376" w:rsidP="00F3126C">
      <w:pPr>
        <w:pStyle w:val="NormalWeb"/>
        <w:jc w:val="both"/>
        <w:rPr>
          <w:ins w:id="2369" w:author="Utente di Microsoft Office" w:date="2019-05-05T23:01:00Z"/>
          <w:rFonts w:cstheme="minorHAnsi"/>
          <w:color w:val="000000"/>
          <w:sz w:val="20"/>
          <w:szCs w:val="20"/>
        </w:rPr>
      </w:pPr>
      <w:ins w:id="2370" w:author="Utente di Microsoft Office" w:date="2019-05-05T22:55:00Z">
        <w:r>
          <w:rPr>
            <w:rFonts w:cstheme="minorHAnsi"/>
            <w:color w:val="000000"/>
            <w:sz w:val="20"/>
            <w:szCs w:val="20"/>
          </w:rPr>
          <w:t>A differenza di XML Schema una ontologia non</w:t>
        </w:r>
      </w:ins>
      <w:ins w:id="2371" w:author="Utente di Microsoft Office" w:date="2019-05-05T22:56:00Z">
        <w:r>
          <w:rPr>
            <w:rFonts w:cstheme="minorHAnsi"/>
            <w:color w:val="000000"/>
            <w:sz w:val="20"/>
            <w:szCs w:val="20"/>
          </w:rPr>
          <w:t xml:space="preserve"> è solamente la definizione dei messaggi. Ma una vera e propria rappresen</w:t>
        </w:r>
      </w:ins>
      <w:ins w:id="2372" w:author="Utente di Microsoft Office" w:date="2019-05-05T22:57:00Z">
        <w:r>
          <w:rPr>
            <w:rFonts w:cstheme="minorHAnsi"/>
            <w:color w:val="000000"/>
            <w:sz w:val="20"/>
            <w:szCs w:val="20"/>
          </w:rPr>
          <w:t>ta</w:t>
        </w:r>
      </w:ins>
      <w:ins w:id="2373" w:author="Utente di Microsoft Office" w:date="2019-05-05T22:56:00Z">
        <w:r>
          <w:rPr>
            <w:rFonts w:cstheme="minorHAnsi"/>
            <w:color w:val="000000"/>
            <w:sz w:val="20"/>
            <w:szCs w:val="20"/>
          </w:rPr>
          <w:t>zione della conoscenza.</w:t>
        </w:r>
      </w:ins>
      <w:ins w:id="2374" w:author="Utente di Microsoft Office" w:date="2019-05-05T22:58:00Z">
        <w:r w:rsidR="003A4785">
          <w:rPr>
            <w:rFonts w:cstheme="minorHAnsi"/>
            <w:color w:val="000000"/>
            <w:sz w:val="20"/>
            <w:szCs w:val="20"/>
          </w:rPr>
          <w:t xml:space="preserve"> Attualmente la maggior parte degli standard Web definisce solo il formato dei messaggi e degli s</w:t>
        </w:r>
      </w:ins>
      <w:ins w:id="2375" w:author="Utente di Microsoft Office" w:date="2019-05-05T22:59:00Z">
        <w:r w:rsidR="003A4785">
          <w:rPr>
            <w:rFonts w:cstheme="minorHAnsi"/>
            <w:color w:val="000000"/>
            <w:sz w:val="20"/>
            <w:szCs w:val="20"/>
          </w:rPr>
          <w:t>tandard di comunicazione.</w:t>
        </w:r>
        <w:r w:rsidR="00F4676F">
          <w:rPr>
            <w:rFonts w:cstheme="minorHAnsi"/>
            <w:color w:val="000000"/>
            <w:sz w:val="20"/>
            <w:szCs w:val="20"/>
          </w:rPr>
          <w:t xml:space="preserve"> Qu</w:t>
        </w:r>
      </w:ins>
      <w:ins w:id="2376" w:author="Utente di Microsoft Office" w:date="2019-05-05T23:00:00Z">
        <w:r w:rsidR="00F4676F">
          <w:rPr>
            <w:rFonts w:cstheme="minorHAnsi"/>
            <w:color w:val="000000"/>
            <w:sz w:val="20"/>
            <w:szCs w:val="20"/>
          </w:rPr>
          <w:t>esto ci permette di dare una semantica ad un messaggio solamente al ricevimento del medesimo, una semantica valida solo in quel contesto.</w:t>
        </w:r>
      </w:ins>
    </w:p>
    <w:p w14:paraId="689AF721" w14:textId="4D391FAD" w:rsidR="00207CFB" w:rsidDel="00703633" w:rsidRDefault="00CB0838">
      <w:pPr>
        <w:pStyle w:val="NormalWeb"/>
        <w:jc w:val="both"/>
        <w:rPr>
          <w:del w:id="2377" w:author="Utente di Microsoft Office" w:date="2019-05-05T23:09:00Z"/>
          <w:rFonts w:cstheme="minorHAnsi"/>
          <w:color w:val="000000"/>
          <w:sz w:val="20"/>
          <w:szCs w:val="20"/>
        </w:rPr>
        <w:pPrChange w:id="2378" w:author="Utente di Microsoft Office" w:date="2019-05-06T00:00:00Z">
          <w:pPr>
            <w:pStyle w:val="NormalWeb"/>
          </w:pPr>
        </w:pPrChange>
      </w:pPr>
      <w:ins w:id="2379" w:author="Utente di Microsoft Office" w:date="2019-05-05T23:01:00Z">
        <w:r>
          <w:rPr>
            <w:rFonts w:cstheme="minorHAnsi"/>
            <w:color w:val="000000"/>
            <w:sz w:val="20"/>
            <w:szCs w:val="20"/>
          </w:rPr>
          <w:t>Un vantaggio delle ontologie è quello di avere strumenti in grado</w:t>
        </w:r>
      </w:ins>
      <w:ins w:id="2380" w:author="Utente di Microsoft Office" w:date="2019-05-05T23:02:00Z">
        <w:r>
          <w:rPr>
            <w:rFonts w:cstheme="minorHAnsi"/>
            <w:color w:val="000000"/>
            <w:sz w:val="20"/>
            <w:szCs w:val="20"/>
          </w:rPr>
          <w:t xml:space="preserve"> di ragionare su di esse. Indipendentemente da un particolare contesto, </w:t>
        </w:r>
        <w:proofErr w:type="gramStart"/>
        <w:r>
          <w:rPr>
            <w:rFonts w:cstheme="minorHAnsi"/>
            <w:color w:val="000000"/>
            <w:sz w:val="20"/>
            <w:szCs w:val="20"/>
          </w:rPr>
          <w:t>dominio</w:t>
        </w:r>
      </w:ins>
      <w:ins w:id="2381" w:author="Utente di Microsoft Office" w:date="2019-05-05T23:03:00Z">
        <w:r w:rsidR="00B03727">
          <w:rPr>
            <w:rFonts w:cstheme="minorHAnsi"/>
            <w:color w:val="000000"/>
            <w:sz w:val="20"/>
            <w:szCs w:val="20"/>
          </w:rPr>
          <w:t>[</w:t>
        </w:r>
        <w:proofErr w:type="gramEnd"/>
        <w:r w:rsidR="00B03727">
          <w:rPr>
            <w:rFonts w:cstheme="minorHAnsi"/>
            <w:color w:val="000000"/>
            <w:sz w:val="20"/>
            <w:szCs w:val="20"/>
          </w:rPr>
          <w:t>6]</w:t>
        </w:r>
      </w:ins>
      <w:ins w:id="2382" w:author="Utente di Microsoft Office" w:date="2019-05-05T23:02:00Z">
        <w:r>
          <w:rPr>
            <w:rFonts w:cstheme="minorHAnsi"/>
            <w:color w:val="000000"/>
            <w:sz w:val="20"/>
            <w:szCs w:val="20"/>
          </w:rPr>
          <w:t>.</w:t>
        </w:r>
      </w:ins>
    </w:p>
    <w:p w14:paraId="23811D05" w14:textId="77777777" w:rsidR="00703633" w:rsidRDefault="00703633">
      <w:pPr>
        <w:pStyle w:val="NormalWeb"/>
        <w:jc w:val="both"/>
        <w:rPr>
          <w:ins w:id="2383" w:author="Utente di Microsoft Office" w:date="2019-05-05T23:59:00Z"/>
          <w:rFonts w:cstheme="minorHAnsi"/>
          <w:color w:val="000000"/>
          <w:sz w:val="20"/>
          <w:szCs w:val="20"/>
        </w:rPr>
        <w:pPrChange w:id="2384" w:author="Utente di Microsoft Office" w:date="2019-05-06T00:00:00Z">
          <w:pPr>
            <w:pStyle w:val="NormalWeb"/>
          </w:pPr>
        </w:pPrChange>
      </w:pPr>
    </w:p>
    <w:p w14:paraId="27D5453A" w14:textId="309071EF" w:rsidR="00494B1B" w:rsidDel="00494B1B" w:rsidRDefault="00494B1B" w:rsidP="00494B1B">
      <w:pPr>
        <w:jc w:val="both"/>
        <w:rPr>
          <w:del w:id="2385" w:author="Utente di Microsoft Office" w:date="2019-05-06T00:00:00Z"/>
          <w:moveTo w:id="2386" w:author="Utente di Microsoft Office" w:date="2019-05-06T00:00:00Z"/>
          <w:rFonts w:cstheme="minorHAnsi"/>
          <w:color w:val="000000"/>
          <w:sz w:val="20"/>
          <w:szCs w:val="20"/>
        </w:rPr>
      </w:pPr>
      <w:moveToRangeStart w:id="2387" w:author="Utente di Microsoft Office" w:date="2019-05-06T00:00:00Z" w:name="move7993245"/>
      <w:moveTo w:id="2388" w:author="Utente di Microsoft Office" w:date="2019-05-06T00:00:00Z">
        <w:r w:rsidRPr="00525C8D">
          <w:rPr>
            <w:rFonts w:cstheme="minorHAnsi"/>
            <w:color w:val="000000"/>
            <w:sz w:val="20"/>
            <w:szCs w:val="20"/>
          </w:rPr>
          <w:t>OWL (</w:t>
        </w:r>
        <w:proofErr w:type="spellStart"/>
        <w:r w:rsidRPr="00525C8D">
          <w:rPr>
            <w:rFonts w:cstheme="minorHAnsi"/>
            <w:color w:val="000000"/>
            <w:sz w:val="20"/>
            <w:szCs w:val="20"/>
          </w:rPr>
          <w:t>Ontology</w:t>
        </w:r>
        <w:proofErr w:type="spellEnd"/>
        <w:r w:rsidRPr="00525C8D">
          <w:rPr>
            <w:rFonts w:cstheme="minorHAnsi"/>
            <w:color w:val="000000"/>
            <w:sz w:val="20"/>
            <w:szCs w:val="20"/>
          </w:rPr>
          <w:t xml:space="preserve"> Web Language) è un linguaggio utilizzato per modellare le </w:t>
        </w:r>
        <w:proofErr w:type="gramStart"/>
        <w:r w:rsidRPr="00525C8D">
          <w:rPr>
            <w:rFonts w:cstheme="minorHAnsi"/>
            <w:color w:val="000000"/>
            <w:sz w:val="20"/>
            <w:szCs w:val="20"/>
          </w:rPr>
          <w:t>ontologie.</w:t>
        </w:r>
      </w:moveTo>
      <w:ins w:id="2389" w:author="Utente di Microsoft Office" w:date="2019-05-06T00:00:00Z">
        <w:r>
          <w:rPr>
            <w:rFonts w:cstheme="minorHAnsi"/>
            <w:color w:val="000000"/>
            <w:sz w:val="20"/>
            <w:szCs w:val="20"/>
          </w:rPr>
          <w:t>.</w:t>
        </w:r>
        <w:proofErr w:type="gramEnd"/>
        <w:r>
          <w:rPr>
            <w:rFonts w:cstheme="minorHAnsi"/>
            <w:color w:val="000000"/>
            <w:sz w:val="20"/>
            <w:szCs w:val="20"/>
          </w:rPr>
          <w:t xml:space="preserve"> </w:t>
        </w:r>
      </w:ins>
      <w:moveTo w:id="2390" w:author="Utente di Microsoft Office" w:date="2019-05-06T00:00:00Z">
        <w:del w:id="2391" w:author="Utente di Microsoft Office" w:date="2019-05-06T00:00:00Z">
          <w:r w:rsidRPr="00525C8D" w:rsidDel="00494B1B">
            <w:rPr>
              <w:rFonts w:cstheme="minorHAnsi"/>
              <w:color w:val="000000"/>
              <w:sz w:val="20"/>
              <w:szCs w:val="20"/>
            </w:rPr>
            <w:delText xml:space="preserve"> Di cui esistono tre sotto-linguaggi: OWL Lite, OWL DL e OWL Full. </w:delText>
          </w:r>
        </w:del>
      </w:moveTo>
    </w:p>
    <w:moveToRangeEnd w:id="2387"/>
    <w:p w14:paraId="43AC1496" w14:textId="3C61AF6E" w:rsidR="00703633" w:rsidRPr="00703633" w:rsidRDefault="00494B1B" w:rsidP="00703633">
      <w:pPr>
        <w:jc w:val="both"/>
        <w:rPr>
          <w:rFonts w:cstheme="minorHAnsi"/>
          <w:color w:val="000000"/>
          <w:sz w:val="20"/>
          <w:szCs w:val="20"/>
          <w:rPrChange w:id="2392" w:author="Utente di Microsoft Office" w:date="2019-05-05T23:59:00Z">
            <w:rPr>
              <w:sz w:val="21"/>
              <w:szCs w:val="21"/>
            </w:rPr>
          </w:rPrChange>
        </w:rPr>
      </w:pPr>
      <w:proofErr w:type="gramStart"/>
      <w:ins w:id="2393" w:author="Utente di Microsoft Office" w:date="2019-05-06T00:01:00Z">
        <w:r>
          <w:rPr>
            <w:rFonts w:cstheme="minorHAnsi"/>
            <w:color w:val="000000"/>
            <w:sz w:val="20"/>
            <w:szCs w:val="20"/>
          </w:rPr>
          <w:t>E’</w:t>
        </w:r>
      </w:ins>
      <w:proofErr w:type="gramEnd"/>
      <w:ins w:id="2394" w:author="Utente di Microsoft Office" w:date="2019-05-05T23:59:00Z">
        <w:r w:rsidR="00703633" w:rsidRPr="00525C8D">
          <w:rPr>
            <w:rFonts w:cstheme="minorHAnsi"/>
            <w:color w:val="000000"/>
            <w:sz w:val="20"/>
            <w:szCs w:val="20"/>
          </w:rPr>
          <w:t xml:space="preserve"> un componente dell'</w:t>
        </w:r>
        <w:r w:rsidR="00703633">
          <w:rPr>
            <w:rFonts w:cstheme="minorHAnsi"/>
            <w:color w:val="000000"/>
            <w:sz w:val="20"/>
            <w:szCs w:val="20"/>
          </w:rPr>
          <w:t>a</w:t>
        </w:r>
        <w:r w:rsidR="00703633" w:rsidRPr="00525C8D">
          <w:rPr>
            <w:rFonts w:cstheme="minorHAnsi"/>
            <w:color w:val="000000"/>
            <w:sz w:val="20"/>
            <w:szCs w:val="20"/>
          </w:rPr>
          <w:t>ttivit</w:t>
        </w:r>
        <w:r>
          <w:rPr>
            <w:rFonts w:cstheme="minorHAnsi"/>
            <w:color w:val="000000"/>
            <w:sz w:val="20"/>
            <w:szCs w:val="20"/>
          </w:rPr>
          <w:t>à</w:t>
        </w:r>
        <w:r w:rsidR="00703633" w:rsidRPr="00525C8D">
          <w:rPr>
            <w:rFonts w:cstheme="minorHAnsi"/>
            <w:color w:val="000000"/>
            <w:sz w:val="20"/>
            <w:szCs w:val="20"/>
          </w:rPr>
          <w:t xml:space="preserve"> del W3C per il </w:t>
        </w:r>
        <w:proofErr w:type="spellStart"/>
        <w:r w:rsidR="00703633" w:rsidRPr="00525C8D">
          <w:rPr>
            <w:rFonts w:cstheme="minorHAnsi"/>
            <w:color w:val="000000"/>
            <w:sz w:val="20"/>
            <w:szCs w:val="20"/>
          </w:rPr>
          <w:t>Semantic</w:t>
        </w:r>
        <w:proofErr w:type="spellEnd"/>
        <w:r w:rsidR="00703633" w:rsidRPr="00525C8D">
          <w:rPr>
            <w:rFonts w:cstheme="minorHAnsi"/>
            <w:color w:val="000000"/>
            <w:sz w:val="20"/>
            <w:szCs w:val="20"/>
          </w:rPr>
          <w:t xml:space="preserve"> Web. </w:t>
        </w:r>
        <w:r w:rsidR="00703633">
          <w:rPr>
            <w:rFonts w:cstheme="minorHAnsi"/>
            <w:color w:val="000000"/>
            <w:sz w:val="20"/>
            <w:szCs w:val="20"/>
          </w:rPr>
          <w:t xml:space="preserve">Lo </w:t>
        </w:r>
        <w:r w:rsidR="00703633" w:rsidRPr="00525C8D">
          <w:rPr>
            <w:rFonts w:cstheme="minorHAnsi"/>
            <w:color w:val="000000"/>
            <w:sz w:val="20"/>
            <w:szCs w:val="20"/>
          </w:rPr>
          <w:t xml:space="preserve">scopo </w:t>
        </w:r>
        <w:r w:rsidR="00703633">
          <w:rPr>
            <w:rFonts w:cstheme="minorHAnsi"/>
            <w:color w:val="000000"/>
            <w:sz w:val="20"/>
            <w:szCs w:val="20"/>
          </w:rPr>
          <w:t xml:space="preserve">è quello </w:t>
        </w:r>
        <w:r w:rsidR="00703633" w:rsidRPr="00525C8D">
          <w:rPr>
            <w:rFonts w:cstheme="minorHAnsi"/>
            <w:color w:val="000000"/>
            <w:sz w:val="20"/>
            <w:szCs w:val="20"/>
          </w:rPr>
          <w:t xml:space="preserve">di rendere le risorse sul Web </w:t>
        </w:r>
        <w:proofErr w:type="spellStart"/>
        <w:r w:rsidR="00703633" w:rsidRPr="00525C8D">
          <w:rPr>
            <w:rFonts w:cstheme="minorHAnsi"/>
            <w:color w:val="000000"/>
            <w:sz w:val="20"/>
            <w:szCs w:val="20"/>
          </w:rPr>
          <w:t>piu</w:t>
        </w:r>
        <w:proofErr w:type="spellEnd"/>
        <w:r w:rsidR="00703633" w:rsidRPr="00525C8D">
          <w:rPr>
            <w:rFonts w:cstheme="minorHAnsi"/>
            <w:color w:val="000000"/>
            <w:sz w:val="20"/>
            <w:szCs w:val="20"/>
          </w:rPr>
          <w:t>̀ prontamente accessibili ai processi automatizzati</w:t>
        </w:r>
        <w:r w:rsidR="00703633">
          <w:rPr>
            <w:rFonts w:cstheme="minorHAnsi"/>
            <w:color w:val="000000"/>
            <w:sz w:val="20"/>
            <w:szCs w:val="20"/>
          </w:rPr>
          <w:t>. A questo fine</w:t>
        </w:r>
        <w:r w:rsidR="00703633" w:rsidRPr="00525C8D">
          <w:rPr>
            <w:rFonts w:cstheme="minorHAnsi"/>
            <w:color w:val="000000"/>
            <w:sz w:val="20"/>
            <w:szCs w:val="20"/>
          </w:rPr>
          <w:t xml:space="preserve"> </w:t>
        </w:r>
        <w:r w:rsidR="00703633">
          <w:rPr>
            <w:rFonts w:cstheme="minorHAnsi"/>
            <w:color w:val="000000"/>
            <w:sz w:val="20"/>
            <w:szCs w:val="20"/>
          </w:rPr>
          <w:t>vengono aggiunte</w:t>
        </w:r>
        <w:r w:rsidR="00703633" w:rsidRPr="00525C8D">
          <w:rPr>
            <w:rFonts w:cstheme="minorHAnsi"/>
            <w:color w:val="000000"/>
            <w:sz w:val="20"/>
            <w:szCs w:val="20"/>
          </w:rPr>
          <w:t xml:space="preserve"> informazioni riguardanti le risorse che descrivono e forniscono i contenuti del Web.</w:t>
        </w:r>
        <w:r w:rsidR="00703633">
          <w:rPr>
            <w:rFonts w:cstheme="minorHAnsi"/>
            <w:color w:val="000000"/>
            <w:sz w:val="20"/>
            <w:szCs w:val="20"/>
          </w:rPr>
          <w:t xml:space="preserve"> Poiché il web semantico ha una natura distribuita OWL deve permettere la raccolta di informazioni da fonti distribuite. OWL permette una soluzione parziale a questo problema, in quanto è possibile correlare le ontologie tra loro e importare una intera ontologia all’interno di </w:t>
        </w:r>
        <w:proofErr w:type="gramStart"/>
        <w:r w:rsidR="00703633">
          <w:rPr>
            <w:rFonts w:cstheme="minorHAnsi"/>
            <w:color w:val="000000"/>
            <w:sz w:val="20"/>
            <w:szCs w:val="20"/>
          </w:rPr>
          <w:t>un’altra[</w:t>
        </w:r>
        <w:proofErr w:type="gramEnd"/>
        <w:r w:rsidR="00703633">
          <w:rPr>
            <w:rFonts w:cstheme="minorHAnsi"/>
            <w:color w:val="000000"/>
            <w:sz w:val="20"/>
            <w:szCs w:val="20"/>
          </w:rPr>
          <w:t>6].</w:t>
        </w:r>
      </w:ins>
    </w:p>
    <w:p w14:paraId="61957C30" w14:textId="229A49A0" w:rsidR="000A640E" w:rsidRDefault="00305917">
      <w:pPr>
        <w:jc w:val="both"/>
        <w:rPr>
          <w:ins w:id="2395" w:author="Utente di Microsoft Office" w:date="2019-05-06T00:01:00Z"/>
          <w:rFonts w:cstheme="minorHAnsi"/>
          <w:color w:val="000000"/>
          <w:sz w:val="20"/>
          <w:szCs w:val="20"/>
        </w:rPr>
      </w:pPr>
      <w:moveFromRangeStart w:id="2396" w:author="Utente di Microsoft Office" w:date="2019-05-06T00:00:00Z" w:name="move7993245"/>
      <w:moveFrom w:id="2397" w:author="Utente di Microsoft Office" w:date="2019-05-06T00:00:00Z">
        <w:r w:rsidRPr="00850397" w:rsidDel="00494B1B">
          <w:rPr>
            <w:rFonts w:cstheme="minorHAnsi"/>
            <w:color w:val="000000"/>
            <w:sz w:val="20"/>
            <w:szCs w:val="20"/>
            <w:rPrChange w:id="2398" w:author="Utente di Microsoft Office" w:date="2019-05-05T22:35:00Z">
              <w:rPr>
                <w:rFonts w:cstheme="minorHAnsi"/>
                <w:color w:val="000000"/>
                <w:sz w:val="20"/>
                <w:szCs w:val="20"/>
                <w:u w:val="single"/>
              </w:rPr>
            </w:rPrChange>
          </w:rPr>
          <w:t xml:space="preserve">OWL (Ontology Web Language) è un linguaggio utilizzato per modellare le ontologie. Di cui esistono tre sotto-linguaggi: OWL Lite, OWL DL e OWL Full. </w:t>
        </w:r>
      </w:moveFrom>
      <w:moveFromRangeEnd w:id="2396"/>
    </w:p>
    <w:p w14:paraId="140747E2" w14:textId="22791A7E" w:rsidR="00494B1B" w:rsidRDefault="00494B1B">
      <w:pPr>
        <w:jc w:val="both"/>
        <w:rPr>
          <w:ins w:id="2399" w:author="Utente di Microsoft Office" w:date="2019-05-06T00:01:00Z"/>
          <w:rFonts w:cstheme="minorHAnsi"/>
          <w:color w:val="000000"/>
          <w:sz w:val="20"/>
          <w:szCs w:val="20"/>
        </w:rPr>
      </w:pPr>
      <w:ins w:id="2400" w:author="Utente di Microsoft Office" w:date="2019-05-06T00:01:00Z">
        <w:r w:rsidRPr="00525C8D">
          <w:rPr>
            <w:rFonts w:cstheme="minorHAnsi"/>
            <w:color w:val="000000"/>
            <w:sz w:val="20"/>
            <w:szCs w:val="20"/>
          </w:rPr>
          <w:t>D</w:t>
        </w:r>
        <w:r>
          <w:rPr>
            <w:rFonts w:cstheme="minorHAnsi"/>
            <w:color w:val="000000"/>
            <w:sz w:val="20"/>
            <w:szCs w:val="20"/>
          </w:rPr>
          <w:t>el linguaggio OWL</w:t>
        </w:r>
        <w:r w:rsidRPr="00525C8D">
          <w:rPr>
            <w:rFonts w:cstheme="minorHAnsi"/>
            <w:color w:val="000000"/>
            <w:sz w:val="20"/>
            <w:szCs w:val="20"/>
          </w:rPr>
          <w:t xml:space="preserve"> esistono tre sotto-linguaggi: OWL Lite, OWL DL e OWL Full.</w:t>
        </w:r>
      </w:ins>
    </w:p>
    <w:p w14:paraId="66068146" w14:textId="77777777" w:rsidR="00494B1B" w:rsidRDefault="00494B1B">
      <w:pPr>
        <w:jc w:val="both"/>
        <w:rPr>
          <w:ins w:id="2401" w:author="Utente di Microsoft Office" w:date="2019-05-05T23:10:00Z"/>
          <w:rFonts w:cstheme="minorHAnsi"/>
          <w:color w:val="000000"/>
          <w:sz w:val="20"/>
          <w:szCs w:val="20"/>
        </w:rPr>
      </w:pPr>
    </w:p>
    <w:p w14:paraId="58F31A2E" w14:textId="62C4E908" w:rsidR="00831658" w:rsidRDefault="000A640E">
      <w:pPr>
        <w:jc w:val="both"/>
        <w:rPr>
          <w:ins w:id="2402" w:author="Utente di Microsoft Office" w:date="2019-05-05T23:15:00Z"/>
          <w:rFonts w:cstheme="minorHAnsi"/>
          <w:color w:val="000000"/>
          <w:sz w:val="20"/>
          <w:szCs w:val="20"/>
        </w:rPr>
      </w:pPr>
      <w:ins w:id="2403" w:author="Utente di Microsoft Office" w:date="2019-05-05T23:10:00Z">
        <w:r>
          <w:rPr>
            <w:rFonts w:cstheme="minorHAnsi"/>
            <w:color w:val="000000"/>
            <w:sz w:val="20"/>
            <w:szCs w:val="20"/>
          </w:rPr>
          <w:t xml:space="preserve">OWL Lite: </w:t>
        </w:r>
        <w:r w:rsidR="00654E70">
          <w:rPr>
            <w:rFonts w:cstheme="minorHAnsi"/>
            <w:color w:val="000000"/>
            <w:sz w:val="20"/>
            <w:szCs w:val="20"/>
          </w:rPr>
          <w:t>è utilizzato quando abbiamo bisogno di</w:t>
        </w:r>
      </w:ins>
      <w:ins w:id="2404" w:author="Utente di Microsoft Office" w:date="2019-05-05T23:11:00Z">
        <w:r w:rsidR="00654E70">
          <w:rPr>
            <w:rFonts w:cstheme="minorHAnsi"/>
            <w:color w:val="000000"/>
            <w:sz w:val="20"/>
            <w:szCs w:val="20"/>
          </w:rPr>
          <w:t xml:space="preserve"> definire semplicemente di una gerarchia di classificazione</w:t>
        </w:r>
      </w:ins>
      <w:ins w:id="2405" w:author="Utente di Microsoft Office" w:date="2019-05-05T23:12:00Z">
        <w:r w:rsidR="00B927C2">
          <w:rPr>
            <w:rFonts w:cstheme="minorHAnsi"/>
            <w:color w:val="000000"/>
            <w:sz w:val="20"/>
            <w:szCs w:val="20"/>
          </w:rPr>
          <w:t xml:space="preserve"> e semplici restrizioni su di essa</w:t>
        </w:r>
      </w:ins>
      <w:ins w:id="2406" w:author="Utente di Microsoft Office" w:date="2019-05-05T23:11:00Z">
        <w:r w:rsidR="00654E70">
          <w:rPr>
            <w:rFonts w:cstheme="minorHAnsi"/>
            <w:color w:val="000000"/>
            <w:sz w:val="20"/>
            <w:szCs w:val="20"/>
          </w:rPr>
          <w:t>.</w:t>
        </w:r>
      </w:ins>
      <w:ins w:id="2407" w:author="Utente di Microsoft Office" w:date="2019-05-05T23:13:00Z">
        <w:r w:rsidR="00AA3B13">
          <w:rPr>
            <w:rFonts w:cstheme="minorHAnsi"/>
            <w:color w:val="000000"/>
            <w:sz w:val="20"/>
            <w:szCs w:val="20"/>
          </w:rPr>
          <w:t xml:space="preserve"> Esso permette </w:t>
        </w:r>
      </w:ins>
      <w:ins w:id="2408" w:author="Utente di Microsoft Office" w:date="2019-05-05T23:14:00Z">
        <w:r w:rsidR="00AA3B13">
          <w:rPr>
            <w:rFonts w:cstheme="minorHAnsi"/>
            <w:color w:val="000000"/>
            <w:sz w:val="20"/>
            <w:szCs w:val="20"/>
          </w:rPr>
          <w:t>valori di cardinalità pari a 0 o 1.</w:t>
        </w:r>
      </w:ins>
    </w:p>
    <w:p w14:paraId="36B84489" w14:textId="32E3A886" w:rsidR="00200C74" w:rsidRPr="00200C74" w:rsidRDefault="00831658">
      <w:pPr>
        <w:pStyle w:val="NormalWeb"/>
        <w:shd w:val="clear" w:color="auto" w:fill="FFFFFF"/>
        <w:jc w:val="both"/>
        <w:rPr>
          <w:ins w:id="2409" w:author="Utente di Microsoft Office" w:date="2019-05-05T23:20:00Z"/>
          <w:rFonts w:cstheme="minorHAnsi"/>
          <w:color w:val="000000"/>
          <w:sz w:val="20"/>
          <w:szCs w:val="20"/>
          <w:rPrChange w:id="2410" w:author="Utente di Microsoft Office" w:date="2019-05-05T23:20:00Z">
            <w:rPr>
              <w:ins w:id="2411" w:author="Utente di Microsoft Office" w:date="2019-05-05T23:20:00Z"/>
            </w:rPr>
          </w:rPrChange>
        </w:rPr>
        <w:pPrChange w:id="2412" w:author="Utente di Microsoft Office" w:date="2019-05-05T23:22:00Z">
          <w:pPr>
            <w:pStyle w:val="NormalWeb"/>
            <w:shd w:val="clear" w:color="auto" w:fill="FFFFFF"/>
          </w:pPr>
        </w:pPrChange>
      </w:pPr>
      <w:ins w:id="2413" w:author="Utente di Microsoft Office" w:date="2019-05-05T23:15:00Z">
        <w:r>
          <w:rPr>
            <w:rFonts w:cstheme="minorHAnsi"/>
            <w:color w:val="000000"/>
            <w:sz w:val="20"/>
            <w:szCs w:val="20"/>
          </w:rPr>
          <w:t xml:space="preserve">OWL DL: permette </w:t>
        </w:r>
      </w:ins>
      <w:ins w:id="2414" w:author="Utente di Microsoft Office" w:date="2019-05-05T23:16:00Z">
        <w:r w:rsidR="00894D4E">
          <w:rPr>
            <w:rFonts w:cstheme="minorHAnsi"/>
            <w:color w:val="000000"/>
            <w:sz w:val="20"/>
            <w:szCs w:val="20"/>
          </w:rPr>
          <w:t xml:space="preserve">la massima espressività, senza perdere la completezza computazionale. </w:t>
        </w:r>
      </w:ins>
      <w:ins w:id="2415" w:author="Utente di Microsoft Office" w:date="2019-05-05T23:17:00Z">
        <w:r w:rsidR="001726A1">
          <w:rPr>
            <w:rFonts w:cstheme="minorHAnsi"/>
            <w:color w:val="000000"/>
            <w:sz w:val="20"/>
            <w:szCs w:val="20"/>
          </w:rPr>
          <w:t xml:space="preserve">Ovvero tutte le conclusioni hanno la garanzia di essere calcolate in un tempo definito. </w:t>
        </w:r>
      </w:ins>
      <w:ins w:id="2416" w:author="Utente di Microsoft Office" w:date="2019-05-05T23:18:00Z">
        <w:r w:rsidR="00D13D72">
          <w:rPr>
            <w:rFonts w:cstheme="minorHAnsi"/>
            <w:color w:val="000000"/>
            <w:sz w:val="20"/>
            <w:szCs w:val="20"/>
          </w:rPr>
          <w:t>Abbiamo in questo modo la decidibilità dei sistemi di ragionamento.</w:t>
        </w:r>
      </w:ins>
      <w:ins w:id="2417" w:author="Utente di Microsoft Office" w:date="2019-05-05T23:19:00Z">
        <w:r w:rsidR="00200C74">
          <w:rPr>
            <w:rFonts w:cstheme="minorHAnsi"/>
            <w:color w:val="000000"/>
            <w:sz w:val="20"/>
            <w:szCs w:val="20"/>
          </w:rPr>
          <w:t xml:space="preserve"> OWL DL comprende tutti i costrutti del linguaggio OWL, con alcune restrizioni. Tra le quali citiamo quella della separa</w:t>
        </w:r>
      </w:ins>
      <w:ins w:id="2418" w:author="Utente di Microsoft Office" w:date="2019-05-05T23:20:00Z">
        <w:r w:rsidR="00200C74">
          <w:rPr>
            <w:rFonts w:cstheme="minorHAnsi"/>
            <w:color w:val="000000"/>
            <w:sz w:val="20"/>
            <w:szCs w:val="20"/>
          </w:rPr>
          <w:t xml:space="preserve">zione del tipo: </w:t>
        </w:r>
        <w:r w:rsidR="00200C74" w:rsidRPr="00200C74">
          <w:rPr>
            <w:rFonts w:cstheme="minorHAnsi"/>
            <w:color w:val="000000"/>
            <w:sz w:val="20"/>
            <w:szCs w:val="20"/>
            <w:rPrChange w:id="2419" w:author="Utente di Microsoft Office" w:date="2019-05-05T23:20:00Z">
              <w:rPr>
                <w:rFonts w:ascii="TimesNewRoman" w:hAnsi="TimesNewRoman"/>
                <w:sz w:val="16"/>
                <w:szCs w:val="16"/>
              </w:rPr>
            </w:rPrChange>
          </w:rPr>
          <w:t xml:space="preserve">una classe non </w:t>
        </w:r>
        <w:proofErr w:type="spellStart"/>
        <w:r w:rsidR="00200C74" w:rsidRPr="00200C74">
          <w:rPr>
            <w:rFonts w:cstheme="minorHAnsi"/>
            <w:color w:val="000000"/>
            <w:sz w:val="20"/>
            <w:szCs w:val="20"/>
            <w:rPrChange w:id="2420" w:author="Utente di Microsoft Office" w:date="2019-05-05T23:20:00Z">
              <w:rPr>
                <w:rFonts w:ascii="TimesNewRoman" w:hAnsi="TimesNewRoman"/>
                <w:sz w:val="16"/>
                <w:szCs w:val="16"/>
              </w:rPr>
            </w:rPrChange>
          </w:rPr>
          <w:t>puo</w:t>
        </w:r>
        <w:proofErr w:type="spellEnd"/>
        <w:r w:rsidR="00200C74" w:rsidRPr="00200C74">
          <w:rPr>
            <w:rFonts w:cstheme="minorHAnsi" w:hint="eastAsia"/>
            <w:color w:val="000000"/>
            <w:sz w:val="20"/>
            <w:szCs w:val="20"/>
            <w:rPrChange w:id="2421" w:author="Utente di Microsoft Office" w:date="2019-05-05T23:20:00Z">
              <w:rPr>
                <w:rFonts w:ascii="TimesNewRoman" w:hAnsi="TimesNewRoman" w:hint="eastAsia"/>
                <w:sz w:val="16"/>
                <w:szCs w:val="16"/>
              </w:rPr>
            </w:rPrChange>
          </w:rPr>
          <w:t>̀</w:t>
        </w:r>
        <w:r w:rsidR="00200C74" w:rsidRPr="00200C74">
          <w:rPr>
            <w:rFonts w:cstheme="minorHAnsi"/>
            <w:color w:val="000000"/>
            <w:sz w:val="20"/>
            <w:szCs w:val="20"/>
            <w:rPrChange w:id="2422" w:author="Utente di Microsoft Office" w:date="2019-05-05T23:20:00Z">
              <w:rPr>
                <w:rFonts w:ascii="TimesNewRoman" w:hAnsi="TimesNewRoman"/>
                <w:sz w:val="16"/>
                <w:szCs w:val="16"/>
              </w:rPr>
            </w:rPrChange>
          </w:rPr>
          <w:t xml:space="preserve"> essere un individuo o una </w:t>
        </w:r>
        <w:proofErr w:type="spellStart"/>
        <w:r w:rsidR="00200C74" w:rsidRPr="00200C74">
          <w:rPr>
            <w:rFonts w:cstheme="minorHAnsi"/>
            <w:color w:val="000000"/>
            <w:sz w:val="20"/>
            <w:szCs w:val="20"/>
            <w:rPrChange w:id="2423" w:author="Utente di Microsoft Office" w:date="2019-05-05T23:20:00Z">
              <w:rPr>
                <w:rFonts w:ascii="TimesNewRoman" w:hAnsi="TimesNewRoman"/>
                <w:sz w:val="16"/>
                <w:szCs w:val="16"/>
              </w:rPr>
            </w:rPrChange>
          </w:rPr>
          <w:t>proprieta</w:t>
        </w:r>
        <w:proofErr w:type="spellEnd"/>
        <w:r w:rsidR="00200C74" w:rsidRPr="00200C74">
          <w:rPr>
            <w:rFonts w:cstheme="minorHAnsi" w:hint="eastAsia"/>
            <w:color w:val="000000"/>
            <w:sz w:val="20"/>
            <w:szCs w:val="20"/>
            <w:rPrChange w:id="2424" w:author="Utente di Microsoft Office" w:date="2019-05-05T23:20:00Z">
              <w:rPr>
                <w:rFonts w:ascii="TimesNewRoman" w:hAnsi="TimesNewRoman" w:hint="eastAsia"/>
                <w:sz w:val="16"/>
                <w:szCs w:val="16"/>
              </w:rPr>
            </w:rPrChange>
          </w:rPr>
          <w:t>̀</w:t>
        </w:r>
        <w:r w:rsidR="00200C74" w:rsidRPr="00200C74">
          <w:rPr>
            <w:rFonts w:cstheme="minorHAnsi"/>
            <w:color w:val="000000"/>
            <w:sz w:val="20"/>
            <w:szCs w:val="20"/>
            <w:rPrChange w:id="2425" w:author="Utente di Microsoft Office" w:date="2019-05-05T23:20:00Z">
              <w:rPr>
                <w:rFonts w:ascii="TimesNewRoman" w:hAnsi="TimesNewRoman"/>
                <w:sz w:val="16"/>
                <w:szCs w:val="16"/>
              </w:rPr>
            </w:rPrChange>
          </w:rPr>
          <w:t xml:space="preserve">, così come una </w:t>
        </w:r>
        <w:proofErr w:type="spellStart"/>
        <w:r w:rsidR="00200C74" w:rsidRPr="00200C74">
          <w:rPr>
            <w:rFonts w:cstheme="minorHAnsi"/>
            <w:color w:val="000000"/>
            <w:sz w:val="20"/>
            <w:szCs w:val="20"/>
            <w:rPrChange w:id="2426" w:author="Utente di Microsoft Office" w:date="2019-05-05T23:20:00Z">
              <w:rPr>
                <w:rFonts w:ascii="TimesNewRoman" w:hAnsi="TimesNewRoman"/>
                <w:sz w:val="16"/>
                <w:szCs w:val="16"/>
              </w:rPr>
            </w:rPrChange>
          </w:rPr>
          <w:t>proprieta</w:t>
        </w:r>
        <w:proofErr w:type="spellEnd"/>
        <w:r w:rsidR="00200C74" w:rsidRPr="00200C74">
          <w:rPr>
            <w:rFonts w:cstheme="minorHAnsi" w:hint="eastAsia"/>
            <w:color w:val="000000"/>
            <w:sz w:val="20"/>
            <w:szCs w:val="20"/>
            <w:rPrChange w:id="2427" w:author="Utente di Microsoft Office" w:date="2019-05-05T23:20:00Z">
              <w:rPr>
                <w:rFonts w:ascii="TimesNewRoman" w:hAnsi="TimesNewRoman" w:hint="eastAsia"/>
                <w:sz w:val="16"/>
                <w:szCs w:val="16"/>
              </w:rPr>
            </w:rPrChange>
          </w:rPr>
          <w:t>̀</w:t>
        </w:r>
        <w:r w:rsidR="00200C74" w:rsidRPr="00200C74">
          <w:rPr>
            <w:rFonts w:cstheme="minorHAnsi"/>
            <w:color w:val="000000"/>
            <w:sz w:val="20"/>
            <w:szCs w:val="20"/>
            <w:rPrChange w:id="2428" w:author="Utente di Microsoft Office" w:date="2019-05-05T23:20:00Z">
              <w:rPr>
                <w:rFonts w:ascii="TimesNewRoman" w:hAnsi="TimesNewRoman"/>
                <w:sz w:val="16"/>
                <w:szCs w:val="16"/>
              </w:rPr>
            </w:rPrChange>
          </w:rPr>
          <w:t xml:space="preserve"> non </w:t>
        </w:r>
        <w:proofErr w:type="spellStart"/>
        <w:r w:rsidR="00200C74" w:rsidRPr="00200C74">
          <w:rPr>
            <w:rFonts w:cstheme="minorHAnsi"/>
            <w:color w:val="000000"/>
            <w:sz w:val="20"/>
            <w:szCs w:val="20"/>
            <w:rPrChange w:id="2429" w:author="Utente di Microsoft Office" w:date="2019-05-05T23:20:00Z">
              <w:rPr>
                <w:rFonts w:ascii="TimesNewRoman" w:hAnsi="TimesNewRoman"/>
                <w:sz w:val="16"/>
                <w:szCs w:val="16"/>
              </w:rPr>
            </w:rPrChange>
          </w:rPr>
          <w:t>puo</w:t>
        </w:r>
        <w:proofErr w:type="spellEnd"/>
        <w:r w:rsidR="00200C74" w:rsidRPr="00200C74">
          <w:rPr>
            <w:rFonts w:cstheme="minorHAnsi" w:hint="eastAsia"/>
            <w:color w:val="000000"/>
            <w:sz w:val="20"/>
            <w:szCs w:val="20"/>
            <w:rPrChange w:id="2430" w:author="Utente di Microsoft Office" w:date="2019-05-05T23:20:00Z">
              <w:rPr>
                <w:rFonts w:ascii="TimesNewRoman" w:hAnsi="TimesNewRoman" w:hint="eastAsia"/>
                <w:sz w:val="16"/>
                <w:szCs w:val="16"/>
              </w:rPr>
            </w:rPrChange>
          </w:rPr>
          <w:t>̀</w:t>
        </w:r>
        <w:r w:rsidR="00200C74" w:rsidRPr="00200C74">
          <w:rPr>
            <w:rFonts w:cstheme="minorHAnsi"/>
            <w:color w:val="000000"/>
            <w:sz w:val="20"/>
            <w:szCs w:val="20"/>
            <w:rPrChange w:id="2431" w:author="Utente di Microsoft Office" w:date="2019-05-05T23:20:00Z">
              <w:rPr>
                <w:rFonts w:ascii="TimesNewRoman" w:hAnsi="TimesNewRoman"/>
                <w:sz w:val="16"/>
                <w:szCs w:val="16"/>
              </w:rPr>
            </w:rPrChange>
          </w:rPr>
          <w:t xml:space="preserve"> essere un individuo o una classe</w:t>
        </w:r>
        <w:r w:rsidR="00200C74">
          <w:rPr>
            <w:rFonts w:cstheme="minorHAnsi"/>
            <w:color w:val="000000"/>
            <w:sz w:val="20"/>
            <w:szCs w:val="20"/>
          </w:rPr>
          <w:t>.</w:t>
        </w:r>
      </w:ins>
      <w:ins w:id="2432" w:author="Utente di Microsoft Office" w:date="2019-05-05T23:21:00Z">
        <w:r w:rsidR="00394267">
          <w:rPr>
            <w:rFonts w:cstheme="minorHAnsi"/>
            <w:color w:val="000000"/>
            <w:sz w:val="20"/>
            <w:szCs w:val="20"/>
          </w:rPr>
          <w:t xml:space="preserve"> DL sta per </w:t>
        </w:r>
        <w:proofErr w:type="spellStart"/>
        <w:r w:rsidR="00394267">
          <w:rPr>
            <w:rFonts w:cstheme="minorHAnsi"/>
            <w:color w:val="000000"/>
            <w:sz w:val="20"/>
            <w:szCs w:val="20"/>
          </w:rPr>
          <w:t>Description</w:t>
        </w:r>
        <w:proofErr w:type="spellEnd"/>
        <w:r w:rsidR="00394267">
          <w:rPr>
            <w:rFonts w:cstheme="minorHAnsi"/>
            <w:color w:val="000000"/>
            <w:sz w:val="20"/>
            <w:szCs w:val="20"/>
          </w:rPr>
          <w:t xml:space="preserve"> </w:t>
        </w:r>
        <w:proofErr w:type="spellStart"/>
        <w:r w:rsidR="00394267">
          <w:rPr>
            <w:rFonts w:cstheme="minorHAnsi"/>
            <w:color w:val="000000"/>
            <w:sz w:val="20"/>
            <w:szCs w:val="20"/>
          </w:rPr>
          <w:t>Logic</w:t>
        </w:r>
        <w:proofErr w:type="spellEnd"/>
        <w:r w:rsidR="00394267">
          <w:rPr>
            <w:rFonts w:cstheme="minorHAnsi"/>
            <w:color w:val="000000"/>
            <w:sz w:val="20"/>
            <w:szCs w:val="20"/>
          </w:rPr>
          <w:t xml:space="preserve">. </w:t>
        </w:r>
      </w:ins>
      <w:ins w:id="2433" w:author="Utente di Microsoft Office" w:date="2019-05-05T23:22:00Z">
        <w:r w:rsidR="00394267">
          <w:rPr>
            <w:rFonts w:cstheme="minorHAnsi"/>
            <w:color w:val="000000"/>
            <w:sz w:val="20"/>
            <w:szCs w:val="20"/>
          </w:rPr>
          <w:t>Frammento decidibile della logica del primo ordine.</w:t>
        </w:r>
      </w:ins>
    </w:p>
    <w:p w14:paraId="69CF11C1" w14:textId="36F9EE3C" w:rsidR="000A640E" w:rsidRDefault="00346B18" w:rsidP="00BD3026">
      <w:pPr>
        <w:pStyle w:val="NormalWeb"/>
        <w:shd w:val="clear" w:color="auto" w:fill="FFFFFF"/>
        <w:jc w:val="both"/>
        <w:rPr>
          <w:ins w:id="2434" w:author="Utente di Microsoft Office" w:date="2019-05-05T23:32:00Z"/>
          <w:rFonts w:cstheme="minorHAnsi"/>
          <w:color w:val="000000"/>
          <w:sz w:val="20"/>
          <w:szCs w:val="20"/>
        </w:rPr>
      </w:pPr>
      <w:ins w:id="2435" w:author="Utente di Microsoft Office" w:date="2019-05-05T23:23:00Z">
        <w:r>
          <w:rPr>
            <w:rFonts w:cstheme="minorHAnsi"/>
            <w:color w:val="000000"/>
            <w:sz w:val="20"/>
            <w:szCs w:val="20"/>
          </w:rPr>
          <w:lastRenderedPageBreak/>
          <w:t xml:space="preserve">OWL Full: in questo caso abbiamo la massima espressività </w:t>
        </w:r>
      </w:ins>
      <w:ins w:id="2436" w:author="Utente di Microsoft Office" w:date="2019-05-05T23:24:00Z">
        <w:r>
          <w:rPr>
            <w:rFonts w:cstheme="minorHAnsi"/>
            <w:color w:val="000000"/>
            <w:sz w:val="20"/>
            <w:szCs w:val="20"/>
          </w:rPr>
          <w:t>messa a disposizione da RDF.</w:t>
        </w:r>
        <w:r w:rsidR="002F2CDD">
          <w:rPr>
            <w:rFonts w:cstheme="minorHAnsi"/>
            <w:color w:val="000000"/>
            <w:sz w:val="20"/>
            <w:szCs w:val="20"/>
          </w:rPr>
          <w:t xml:space="preserve"> Il limite è che non abbiamo garanzie comput</w:t>
        </w:r>
      </w:ins>
      <w:ins w:id="2437" w:author="Utente di Microsoft Office" w:date="2019-05-05T23:25:00Z">
        <w:r w:rsidR="002F2CDD">
          <w:rPr>
            <w:rFonts w:cstheme="minorHAnsi"/>
            <w:color w:val="000000"/>
            <w:sz w:val="20"/>
            <w:szCs w:val="20"/>
          </w:rPr>
          <w:t xml:space="preserve">azionali. Ovvero il calcolo di una conclusione potrebbe anche non terminare. </w:t>
        </w:r>
        <w:proofErr w:type="gramStart"/>
        <w:r w:rsidR="002F2CDD">
          <w:rPr>
            <w:rFonts w:cstheme="minorHAnsi"/>
            <w:color w:val="000000"/>
            <w:sz w:val="20"/>
            <w:szCs w:val="20"/>
          </w:rPr>
          <w:t>Ad esempio</w:t>
        </w:r>
        <w:proofErr w:type="gramEnd"/>
        <w:r w:rsidR="002F2CDD">
          <w:rPr>
            <w:rFonts w:cstheme="minorHAnsi"/>
            <w:color w:val="000000"/>
            <w:sz w:val="20"/>
            <w:szCs w:val="20"/>
          </w:rPr>
          <w:t xml:space="preserve"> </w:t>
        </w:r>
        <w:r w:rsidR="0002456D">
          <w:rPr>
            <w:rFonts w:cstheme="minorHAnsi"/>
            <w:color w:val="000000"/>
            <w:sz w:val="20"/>
            <w:szCs w:val="20"/>
          </w:rPr>
          <w:t>in OWL F</w:t>
        </w:r>
      </w:ins>
      <w:ins w:id="2438" w:author="Utente di Microsoft Office" w:date="2019-05-05T23:26:00Z">
        <w:r w:rsidR="0002456D">
          <w:rPr>
            <w:rFonts w:cstheme="minorHAnsi"/>
            <w:color w:val="000000"/>
            <w:sz w:val="20"/>
            <w:szCs w:val="20"/>
          </w:rPr>
          <w:t xml:space="preserve">ull </w:t>
        </w:r>
        <w:r w:rsidR="0002456D" w:rsidRPr="0002456D">
          <w:rPr>
            <w:rFonts w:cstheme="minorHAnsi"/>
            <w:color w:val="000000"/>
            <w:sz w:val="20"/>
            <w:szCs w:val="20"/>
            <w:rPrChange w:id="2439" w:author="Utente di Microsoft Office" w:date="2019-05-05T23:27:00Z">
              <w:rPr>
                <w:rFonts w:ascii="TimesNewRoman" w:hAnsi="TimesNewRoman"/>
                <w:sz w:val="16"/>
                <w:szCs w:val="16"/>
              </w:rPr>
            </w:rPrChange>
          </w:rPr>
          <w:t xml:space="preserve">una classe </w:t>
        </w:r>
        <w:proofErr w:type="spellStart"/>
        <w:r w:rsidR="0002456D" w:rsidRPr="0002456D">
          <w:rPr>
            <w:rFonts w:cstheme="minorHAnsi"/>
            <w:color w:val="000000"/>
            <w:sz w:val="20"/>
            <w:szCs w:val="20"/>
            <w:rPrChange w:id="2440" w:author="Utente di Microsoft Office" w:date="2019-05-05T23:27:00Z">
              <w:rPr>
                <w:rFonts w:ascii="TimesNewRoman" w:hAnsi="TimesNewRoman"/>
                <w:sz w:val="16"/>
                <w:szCs w:val="16"/>
              </w:rPr>
            </w:rPrChange>
          </w:rPr>
          <w:t>puo</w:t>
        </w:r>
        <w:proofErr w:type="spellEnd"/>
        <w:r w:rsidR="0002456D" w:rsidRPr="0002456D">
          <w:rPr>
            <w:rFonts w:cstheme="minorHAnsi" w:hint="eastAsia"/>
            <w:color w:val="000000"/>
            <w:sz w:val="20"/>
            <w:szCs w:val="20"/>
            <w:rPrChange w:id="2441" w:author="Utente di Microsoft Office" w:date="2019-05-05T23:27:00Z">
              <w:rPr>
                <w:rFonts w:ascii="TimesNewRoman" w:hAnsi="TimesNewRoman" w:hint="eastAsia"/>
                <w:sz w:val="16"/>
                <w:szCs w:val="16"/>
              </w:rPr>
            </w:rPrChange>
          </w:rPr>
          <w:t>̀</w:t>
        </w:r>
        <w:r w:rsidR="0002456D" w:rsidRPr="0002456D">
          <w:rPr>
            <w:rFonts w:cstheme="minorHAnsi"/>
            <w:color w:val="000000"/>
            <w:sz w:val="20"/>
            <w:szCs w:val="20"/>
            <w:rPrChange w:id="2442" w:author="Utente di Microsoft Office" w:date="2019-05-05T23:27:00Z">
              <w:rPr>
                <w:rFonts w:ascii="TimesNewRoman" w:hAnsi="TimesNewRoman"/>
                <w:sz w:val="16"/>
                <w:szCs w:val="16"/>
              </w:rPr>
            </w:rPrChange>
          </w:rPr>
          <w:t xml:space="preserve"> essere trattata contemporaneamente come una collezione di individui e come un individuo a pieno titolo. </w:t>
        </w:r>
      </w:ins>
      <w:ins w:id="2443" w:author="Utente di Microsoft Office" w:date="2019-05-05T23:28:00Z">
        <w:r w:rsidR="00CB3DE0">
          <w:rPr>
            <w:rFonts w:cstheme="minorHAnsi"/>
            <w:color w:val="000000"/>
            <w:sz w:val="20"/>
            <w:szCs w:val="20"/>
          </w:rPr>
          <w:t>OWL Full permette di aumenta</w:t>
        </w:r>
      </w:ins>
      <w:ins w:id="2444" w:author="Utente di Microsoft Office" w:date="2019-05-05T23:29:00Z">
        <w:r w:rsidR="00CB3DE0">
          <w:rPr>
            <w:rFonts w:cstheme="minorHAnsi"/>
            <w:color w:val="000000"/>
            <w:sz w:val="20"/>
            <w:szCs w:val="20"/>
          </w:rPr>
          <w:t>re il significato di un vocabolario predefinito</w:t>
        </w:r>
      </w:ins>
      <w:ins w:id="2445" w:author="Utente di Microsoft Office" w:date="2019-05-05T23:30:00Z">
        <w:r w:rsidR="00CB3DE0">
          <w:rPr>
            <w:rFonts w:cstheme="minorHAnsi"/>
            <w:color w:val="000000"/>
            <w:sz w:val="20"/>
            <w:szCs w:val="20"/>
          </w:rPr>
          <w:t xml:space="preserve"> in RDF o OWL.</w:t>
        </w:r>
        <w:r w:rsidR="00BD3026">
          <w:rPr>
            <w:rFonts w:cstheme="minorHAnsi"/>
            <w:color w:val="000000"/>
            <w:sz w:val="20"/>
            <w:szCs w:val="20"/>
          </w:rPr>
          <w:t xml:space="preserve"> E’ im</w:t>
        </w:r>
      </w:ins>
      <w:ins w:id="2446" w:author="Utente di Microsoft Office" w:date="2019-05-05T23:31:00Z">
        <w:r w:rsidR="00BD3026">
          <w:rPr>
            <w:rFonts w:cstheme="minorHAnsi"/>
            <w:color w:val="000000"/>
            <w:sz w:val="20"/>
            <w:szCs w:val="20"/>
          </w:rPr>
          <w:t>probabile che un software di ragionamento sia in grado di sostenere un ragionamento su tutte le caratteristiche di OWL Full</w:t>
        </w:r>
      </w:ins>
      <w:ins w:id="2447" w:author="Utente di Microsoft Office" w:date="2019-05-05T23:32:00Z">
        <w:r w:rsidR="00341E0A">
          <w:rPr>
            <w:rFonts w:cstheme="minorHAnsi"/>
            <w:color w:val="000000"/>
            <w:sz w:val="20"/>
            <w:szCs w:val="20"/>
          </w:rPr>
          <w:t>.</w:t>
        </w:r>
      </w:ins>
    </w:p>
    <w:p w14:paraId="7CF5596E" w14:textId="660D3E6F" w:rsidR="00341E0A" w:rsidRDefault="00341E0A" w:rsidP="00341E0A">
      <w:pPr>
        <w:pStyle w:val="NormalWeb"/>
        <w:shd w:val="clear" w:color="auto" w:fill="FFFFFF"/>
        <w:jc w:val="both"/>
        <w:rPr>
          <w:ins w:id="2448" w:author="Utente di Microsoft Office" w:date="2019-05-05T23:36:00Z"/>
          <w:rFonts w:cstheme="minorHAnsi"/>
          <w:color w:val="000000"/>
          <w:sz w:val="20"/>
          <w:szCs w:val="20"/>
        </w:rPr>
      </w:pPr>
      <w:ins w:id="2449" w:author="Utente di Microsoft Office" w:date="2019-05-05T23:32:00Z">
        <w:r>
          <w:rPr>
            <w:rFonts w:cstheme="minorHAnsi"/>
            <w:color w:val="000000"/>
            <w:sz w:val="20"/>
            <w:szCs w:val="20"/>
          </w:rPr>
          <w:t>Ciascun</w:t>
        </w:r>
      </w:ins>
      <w:ins w:id="2450" w:author="Utente di Microsoft Office" w:date="2019-05-05T23:33:00Z">
        <w:r>
          <w:rPr>
            <w:rFonts w:cstheme="minorHAnsi"/>
            <w:color w:val="000000"/>
            <w:sz w:val="20"/>
            <w:szCs w:val="20"/>
          </w:rPr>
          <w:t>o di questi sotto</w:t>
        </w:r>
      </w:ins>
      <w:ins w:id="2451" w:author="Utente di Microsoft Office" w:date="2019-05-05T23:35:00Z">
        <w:r>
          <w:rPr>
            <w:rFonts w:cstheme="minorHAnsi"/>
            <w:color w:val="000000"/>
            <w:sz w:val="20"/>
            <w:szCs w:val="20"/>
          </w:rPr>
          <w:t>-</w:t>
        </w:r>
      </w:ins>
      <w:ins w:id="2452" w:author="Utente di Microsoft Office" w:date="2019-05-05T23:33:00Z">
        <w:r>
          <w:rPr>
            <w:rFonts w:cstheme="minorHAnsi"/>
            <w:color w:val="000000"/>
            <w:sz w:val="20"/>
            <w:szCs w:val="20"/>
          </w:rPr>
          <w:t>linguaggi è un</w:t>
        </w:r>
      </w:ins>
      <w:ins w:id="2453" w:author="Utente di Microsoft Office" w:date="2019-05-05T23:38:00Z">
        <w:r w:rsidR="006E2369">
          <w:rPr>
            <w:rFonts w:cstheme="minorHAnsi"/>
            <w:color w:val="000000"/>
            <w:sz w:val="20"/>
            <w:szCs w:val="20"/>
          </w:rPr>
          <w:t>’</w:t>
        </w:r>
      </w:ins>
      <w:ins w:id="2454" w:author="Utente di Microsoft Office" w:date="2019-05-05T23:33:00Z">
        <w:r>
          <w:rPr>
            <w:rFonts w:cstheme="minorHAnsi"/>
            <w:color w:val="000000"/>
            <w:sz w:val="20"/>
            <w:szCs w:val="20"/>
          </w:rPr>
          <w:t xml:space="preserve">estensione del </w:t>
        </w:r>
      </w:ins>
      <w:ins w:id="2455" w:author="Utente di Microsoft Office" w:date="2019-05-05T23:35:00Z">
        <w:r>
          <w:rPr>
            <w:rFonts w:cstheme="minorHAnsi"/>
            <w:color w:val="000000"/>
            <w:sz w:val="20"/>
            <w:szCs w:val="20"/>
          </w:rPr>
          <w:t>modello più sem</w:t>
        </w:r>
      </w:ins>
      <w:ins w:id="2456" w:author="Utente di Microsoft Office" w:date="2019-05-05T23:36:00Z">
        <w:r>
          <w:rPr>
            <w:rFonts w:cstheme="minorHAnsi"/>
            <w:color w:val="000000"/>
            <w:sz w:val="20"/>
            <w:szCs w:val="20"/>
          </w:rPr>
          <w:t>plice di OWL. Sia in ciò che può essere espresso sia in ciò che può essere concluso.</w:t>
        </w:r>
      </w:ins>
    </w:p>
    <w:p w14:paraId="7D3556A8" w14:textId="2EF00AD0" w:rsidR="00341E0A" w:rsidRDefault="006E2369" w:rsidP="00341E0A">
      <w:pPr>
        <w:pStyle w:val="NormalWeb"/>
        <w:shd w:val="clear" w:color="auto" w:fill="FFFFFF"/>
        <w:jc w:val="both"/>
        <w:rPr>
          <w:ins w:id="2457" w:author="Utente di Microsoft Office" w:date="2019-05-05T23:36:00Z"/>
          <w:rFonts w:cstheme="minorHAnsi"/>
          <w:color w:val="000000"/>
          <w:sz w:val="20"/>
          <w:szCs w:val="20"/>
        </w:rPr>
      </w:pPr>
      <w:ins w:id="2458" w:author="Utente di Microsoft Office" w:date="2019-05-05T23:37:00Z">
        <w:r>
          <w:rPr>
            <w:rFonts w:cstheme="minorHAnsi"/>
            <w:color w:val="000000"/>
            <w:sz w:val="20"/>
            <w:szCs w:val="20"/>
          </w:rPr>
          <w:t>La scelta di un linguaggio piuttosto ch</w:t>
        </w:r>
      </w:ins>
      <w:ins w:id="2459" w:author="Utente di Microsoft Office" w:date="2019-05-05T23:38:00Z">
        <w:r>
          <w:rPr>
            <w:rFonts w:cstheme="minorHAnsi"/>
            <w:color w:val="000000"/>
            <w:sz w:val="20"/>
            <w:szCs w:val="20"/>
          </w:rPr>
          <w:t xml:space="preserve">e un altro dipende dalle necessità del dominio in cui si intende impiegarlo. </w:t>
        </w:r>
      </w:ins>
      <w:ins w:id="2460" w:author="Utente di Microsoft Office" w:date="2019-05-05T23:42:00Z">
        <w:r w:rsidR="00721E0A">
          <w:rPr>
            <w:rFonts w:cstheme="minorHAnsi"/>
            <w:color w:val="000000"/>
            <w:sz w:val="20"/>
            <w:szCs w:val="20"/>
          </w:rPr>
          <w:t xml:space="preserve">E’ possibile passare da un documento RDF ad una ontologia </w:t>
        </w:r>
      </w:ins>
      <w:ins w:id="2461" w:author="Utente di Microsoft Office" w:date="2019-05-05T23:43:00Z">
        <w:r w:rsidR="00721E0A">
          <w:rPr>
            <w:rFonts w:cstheme="minorHAnsi"/>
            <w:color w:val="000000"/>
            <w:sz w:val="20"/>
            <w:szCs w:val="20"/>
          </w:rPr>
          <w:t>OWL DL o OWL Lite. Facendo attenzione alle limitazioni imposte da questi linguaggi.</w:t>
        </w:r>
      </w:ins>
      <w:ins w:id="2462" w:author="Utente di Microsoft Office" w:date="2019-05-05T23:46:00Z">
        <w:r w:rsidR="00452C03">
          <w:rPr>
            <w:rFonts w:cstheme="minorHAnsi"/>
            <w:color w:val="000000"/>
            <w:sz w:val="20"/>
            <w:szCs w:val="20"/>
          </w:rPr>
          <w:t xml:space="preserve"> Il passaggio da RDF a OWL Full è più semplice visto che in questo caso abbiamo a disposizione l’inter</w:t>
        </w:r>
      </w:ins>
      <w:ins w:id="2463" w:author="Utente di Microsoft Office" w:date="2019-05-05T23:47:00Z">
        <w:r w:rsidR="00452C03">
          <w:rPr>
            <w:rFonts w:cstheme="minorHAnsi"/>
            <w:color w:val="000000"/>
            <w:sz w:val="20"/>
            <w:szCs w:val="20"/>
          </w:rPr>
          <w:t>a espressività RDF.</w:t>
        </w:r>
      </w:ins>
    </w:p>
    <w:p w14:paraId="253C966B" w14:textId="4F019BBB" w:rsidR="0055501B" w:rsidRPr="00341E0A" w:rsidDel="00800B74" w:rsidRDefault="00305917">
      <w:pPr>
        <w:pStyle w:val="NormalWeb"/>
        <w:shd w:val="clear" w:color="auto" w:fill="FFFFFF"/>
        <w:jc w:val="both"/>
        <w:rPr>
          <w:del w:id="2464" w:author="Utente di Microsoft Office" w:date="2019-05-05T23:47:00Z"/>
          <w:rFonts w:cstheme="minorHAnsi"/>
          <w:color w:val="000000"/>
          <w:sz w:val="20"/>
          <w:szCs w:val="20"/>
          <w:rPrChange w:id="2465" w:author="Utente di Microsoft Office" w:date="2019-05-05T23:36:00Z">
            <w:rPr>
              <w:del w:id="2466" w:author="Utente di Microsoft Office" w:date="2019-05-05T23:47:00Z"/>
            </w:rPr>
          </w:rPrChange>
        </w:rPr>
        <w:pPrChange w:id="2467" w:author="Utente di Microsoft Office" w:date="2019-05-05T23:36:00Z">
          <w:pPr>
            <w:jc w:val="both"/>
          </w:pPr>
        </w:pPrChange>
      </w:pPr>
      <w:del w:id="2468" w:author="Utente di Microsoft Office" w:date="2019-05-05T23:10:00Z">
        <w:r w:rsidRPr="00850397" w:rsidDel="000A640E">
          <w:rPr>
            <w:rFonts w:cstheme="minorHAnsi"/>
            <w:color w:val="000000"/>
            <w:sz w:val="20"/>
            <w:szCs w:val="20"/>
            <w:rPrChange w:id="2469" w:author="Utente di Microsoft Office" w:date="2019-05-05T22:35:00Z">
              <w:rPr>
                <w:rFonts w:cstheme="minorHAnsi"/>
                <w:color w:val="000000"/>
                <w:sz w:val="20"/>
                <w:szCs w:val="20"/>
                <w:u w:val="single"/>
              </w:rPr>
            </w:rPrChange>
          </w:rPr>
          <w:delText xml:space="preserve">&lt;breve descrizione dei tre sotto-linguaggi&gt;. </w:delText>
        </w:r>
      </w:del>
      <w:r w:rsidRPr="00850397">
        <w:rPr>
          <w:rFonts w:cstheme="minorHAnsi"/>
          <w:color w:val="000000"/>
          <w:sz w:val="20"/>
          <w:szCs w:val="20"/>
          <w:rPrChange w:id="2470" w:author="Utente di Microsoft Office" w:date="2019-05-05T22:35:00Z">
            <w:rPr>
              <w:rFonts w:cstheme="minorHAnsi"/>
              <w:color w:val="000000"/>
              <w:sz w:val="20"/>
              <w:szCs w:val="20"/>
              <w:u w:val="single"/>
            </w:rPr>
          </w:rPrChange>
        </w:rPr>
        <w:t>Inoltre possiamo dire:</w:t>
      </w:r>
    </w:p>
    <w:p w14:paraId="206345AA" w14:textId="77777777" w:rsidR="0055501B" w:rsidRPr="00850397" w:rsidRDefault="0055501B">
      <w:pPr>
        <w:pStyle w:val="NormalWeb"/>
        <w:shd w:val="clear" w:color="auto" w:fill="FFFFFF"/>
        <w:jc w:val="both"/>
        <w:pPrChange w:id="2471" w:author="Utente di Microsoft Office" w:date="2019-05-05T23:47:00Z">
          <w:pPr>
            <w:jc w:val="both"/>
          </w:pPr>
        </w:pPrChange>
      </w:pPr>
    </w:p>
    <w:p w14:paraId="1B74467A" w14:textId="77777777" w:rsidR="0055501B" w:rsidRPr="00850397" w:rsidRDefault="00305917">
      <w:pPr>
        <w:numPr>
          <w:ilvl w:val="0"/>
          <w:numId w:val="1"/>
        </w:numPr>
        <w:jc w:val="both"/>
        <w:rPr>
          <w:sz w:val="20"/>
          <w:szCs w:val="20"/>
          <w:rPrChange w:id="2472" w:author="Utente di Microsoft Office" w:date="2019-05-05T22:35:00Z">
            <w:rPr/>
          </w:rPrChange>
        </w:rPr>
      </w:pPr>
      <w:r w:rsidRPr="00850397">
        <w:rPr>
          <w:rFonts w:cstheme="minorHAnsi"/>
          <w:color w:val="000000"/>
          <w:sz w:val="20"/>
          <w:szCs w:val="20"/>
          <w:rPrChange w:id="2473" w:author="Utente di Microsoft Office" w:date="2019-05-05T22:35:00Z">
            <w:rPr>
              <w:rFonts w:cstheme="minorHAnsi"/>
              <w:color w:val="000000"/>
              <w:sz w:val="20"/>
              <w:szCs w:val="20"/>
              <w:u w:val="single"/>
            </w:rPr>
          </w:rPrChange>
        </w:rPr>
        <w:t>Ogni ontologia OWL Lite legale è un'ontologia OWL DL legale.</w:t>
      </w:r>
    </w:p>
    <w:p w14:paraId="56C0873E" w14:textId="77777777" w:rsidR="0055501B" w:rsidRPr="00850397" w:rsidRDefault="00305917">
      <w:pPr>
        <w:numPr>
          <w:ilvl w:val="0"/>
          <w:numId w:val="1"/>
        </w:numPr>
        <w:jc w:val="both"/>
        <w:rPr>
          <w:sz w:val="20"/>
          <w:szCs w:val="20"/>
          <w:rPrChange w:id="2474" w:author="Utente di Microsoft Office" w:date="2019-05-05T22:35:00Z">
            <w:rPr/>
          </w:rPrChange>
        </w:rPr>
      </w:pPr>
      <w:r w:rsidRPr="00850397">
        <w:rPr>
          <w:rFonts w:cstheme="minorHAnsi"/>
          <w:color w:val="000000"/>
          <w:sz w:val="20"/>
          <w:szCs w:val="20"/>
          <w:rPrChange w:id="2475" w:author="Utente di Microsoft Office" w:date="2019-05-05T22:35:00Z">
            <w:rPr>
              <w:rFonts w:cstheme="minorHAnsi"/>
              <w:color w:val="000000"/>
              <w:sz w:val="20"/>
              <w:szCs w:val="20"/>
              <w:u w:val="single"/>
            </w:rPr>
          </w:rPrChange>
        </w:rPr>
        <w:t>Ogni ontologia OWL DL legale è un'ontologia OWL Full legale.</w:t>
      </w:r>
    </w:p>
    <w:p w14:paraId="331135F5" w14:textId="77777777" w:rsidR="0055501B" w:rsidRPr="00850397" w:rsidRDefault="00305917">
      <w:pPr>
        <w:numPr>
          <w:ilvl w:val="0"/>
          <w:numId w:val="1"/>
        </w:numPr>
        <w:jc w:val="both"/>
        <w:rPr>
          <w:sz w:val="20"/>
          <w:szCs w:val="20"/>
          <w:rPrChange w:id="2476" w:author="Utente di Microsoft Office" w:date="2019-05-05T22:35:00Z">
            <w:rPr/>
          </w:rPrChange>
        </w:rPr>
      </w:pPr>
      <w:r w:rsidRPr="00850397">
        <w:rPr>
          <w:rFonts w:cstheme="minorHAnsi"/>
          <w:color w:val="000000"/>
          <w:sz w:val="20"/>
          <w:szCs w:val="20"/>
          <w:rPrChange w:id="2477" w:author="Utente di Microsoft Office" w:date="2019-05-05T22:35:00Z">
            <w:rPr>
              <w:rFonts w:cstheme="minorHAnsi"/>
              <w:color w:val="000000"/>
              <w:sz w:val="20"/>
              <w:szCs w:val="20"/>
              <w:u w:val="single"/>
            </w:rPr>
          </w:rPrChange>
        </w:rPr>
        <w:t>Ogni conclusione OWL Lite valida è una conclusione OWL DL valida.</w:t>
      </w:r>
    </w:p>
    <w:p w14:paraId="364FC914" w14:textId="77777777" w:rsidR="0055501B" w:rsidRPr="00850397" w:rsidRDefault="00305917">
      <w:pPr>
        <w:numPr>
          <w:ilvl w:val="0"/>
          <w:numId w:val="1"/>
        </w:numPr>
        <w:jc w:val="both"/>
        <w:rPr>
          <w:sz w:val="20"/>
          <w:szCs w:val="20"/>
          <w:rPrChange w:id="2478" w:author="Utente di Microsoft Office" w:date="2019-05-05T22:35:00Z">
            <w:rPr/>
          </w:rPrChange>
        </w:rPr>
      </w:pPr>
      <w:r w:rsidRPr="00850397">
        <w:rPr>
          <w:rFonts w:cstheme="minorHAnsi"/>
          <w:color w:val="000000"/>
          <w:sz w:val="20"/>
          <w:szCs w:val="20"/>
          <w:rPrChange w:id="2479" w:author="Utente di Microsoft Office" w:date="2019-05-05T22:35:00Z">
            <w:rPr>
              <w:rFonts w:cstheme="minorHAnsi"/>
              <w:color w:val="000000"/>
              <w:sz w:val="20"/>
              <w:szCs w:val="20"/>
              <w:u w:val="single"/>
            </w:rPr>
          </w:rPrChange>
        </w:rPr>
        <w:t>Ogni conclusione OWL DL è una conclusione OWL Full valida.</w:t>
      </w:r>
    </w:p>
    <w:p w14:paraId="2DE1CC46" w14:textId="1BB90A3F" w:rsidR="00C143A3" w:rsidRDefault="00C143A3">
      <w:pPr>
        <w:rPr>
          <w:ins w:id="2480" w:author="Utente di Microsoft Office" w:date="2019-05-05T23:47:00Z"/>
          <w:sz w:val="22"/>
          <w:szCs w:val="22"/>
        </w:rPr>
      </w:pPr>
      <w:ins w:id="2481" w:author="francesco" w:date="2019-05-02T15:40:00Z">
        <w:del w:id="2482" w:author="Utente di Microsoft Office" w:date="2019-05-05T23:47:00Z">
          <w:r w:rsidDel="00800B74">
            <w:rPr>
              <w:sz w:val="22"/>
              <w:szCs w:val="22"/>
            </w:rPr>
            <w:br w:type="page"/>
          </w:r>
        </w:del>
      </w:ins>
    </w:p>
    <w:p w14:paraId="24CACF48" w14:textId="2AE6A255" w:rsidR="00800B74" w:rsidRPr="005C7A8D" w:rsidDel="00F9637F" w:rsidRDefault="00800B74">
      <w:pPr>
        <w:jc w:val="both"/>
        <w:rPr>
          <w:ins w:id="2483" w:author="francesco" w:date="2019-05-02T15:40:00Z"/>
          <w:del w:id="2484" w:author="Utente di Microsoft Office" w:date="2019-05-06T22:52:00Z"/>
          <w:sz w:val="20"/>
          <w:szCs w:val="20"/>
          <w:rPrChange w:id="2485" w:author="Utente di Microsoft Office" w:date="2019-05-06T22:49:00Z">
            <w:rPr>
              <w:ins w:id="2486" w:author="francesco" w:date="2019-05-02T15:40:00Z"/>
              <w:del w:id="2487" w:author="Utente di Microsoft Office" w:date="2019-05-06T22:52:00Z"/>
              <w:sz w:val="22"/>
              <w:szCs w:val="22"/>
            </w:rPr>
          </w:rPrChange>
        </w:rPr>
        <w:pPrChange w:id="2488" w:author="Utente di Microsoft Office" w:date="2019-05-06T22:52:00Z">
          <w:pPr/>
        </w:pPrChange>
      </w:pPr>
    </w:p>
    <w:p w14:paraId="4A666242" w14:textId="77777777" w:rsidR="0055501B" w:rsidRPr="00C34218" w:rsidDel="00C143A3" w:rsidRDefault="0055501B">
      <w:pPr>
        <w:jc w:val="both"/>
        <w:rPr>
          <w:del w:id="2489" w:author="francesco" w:date="2019-05-02T15:40:00Z"/>
          <w:sz w:val="22"/>
          <w:szCs w:val="22"/>
          <w:rPrChange w:id="2490" w:author="francesco" w:date="2019-05-02T09:17:00Z">
            <w:rPr>
              <w:del w:id="2491" w:author="francesco" w:date="2019-05-02T15:40:00Z"/>
              <w:sz w:val="21"/>
              <w:szCs w:val="21"/>
            </w:rPr>
          </w:rPrChange>
        </w:rPr>
      </w:pPr>
    </w:p>
    <w:p w14:paraId="54D46D18" w14:textId="77777777" w:rsidR="0055501B" w:rsidRPr="00C34218" w:rsidDel="00C143A3" w:rsidRDefault="0055501B">
      <w:pPr>
        <w:jc w:val="both"/>
        <w:rPr>
          <w:del w:id="2492" w:author="francesco" w:date="2019-05-02T15:40:00Z"/>
          <w:sz w:val="22"/>
          <w:szCs w:val="22"/>
          <w:rPrChange w:id="2493" w:author="francesco" w:date="2019-05-02T09:17:00Z">
            <w:rPr>
              <w:del w:id="2494" w:author="francesco" w:date="2019-05-02T15:40:00Z"/>
              <w:sz w:val="21"/>
              <w:szCs w:val="21"/>
            </w:rPr>
          </w:rPrChange>
        </w:rPr>
      </w:pPr>
    </w:p>
    <w:p w14:paraId="746A19DE" w14:textId="77777777" w:rsidR="0055501B" w:rsidRPr="00C34218" w:rsidDel="00C143A3" w:rsidRDefault="0055501B">
      <w:pPr>
        <w:jc w:val="both"/>
        <w:rPr>
          <w:del w:id="2495" w:author="francesco" w:date="2019-05-02T15:40:00Z"/>
          <w:sz w:val="22"/>
          <w:szCs w:val="22"/>
          <w:rPrChange w:id="2496" w:author="francesco" w:date="2019-05-02T09:17:00Z">
            <w:rPr>
              <w:del w:id="2497" w:author="francesco" w:date="2019-05-02T15:40:00Z"/>
              <w:sz w:val="21"/>
              <w:szCs w:val="21"/>
            </w:rPr>
          </w:rPrChange>
        </w:rPr>
      </w:pPr>
    </w:p>
    <w:p w14:paraId="256F45EC" w14:textId="77777777" w:rsidR="0055501B" w:rsidRPr="00C34218" w:rsidDel="00C143A3" w:rsidRDefault="0055501B">
      <w:pPr>
        <w:jc w:val="both"/>
        <w:rPr>
          <w:del w:id="2498" w:author="francesco" w:date="2019-05-02T15:40:00Z"/>
          <w:sz w:val="22"/>
          <w:szCs w:val="22"/>
          <w:rPrChange w:id="2499" w:author="francesco" w:date="2019-05-02T09:17:00Z">
            <w:rPr>
              <w:del w:id="2500" w:author="francesco" w:date="2019-05-02T15:40:00Z"/>
              <w:sz w:val="21"/>
              <w:szCs w:val="21"/>
            </w:rPr>
          </w:rPrChange>
        </w:rPr>
      </w:pPr>
    </w:p>
    <w:p w14:paraId="38DA3458" w14:textId="77777777" w:rsidR="0055501B" w:rsidRPr="00C34218" w:rsidDel="00C143A3" w:rsidRDefault="0055501B">
      <w:pPr>
        <w:jc w:val="both"/>
        <w:rPr>
          <w:del w:id="2501" w:author="francesco" w:date="2019-05-02T15:40:00Z"/>
          <w:sz w:val="22"/>
          <w:szCs w:val="22"/>
          <w:rPrChange w:id="2502" w:author="francesco" w:date="2019-05-02T09:17:00Z">
            <w:rPr>
              <w:del w:id="2503" w:author="francesco" w:date="2019-05-02T15:40:00Z"/>
              <w:sz w:val="21"/>
              <w:szCs w:val="21"/>
            </w:rPr>
          </w:rPrChange>
        </w:rPr>
      </w:pPr>
    </w:p>
    <w:p w14:paraId="2616E3FE" w14:textId="77777777" w:rsidR="0055501B" w:rsidRPr="00C34218" w:rsidDel="00C143A3" w:rsidRDefault="0055501B">
      <w:pPr>
        <w:jc w:val="both"/>
        <w:rPr>
          <w:del w:id="2504" w:author="francesco" w:date="2019-05-02T15:40:00Z"/>
          <w:sz w:val="22"/>
          <w:szCs w:val="22"/>
          <w:rPrChange w:id="2505" w:author="francesco" w:date="2019-05-02T09:17:00Z">
            <w:rPr>
              <w:del w:id="2506" w:author="francesco" w:date="2019-05-02T15:40:00Z"/>
              <w:sz w:val="21"/>
              <w:szCs w:val="21"/>
            </w:rPr>
          </w:rPrChange>
        </w:rPr>
      </w:pPr>
    </w:p>
    <w:p w14:paraId="573560D0" w14:textId="77777777" w:rsidR="0055501B" w:rsidRPr="00C34218" w:rsidDel="00C143A3" w:rsidRDefault="0055501B">
      <w:pPr>
        <w:jc w:val="both"/>
        <w:rPr>
          <w:del w:id="2507" w:author="francesco" w:date="2019-05-02T15:40:00Z"/>
          <w:sz w:val="22"/>
          <w:szCs w:val="22"/>
          <w:rPrChange w:id="2508" w:author="francesco" w:date="2019-05-02T09:17:00Z">
            <w:rPr>
              <w:del w:id="2509" w:author="francesco" w:date="2019-05-02T15:40:00Z"/>
              <w:sz w:val="21"/>
              <w:szCs w:val="21"/>
            </w:rPr>
          </w:rPrChange>
        </w:rPr>
      </w:pPr>
    </w:p>
    <w:p w14:paraId="35CFE7BA" w14:textId="77777777" w:rsidR="0055501B" w:rsidRPr="00C34218" w:rsidDel="00C143A3" w:rsidRDefault="0055501B">
      <w:pPr>
        <w:jc w:val="both"/>
        <w:rPr>
          <w:del w:id="2510" w:author="francesco" w:date="2019-05-02T15:40:00Z"/>
          <w:sz w:val="22"/>
          <w:szCs w:val="22"/>
          <w:rPrChange w:id="2511" w:author="francesco" w:date="2019-05-02T09:17:00Z">
            <w:rPr>
              <w:del w:id="2512" w:author="francesco" w:date="2019-05-02T15:40:00Z"/>
              <w:sz w:val="21"/>
              <w:szCs w:val="21"/>
            </w:rPr>
          </w:rPrChange>
        </w:rPr>
      </w:pPr>
    </w:p>
    <w:p w14:paraId="03F98E16" w14:textId="77777777" w:rsidR="0055501B" w:rsidRPr="00C34218" w:rsidDel="00C143A3" w:rsidRDefault="0055501B">
      <w:pPr>
        <w:jc w:val="both"/>
        <w:rPr>
          <w:del w:id="2513" w:author="francesco" w:date="2019-05-02T15:40:00Z"/>
          <w:sz w:val="22"/>
          <w:szCs w:val="22"/>
          <w:rPrChange w:id="2514" w:author="francesco" w:date="2019-05-02T09:17:00Z">
            <w:rPr>
              <w:del w:id="2515" w:author="francesco" w:date="2019-05-02T15:40:00Z"/>
              <w:sz w:val="21"/>
              <w:szCs w:val="21"/>
            </w:rPr>
          </w:rPrChange>
        </w:rPr>
      </w:pPr>
    </w:p>
    <w:p w14:paraId="17CC885C" w14:textId="77777777" w:rsidR="0055501B" w:rsidRPr="00C34218" w:rsidDel="00C143A3" w:rsidRDefault="0055501B">
      <w:pPr>
        <w:jc w:val="both"/>
        <w:rPr>
          <w:del w:id="2516" w:author="francesco" w:date="2019-05-02T15:40:00Z"/>
          <w:sz w:val="22"/>
          <w:szCs w:val="22"/>
          <w:rPrChange w:id="2517" w:author="francesco" w:date="2019-05-02T09:17:00Z">
            <w:rPr>
              <w:del w:id="2518" w:author="francesco" w:date="2019-05-02T15:40:00Z"/>
              <w:sz w:val="21"/>
              <w:szCs w:val="21"/>
            </w:rPr>
          </w:rPrChange>
        </w:rPr>
      </w:pPr>
    </w:p>
    <w:p w14:paraId="1C97E4E6" w14:textId="77777777" w:rsidR="0055501B" w:rsidRPr="00C34218" w:rsidDel="00C143A3" w:rsidRDefault="0055501B">
      <w:pPr>
        <w:jc w:val="both"/>
        <w:rPr>
          <w:del w:id="2519" w:author="francesco" w:date="2019-05-02T15:40:00Z"/>
          <w:sz w:val="22"/>
          <w:szCs w:val="22"/>
          <w:rPrChange w:id="2520" w:author="francesco" w:date="2019-05-02T09:17:00Z">
            <w:rPr>
              <w:del w:id="2521" w:author="francesco" w:date="2019-05-02T15:40:00Z"/>
              <w:sz w:val="21"/>
              <w:szCs w:val="21"/>
            </w:rPr>
          </w:rPrChange>
        </w:rPr>
      </w:pPr>
    </w:p>
    <w:p w14:paraId="0A351D3B" w14:textId="77777777" w:rsidR="0055501B" w:rsidRPr="00C34218" w:rsidDel="00C143A3" w:rsidRDefault="0055501B">
      <w:pPr>
        <w:jc w:val="both"/>
        <w:rPr>
          <w:del w:id="2522" w:author="francesco" w:date="2019-05-02T15:40:00Z"/>
          <w:sz w:val="22"/>
          <w:szCs w:val="22"/>
          <w:rPrChange w:id="2523" w:author="francesco" w:date="2019-05-02T09:17:00Z">
            <w:rPr>
              <w:del w:id="2524" w:author="francesco" w:date="2019-05-02T15:40:00Z"/>
              <w:sz w:val="21"/>
              <w:szCs w:val="21"/>
            </w:rPr>
          </w:rPrChange>
        </w:rPr>
      </w:pPr>
    </w:p>
    <w:p w14:paraId="32AF1376" w14:textId="77777777" w:rsidR="0055501B" w:rsidRPr="00C34218" w:rsidDel="00C143A3" w:rsidRDefault="0055501B">
      <w:pPr>
        <w:jc w:val="both"/>
        <w:rPr>
          <w:del w:id="2525" w:author="francesco" w:date="2019-05-02T15:40:00Z"/>
          <w:sz w:val="22"/>
          <w:szCs w:val="22"/>
          <w:rPrChange w:id="2526" w:author="francesco" w:date="2019-05-02T09:17:00Z">
            <w:rPr>
              <w:del w:id="2527" w:author="francesco" w:date="2019-05-02T15:40:00Z"/>
              <w:sz w:val="21"/>
              <w:szCs w:val="21"/>
            </w:rPr>
          </w:rPrChange>
        </w:rPr>
      </w:pPr>
    </w:p>
    <w:p w14:paraId="018A6419" w14:textId="77777777" w:rsidR="0055501B" w:rsidRPr="00C34218" w:rsidDel="00C143A3" w:rsidRDefault="0055501B">
      <w:pPr>
        <w:jc w:val="both"/>
        <w:rPr>
          <w:del w:id="2528" w:author="francesco" w:date="2019-05-02T15:40:00Z"/>
          <w:sz w:val="22"/>
          <w:szCs w:val="22"/>
          <w:rPrChange w:id="2529" w:author="francesco" w:date="2019-05-02T09:17:00Z">
            <w:rPr>
              <w:del w:id="2530" w:author="francesco" w:date="2019-05-02T15:40:00Z"/>
              <w:sz w:val="21"/>
              <w:szCs w:val="21"/>
            </w:rPr>
          </w:rPrChange>
        </w:rPr>
      </w:pPr>
    </w:p>
    <w:p w14:paraId="352EB879" w14:textId="77777777" w:rsidR="0055501B" w:rsidRPr="00C34218" w:rsidDel="00C143A3" w:rsidRDefault="0055501B">
      <w:pPr>
        <w:jc w:val="both"/>
        <w:rPr>
          <w:del w:id="2531" w:author="francesco" w:date="2019-05-02T15:40:00Z"/>
          <w:sz w:val="22"/>
          <w:szCs w:val="22"/>
          <w:rPrChange w:id="2532" w:author="francesco" w:date="2019-05-02T09:17:00Z">
            <w:rPr>
              <w:del w:id="2533" w:author="francesco" w:date="2019-05-02T15:40:00Z"/>
              <w:sz w:val="21"/>
              <w:szCs w:val="21"/>
            </w:rPr>
          </w:rPrChange>
        </w:rPr>
      </w:pPr>
    </w:p>
    <w:p w14:paraId="5C67C5EF" w14:textId="77777777" w:rsidR="0055501B" w:rsidRPr="00C34218" w:rsidDel="00C143A3" w:rsidRDefault="0055501B">
      <w:pPr>
        <w:jc w:val="both"/>
        <w:rPr>
          <w:del w:id="2534" w:author="francesco" w:date="2019-05-02T15:40:00Z"/>
          <w:sz w:val="22"/>
          <w:szCs w:val="22"/>
          <w:rPrChange w:id="2535" w:author="francesco" w:date="2019-05-02T09:17:00Z">
            <w:rPr>
              <w:del w:id="2536" w:author="francesco" w:date="2019-05-02T15:40:00Z"/>
              <w:sz w:val="21"/>
              <w:szCs w:val="21"/>
            </w:rPr>
          </w:rPrChange>
        </w:rPr>
      </w:pPr>
    </w:p>
    <w:p w14:paraId="14214E36" w14:textId="77777777" w:rsidR="0055501B" w:rsidRPr="00C34218" w:rsidDel="00C143A3" w:rsidRDefault="0055501B">
      <w:pPr>
        <w:jc w:val="both"/>
        <w:rPr>
          <w:del w:id="2537" w:author="francesco" w:date="2019-05-02T15:40:00Z"/>
          <w:sz w:val="22"/>
          <w:szCs w:val="22"/>
          <w:rPrChange w:id="2538" w:author="francesco" w:date="2019-05-02T09:17:00Z">
            <w:rPr>
              <w:del w:id="2539" w:author="francesco" w:date="2019-05-02T15:40:00Z"/>
              <w:sz w:val="21"/>
              <w:szCs w:val="21"/>
            </w:rPr>
          </w:rPrChange>
        </w:rPr>
      </w:pPr>
    </w:p>
    <w:p w14:paraId="5CC22A75" w14:textId="77777777" w:rsidR="0055501B" w:rsidRPr="00C34218" w:rsidDel="00C143A3" w:rsidRDefault="0055501B">
      <w:pPr>
        <w:jc w:val="both"/>
        <w:rPr>
          <w:del w:id="2540" w:author="francesco" w:date="2019-05-02T15:40:00Z"/>
          <w:sz w:val="22"/>
          <w:szCs w:val="22"/>
          <w:rPrChange w:id="2541" w:author="francesco" w:date="2019-05-02T09:17:00Z">
            <w:rPr>
              <w:del w:id="2542" w:author="francesco" w:date="2019-05-02T15:40:00Z"/>
              <w:sz w:val="21"/>
              <w:szCs w:val="21"/>
            </w:rPr>
          </w:rPrChange>
        </w:rPr>
      </w:pPr>
    </w:p>
    <w:p w14:paraId="1FE3B73A" w14:textId="77777777" w:rsidR="0055501B" w:rsidRPr="00C34218" w:rsidDel="00C143A3" w:rsidRDefault="0055501B">
      <w:pPr>
        <w:jc w:val="both"/>
        <w:rPr>
          <w:del w:id="2543" w:author="francesco" w:date="2019-05-02T15:40:00Z"/>
          <w:sz w:val="22"/>
          <w:szCs w:val="22"/>
          <w:rPrChange w:id="2544" w:author="francesco" w:date="2019-05-02T09:17:00Z">
            <w:rPr>
              <w:del w:id="2545" w:author="francesco" w:date="2019-05-02T15:40:00Z"/>
              <w:sz w:val="21"/>
              <w:szCs w:val="21"/>
            </w:rPr>
          </w:rPrChange>
        </w:rPr>
      </w:pPr>
    </w:p>
    <w:p w14:paraId="7DF8F50C" w14:textId="77777777" w:rsidR="0055501B" w:rsidRPr="00C34218" w:rsidDel="00C143A3" w:rsidRDefault="0055501B">
      <w:pPr>
        <w:jc w:val="both"/>
        <w:rPr>
          <w:del w:id="2546" w:author="francesco" w:date="2019-05-02T15:40:00Z"/>
          <w:sz w:val="22"/>
          <w:szCs w:val="22"/>
          <w:rPrChange w:id="2547" w:author="francesco" w:date="2019-05-02T09:17:00Z">
            <w:rPr>
              <w:del w:id="2548" w:author="francesco" w:date="2019-05-02T15:40:00Z"/>
              <w:sz w:val="21"/>
              <w:szCs w:val="21"/>
            </w:rPr>
          </w:rPrChange>
        </w:rPr>
      </w:pPr>
    </w:p>
    <w:p w14:paraId="52DDCA6A" w14:textId="77777777" w:rsidR="0055501B" w:rsidRPr="00C34218" w:rsidDel="00C143A3" w:rsidRDefault="0055501B">
      <w:pPr>
        <w:jc w:val="both"/>
        <w:rPr>
          <w:del w:id="2549" w:author="francesco" w:date="2019-05-02T15:40:00Z"/>
          <w:sz w:val="22"/>
          <w:szCs w:val="22"/>
          <w:rPrChange w:id="2550" w:author="francesco" w:date="2019-05-02T09:17:00Z">
            <w:rPr>
              <w:del w:id="2551" w:author="francesco" w:date="2019-05-02T15:40:00Z"/>
              <w:sz w:val="21"/>
              <w:szCs w:val="21"/>
            </w:rPr>
          </w:rPrChange>
        </w:rPr>
      </w:pPr>
    </w:p>
    <w:p w14:paraId="21AB247E" w14:textId="77777777" w:rsidR="0055501B" w:rsidRPr="00C34218" w:rsidDel="00C143A3" w:rsidRDefault="0055501B">
      <w:pPr>
        <w:jc w:val="both"/>
        <w:rPr>
          <w:del w:id="2552" w:author="francesco" w:date="2019-05-02T15:40:00Z"/>
          <w:sz w:val="22"/>
          <w:szCs w:val="22"/>
          <w:rPrChange w:id="2553" w:author="francesco" w:date="2019-05-02T09:17:00Z">
            <w:rPr>
              <w:del w:id="2554" w:author="francesco" w:date="2019-05-02T15:40:00Z"/>
              <w:sz w:val="21"/>
              <w:szCs w:val="21"/>
            </w:rPr>
          </w:rPrChange>
        </w:rPr>
      </w:pPr>
    </w:p>
    <w:p w14:paraId="3DA3C366" w14:textId="77777777" w:rsidR="0055501B" w:rsidRPr="00C34218" w:rsidDel="00C143A3" w:rsidRDefault="0055501B">
      <w:pPr>
        <w:jc w:val="both"/>
        <w:rPr>
          <w:del w:id="2555" w:author="francesco" w:date="2019-05-02T15:40:00Z"/>
          <w:sz w:val="22"/>
          <w:szCs w:val="22"/>
          <w:rPrChange w:id="2556" w:author="francesco" w:date="2019-05-02T09:17:00Z">
            <w:rPr>
              <w:del w:id="2557" w:author="francesco" w:date="2019-05-02T15:40:00Z"/>
              <w:sz w:val="21"/>
              <w:szCs w:val="21"/>
            </w:rPr>
          </w:rPrChange>
        </w:rPr>
      </w:pPr>
    </w:p>
    <w:p w14:paraId="4E8C00C9" w14:textId="77777777" w:rsidR="0055501B" w:rsidRPr="00C34218" w:rsidDel="00C143A3" w:rsidRDefault="0055501B">
      <w:pPr>
        <w:jc w:val="both"/>
        <w:rPr>
          <w:del w:id="2558" w:author="francesco" w:date="2019-05-02T15:40:00Z"/>
          <w:sz w:val="22"/>
          <w:szCs w:val="22"/>
          <w:rPrChange w:id="2559" w:author="francesco" w:date="2019-05-02T09:17:00Z">
            <w:rPr>
              <w:del w:id="2560" w:author="francesco" w:date="2019-05-02T15:40:00Z"/>
              <w:sz w:val="21"/>
              <w:szCs w:val="21"/>
            </w:rPr>
          </w:rPrChange>
        </w:rPr>
      </w:pPr>
    </w:p>
    <w:p w14:paraId="6C070BF7" w14:textId="77777777" w:rsidR="0055501B" w:rsidRPr="00C34218" w:rsidDel="00C143A3" w:rsidRDefault="0055501B">
      <w:pPr>
        <w:jc w:val="both"/>
        <w:rPr>
          <w:del w:id="2561" w:author="francesco" w:date="2019-05-02T15:40:00Z"/>
          <w:sz w:val="22"/>
          <w:szCs w:val="22"/>
          <w:rPrChange w:id="2562" w:author="francesco" w:date="2019-05-02T09:17:00Z">
            <w:rPr>
              <w:del w:id="2563" w:author="francesco" w:date="2019-05-02T15:40:00Z"/>
              <w:sz w:val="21"/>
              <w:szCs w:val="21"/>
            </w:rPr>
          </w:rPrChange>
        </w:rPr>
      </w:pPr>
    </w:p>
    <w:p w14:paraId="6562E09D" w14:textId="77777777" w:rsidR="0055501B" w:rsidRPr="00C34218" w:rsidDel="00C143A3" w:rsidRDefault="0055501B">
      <w:pPr>
        <w:jc w:val="both"/>
        <w:rPr>
          <w:del w:id="2564" w:author="francesco" w:date="2019-05-02T15:40:00Z"/>
          <w:sz w:val="22"/>
          <w:szCs w:val="22"/>
          <w:rPrChange w:id="2565" w:author="francesco" w:date="2019-05-02T09:17:00Z">
            <w:rPr>
              <w:del w:id="2566" w:author="francesco" w:date="2019-05-02T15:40:00Z"/>
              <w:sz w:val="21"/>
              <w:szCs w:val="21"/>
            </w:rPr>
          </w:rPrChange>
        </w:rPr>
      </w:pPr>
    </w:p>
    <w:p w14:paraId="1D4FD7CE" w14:textId="77777777" w:rsidR="0055501B" w:rsidRPr="00C34218" w:rsidDel="00C143A3" w:rsidRDefault="0055501B">
      <w:pPr>
        <w:jc w:val="both"/>
        <w:rPr>
          <w:del w:id="2567" w:author="francesco" w:date="2019-05-02T15:40:00Z"/>
          <w:sz w:val="22"/>
          <w:szCs w:val="22"/>
          <w:rPrChange w:id="2568" w:author="francesco" w:date="2019-05-02T09:17:00Z">
            <w:rPr>
              <w:del w:id="2569" w:author="francesco" w:date="2019-05-02T15:40:00Z"/>
              <w:sz w:val="21"/>
              <w:szCs w:val="21"/>
            </w:rPr>
          </w:rPrChange>
        </w:rPr>
      </w:pPr>
    </w:p>
    <w:p w14:paraId="1B16BB7A" w14:textId="77777777" w:rsidR="0055501B" w:rsidRPr="00C34218" w:rsidDel="00C143A3" w:rsidRDefault="0055501B">
      <w:pPr>
        <w:jc w:val="both"/>
        <w:rPr>
          <w:del w:id="2570" w:author="francesco" w:date="2019-05-02T15:40:00Z"/>
          <w:sz w:val="22"/>
          <w:szCs w:val="22"/>
          <w:rPrChange w:id="2571" w:author="francesco" w:date="2019-05-02T09:17:00Z">
            <w:rPr>
              <w:del w:id="2572" w:author="francesco" w:date="2019-05-02T15:40:00Z"/>
              <w:sz w:val="21"/>
              <w:szCs w:val="21"/>
            </w:rPr>
          </w:rPrChange>
        </w:rPr>
      </w:pPr>
    </w:p>
    <w:p w14:paraId="5222EF4A" w14:textId="77777777" w:rsidR="0055501B" w:rsidRPr="00C34218" w:rsidDel="00C143A3" w:rsidRDefault="0055501B">
      <w:pPr>
        <w:jc w:val="both"/>
        <w:rPr>
          <w:del w:id="2573" w:author="francesco" w:date="2019-05-02T15:40:00Z"/>
          <w:sz w:val="22"/>
          <w:szCs w:val="22"/>
          <w:rPrChange w:id="2574" w:author="francesco" w:date="2019-05-02T09:17:00Z">
            <w:rPr>
              <w:del w:id="2575" w:author="francesco" w:date="2019-05-02T15:40:00Z"/>
              <w:sz w:val="21"/>
              <w:szCs w:val="21"/>
            </w:rPr>
          </w:rPrChange>
        </w:rPr>
      </w:pPr>
    </w:p>
    <w:p w14:paraId="2142DE06" w14:textId="77777777" w:rsidR="0055501B" w:rsidRPr="00C34218" w:rsidDel="00C143A3" w:rsidRDefault="0055501B">
      <w:pPr>
        <w:jc w:val="both"/>
        <w:rPr>
          <w:del w:id="2576" w:author="francesco" w:date="2019-05-02T15:40:00Z"/>
          <w:sz w:val="22"/>
          <w:szCs w:val="22"/>
          <w:rPrChange w:id="2577" w:author="francesco" w:date="2019-05-02T09:17:00Z">
            <w:rPr>
              <w:del w:id="2578" w:author="francesco" w:date="2019-05-02T15:40:00Z"/>
              <w:sz w:val="21"/>
              <w:szCs w:val="21"/>
            </w:rPr>
          </w:rPrChange>
        </w:rPr>
      </w:pPr>
    </w:p>
    <w:p w14:paraId="1D4C547D" w14:textId="77777777" w:rsidR="0055501B" w:rsidRPr="00C34218" w:rsidDel="00C143A3" w:rsidRDefault="0055501B">
      <w:pPr>
        <w:jc w:val="both"/>
        <w:rPr>
          <w:del w:id="2579" w:author="francesco" w:date="2019-05-02T15:40:00Z"/>
          <w:sz w:val="22"/>
          <w:szCs w:val="22"/>
          <w:rPrChange w:id="2580" w:author="francesco" w:date="2019-05-02T09:17:00Z">
            <w:rPr>
              <w:del w:id="2581" w:author="francesco" w:date="2019-05-02T15:40:00Z"/>
              <w:sz w:val="21"/>
              <w:szCs w:val="21"/>
            </w:rPr>
          </w:rPrChange>
        </w:rPr>
      </w:pPr>
    </w:p>
    <w:p w14:paraId="1451FDC1" w14:textId="77777777" w:rsidR="0055501B" w:rsidRPr="00C34218" w:rsidDel="00C143A3" w:rsidRDefault="0055501B">
      <w:pPr>
        <w:jc w:val="both"/>
        <w:rPr>
          <w:del w:id="2582" w:author="francesco" w:date="2019-05-02T15:40:00Z"/>
          <w:sz w:val="22"/>
          <w:szCs w:val="22"/>
          <w:rPrChange w:id="2583" w:author="francesco" w:date="2019-05-02T09:17:00Z">
            <w:rPr>
              <w:del w:id="2584" w:author="francesco" w:date="2019-05-02T15:40:00Z"/>
              <w:sz w:val="21"/>
              <w:szCs w:val="21"/>
            </w:rPr>
          </w:rPrChange>
        </w:rPr>
      </w:pPr>
    </w:p>
    <w:p w14:paraId="28808D63" w14:textId="77777777" w:rsidR="0055501B" w:rsidRPr="00C34218" w:rsidDel="00C143A3" w:rsidRDefault="0055501B">
      <w:pPr>
        <w:jc w:val="both"/>
        <w:rPr>
          <w:del w:id="2585" w:author="francesco" w:date="2019-05-02T15:40:00Z"/>
          <w:sz w:val="22"/>
          <w:szCs w:val="22"/>
          <w:rPrChange w:id="2586" w:author="francesco" w:date="2019-05-02T09:17:00Z">
            <w:rPr>
              <w:del w:id="2587" w:author="francesco" w:date="2019-05-02T15:40:00Z"/>
              <w:sz w:val="21"/>
              <w:szCs w:val="21"/>
            </w:rPr>
          </w:rPrChange>
        </w:rPr>
      </w:pPr>
    </w:p>
    <w:p w14:paraId="66BCD240" w14:textId="77777777" w:rsidR="0055501B" w:rsidRPr="00C34218" w:rsidDel="00C143A3" w:rsidRDefault="0055501B">
      <w:pPr>
        <w:jc w:val="both"/>
        <w:rPr>
          <w:del w:id="2588" w:author="francesco" w:date="2019-05-02T15:40:00Z"/>
          <w:sz w:val="22"/>
          <w:szCs w:val="22"/>
          <w:rPrChange w:id="2589" w:author="francesco" w:date="2019-05-02T09:17:00Z">
            <w:rPr>
              <w:del w:id="2590" w:author="francesco" w:date="2019-05-02T15:40:00Z"/>
              <w:sz w:val="21"/>
              <w:szCs w:val="21"/>
            </w:rPr>
          </w:rPrChange>
        </w:rPr>
      </w:pPr>
    </w:p>
    <w:p w14:paraId="74DABF6F" w14:textId="77777777" w:rsidR="0055501B" w:rsidRPr="00C34218" w:rsidDel="00C143A3" w:rsidRDefault="0055501B">
      <w:pPr>
        <w:jc w:val="both"/>
        <w:rPr>
          <w:del w:id="2591" w:author="francesco" w:date="2019-05-02T15:40:00Z"/>
          <w:sz w:val="22"/>
          <w:szCs w:val="22"/>
          <w:rPrChange w:id="2592" w:author="francesco" w:date="2019-05-02T09:17:00Z">
            <w:rPr>
              <w:del w:id="2593" w:author="francesco" w:date="2019-05-02T15:40:00Z"/>
              <w:sz w:val="21"/>
              <w:szCs w:val="21"/>
            </w:rPr>
          </w:rPrChange>
        </w:rPr>
      </w:pPr>
    </w:p>
    <w:p w14:paraId="06EEEB88" w14:textId="77777777" w:rsidR="0055501B" w:rsidRPr="00C34218" w:rsidDel="00C143A3" w:rsidRDefault="0055501B">
      <w:pPr>
        <w:jc w:val="both"/>
        <w:rPr>
          <w:del w:id="2594" w:author="francesco" w:date="2019-05-02T15:40:00Z"/>
          <w:sz w:val="22"/>
          <w:szCs w:val="22"/>
          <w:rPrChange w:id="2595" w:author="francesco" w:date="2019-05-02T09:17:00Z">
            <w:rPr>
              <w:del w:id="2596" w:author="francesco" w:date="2019-05-02T15:40:00Z"/>
              <w:sz w:val="21"/>
              <w:szCs w:val="21"/>
            </w:rPr>
          </w:rPrChange>
        </w:rPr>
      </w:pPr>
    </w:p>
    <w:p w14:paraId="16CE6A98" w14:textId="77777777" w:rsidR="0055501B" w:rsidRPr="00C34218" w:rsidDel="00C143A3" w:rsidRDefault="0055501B">
      <w:pPr>
        <w:jc w:val="both"/>
        <w:rPr>
          <w:del w:id="2597" w:author="francesco" w:date="2019-05-02T15:40:00Z"/>
          <w:sz w:val="22"/>
          <w:szCs w:val="22"/>
          <w:rPrChange w:id="2598" w:author="francesco" w:date="2019-05-02T09:17:00Z">
            <w:rPr>
              <w:del w:id="2599" w:author="francesco" w:date="2019-05-02T15:40:00Z"/>
              <w:sz w:val="21"/>
              <w:szCs w:val="21"/>
            </w:rPr>
          </w:rPrChange>
        </w:rPr>
      </w:pPr>
    </w:p>
    <w:p w14:paraId="07DC06D0" w14:textId="77777777" w:rsidR="0055501B" w:rsidRPr="00C34218" w:rsidDel="00C143A3" w:rsidRDefault="0055501B">
      <w:pPr>
        <w:jc w:val="both"/>
        <w:rPr>
          <w:del w:id="2600" w:author="francesco" w:date="2019-05-02T15:40:00Z"/>
          <w:sz w:val="22"/>
          <w:szCs w:val="22"/>
          <w:rPrChange w:id="2601" w:author="francesco" w:date="2019-05-02T09:17:00Z">
            <w:rPr>
              <w:del w:id="2602" w:author="francesco" w:date="2019-05-02T15:40:00Z"/>
              <w:sz w:val="21"/>
              <w:szCs w:val="21"/>
            </w:rPr>
          </w:rPrChange>
        </w:rPr>
      </w:pPr>
    </w:p>
    <w:p w14:paraId="1EFE18E1" w14:textId="77777777" w:rsidR="0055501B" w:rsidRPr="00C34218" w:rsidDel="00C143A3" w:rsidRDefault="0055501B">
      <w:pPr>
        <w:jc w:val="both"/>
        <w:rPr>
          <w:del w:id="2603" w:author="francesco" w:date="2019-05-02T15:40:00Z"/>
          <w:sz w:val="22"/>
          <w:szCs w:val="22"/>
          <w:rPrChange w:id="2604" w:author="francesco" w:date="2019-05-02T09:17:00Z">
            <w:rPr>
              <w:del w:id="2605" w:author="francesco" w:date="2019-05-02T15:40:00Z"/>
              <w:sz w:val="21"/>
              <w:szCs w:val="21"/>
            </w:rPr>
          </w:rPrChange>
        </w:rPr>
      </w:pPr>
    </w:p>
    <w:p w14:paraId="150D35E0" w14:textId="77777777" w:rsidR="0055501B" w:rsidRPr="00C34218" w:rsidDel="00C143A3" w:rsidRDefault="0055501B">
      <w:pPr>
        <w:jc w:val="both"/>
        <w:rPr>
          <w:del w:id="2606" w:author="francesco" w:date="2019-05-02T15:40:00Z"/>
          <w:sz w:val="22"/>
          <w:szCs w:val="22"/>
          <w:rPrChange w:id="2607" w:author="francesco" w:date="2019-05-02T09:17:00Z">
            <w:rPr>
              <w:del w:id="2608" w:author="francesco" w:date="2019-05-02T15:40:00Z"/>
              <w:sz w:val="21"/>
              <w:szCs w:val="21"/>
            </w:rPr>
          </w:rPrChange>
        </w:rPr>
      </w:pPr>
    </w:p>
    <w:p w14:paraId="36D88673" w14:textId="77777777" w:rsidR="0055501B" w:rsidRPr="00C34218" w:rsidDel="00C143A3" w:rsidRDefault="0055501B">
      <w:pPr>
        <w:jc w:val="both"/>
        <w:rPr>
          <w:del w:id="2609" w:author="francesco" w:date="2019-05-02T15:40:00Z"/>
          <w:sz w:val="22"/>
          <w:szCs w:val="22"/>
          <w:rPrChange w:id="2610" w:author="francesco" w:date="2019-05-02T09:17:00Z">
            <w:rPr>
              <w:del w:id="2611" w:author="francesco" w:date="2019-05-02T15:40:00Z"/>
              <w:sz w:val="21"/>
              <w:szCs w:val="21"/>
            </w:rPr>
          </w:rPrChange>
        </w:rPr>
      </w:pPr>
    </w:p>
    <w:p w14:paraId="2BAACCD6" w14:textId="77777777" w:rsidR="0055501B" w:rsidRPr="00C34218" w:rsidDel="00C143A3" w:rsidRDefault="0055501B">
      <w:pPr>
        <w:jc w:val="both"/>
        <w:rPr>
          <w:del w:id="2612" w:author="francesco" w:date="2019-05-02T15:40:00Z"/>
          <w:sz w:val="22"/>
          <w:szCs w:val="22"/>
          <w:rPrChange w:id="2613" w:author="francesco" w:date="2019-05-02T09:17:00Z">
            <w:rPr>
              <w:del w:id="2614" w:author="francesco" w:date="2019-05-02T15:40:00Z"/>
              <w:sz w:val="21"/>
              <w:szCs w:val="21"/>
            </w:rPr>
          </w:rPrChange>
        </w:rPr>
      </w:pPr>
    </w:p>
    <w:p w14:paraId="5280E62A" w14:textId="77777777" w:rsidR="0055501B" w:rsidRPr="00C34218" w:rsidDel="00C143A3" w:rsidRDefault="0055501B">
      <w:pPr>
        <w:jc w:val="both"/>
        <w:rPr>
          <w:del w:id="2615" w:author="francesco" w:date="2019-05-02T15:40:00Z"/>
          <w:sz w:val="22"/>
          <w:szCs w:val="22"/>
          <w:rPrChange w:id="2616" w:author="francesco" w:date="2019-05-02T09:17:00Z">
            <w:rPr>
              <w:del w:id="2617" w:author="francesco" w:date="2019-05-02T15:40:00Z"/>
              <w:sz w:val="21"/>
              <w:szCs w:val="21"/>
            </w:rPr>
          </w:rPrChange>
        </w:rPr>
      </w:pPr>
    </w:p>
    <w:p w14:paraId="360AAA7B" w14:textId="77777777" w:rsidR="0055501B" w:rsidRPr="00C34218" w:rsidDel="00C143A3" w:rsidRDefault="0055501B">
      <w:pPr>
        <w:jc w:val="both"/>
        <w:rPr>
          <w:del w:id="2618" w:author="francesco" w:date="2019-05-02T15:40:00Z"/>
          <w:sz w:val="22"/>
          <w:szCs w:val="22"/>
          <w:rPrChange w:id="2619" w:author="francesco" w:date="2019-05-02T09:17:00Z">
            <w:rPr>
              <w:del w:id="2620" w:author="francesco" w:date="2019-05-02T15:40:00Z"/>
              <w:sz w:val="21"/>
              <w:szCs w:val="21"/>
            </w:rPr>
          </w:rPrChange>
        </w:rPr>
      </w:pPr>
    </w:p>
    <w:p w14:paraId="523B06A0" w14:textId="77777777" w:rsidR="0055501B" w:rsidRPr="00C34218" w:rsidDel="00C143A3" w:rsidRDefault="0055501B">
      <w:pPr>
        <w:jc w:val="both"/>
        <w:rPr>
          <w:del w:id="2621" w:author="francesco" w:date="2019-05-02T15:40:00Z"/>
          <w:sz w:val="22"/>
          <w:szCs w:val="22"/>
          <w:rPrChange w:id="2622" w:author="francesco" w:date="2019-05-02T09:17:00Z">
            <w:rPr>
              <w:del w:id="2623" w:author="francesco" w:date="2019-05-02T15:40:00Z"/>
              <w:sz w:val="21"/>
              <w:szCs w:val="21"/>
            </w:rPr>
          </w:rPrChange>
        </w:rPr>
      </w:pPr>
    </w:p>
    <w:p w14:paraId="3D7A0F14" w14:textId="77777777" w:rsidR="0055501B" w:rsidRPr="00C34218" w:rsidDel="00C143A3" w:rsidRDefault="0055501B">
      <w:pPr>
        <w:jc w:val="both"/>
        <w:rPr>
          <w:del w:id="2624" w:author="francesco" w:date="2019-05-02T15:40:00Z"/>
          <w:sz w:val="22"/>
          <w:szCs w:val="22"/>
          <w:rPrChange w:id="2625" w:author="francesco" w:date="2019-05-02T09:17:00Z">
            <w:rPr>
              <w:del w:id="2626" w:author="francesco" w:date="2019-05-02T15:40:00Z"/>
              <w:sz w:val="21"/>
              <w:szCs w:val="21"/>
            </w:rPr>
          </w:rPrChange>
        </w:rPr>
      </w:pPr>
    </w:p>
    <w:p w14:paraId="0EA13BC6" w14:textId="77777777" w:rsidR="0055501B" w:rsidRPr="00C34218" w:rsidDel="00C143A3" w:rsidRDefault="0055501B">
      <w:pPr>
        <w:jc w:val="both"/>
        <w:rPr>
          <w:del w:id="2627" w:author="francesco" w:date="2019-05-02T15:40:00Z"/>
          <w:sz w:val="22"/>
          <w:szCs w:val="22"/>
          <w:rPrChange w:id="2628" w:author="francesco" w:date="2019-05-02T09:17:00Z">
            <w:rPr>
              <w:del w:id="2629" w:author="francesco" w:date="2019-05-02T15:40:00Z"/>
              <w:sz w:val="21"/>
              <w:szCs w:val="21"/>
            </w:rPr>
          </w:rPrChange>
        </w:rPr>
      </w:pPr>
    </w:p>
    <w:p w14:paraId="5A7ED5AC" w14:textId="77777777" w:rsidR="0055501B" w:rsidRPr="00C34218" w:rsidDel="00C143A3" w:rsidRDefault="0055501B">
      <w:pPr>
        <w:jc w:val="both"/>
        <w:rPr>
          <w:del w:id="2630" w:author="francesco" w:date="2019-05-02T15:40:00Z"/>
          <w:sz w:val="22"/>
          <w:szCs w:val="22"/>
          <w:rPrChange w:id="2631" w:author="francesco" w:date="2019-05-02T09:17:00Z">
            <w:rPr>
              <w:del w:id="2632" w:author="francesco" w:date="2019-05-02T15:40:00Z"/>
              <w:sz w:val="21"/>
              <w:szCs w:val="21"/>
            </w:rPr>
          </w:rPrChange>
        </w:rPr>
      </w:pPr>
    </w:p>
    <w:p w14:paraId="4ED810E8" w14:textId="77777777" w:rsidR="0055501B" w:rsidRPr="00C34218" w:rsidDel="00C143A3" w:rsidRDefault="0055501B">
      <w:pPr>
        <w:jc w:val="both"/>
        <w:rPr>
          <w:del w:id="2633" w:author="francesco" w:date="2019-05-02T15:40:00Z"/>
          <w:sz w:val="22"/>
          <w:szCs w:val="22"/>
          <w:rPrChange w:id="2634" w:author="francesco" w:date="2019-05-02T09:17:00Z">
            <w:rPr>
              <w:del w:id="2635" w:author="francesco" w:date="2019-05-02T15:40:00Z"/>
              <w:sz w:val="21"/>
              <w:szCs w:val="21"/>
            </w:rPr>
          </w:rPrChange>
        </w:rPr>
      </w:pPr>
    </w:p>
    <w:p w14:paraId="520D83EC" w14:textId="77777777" w:rsidR="0055501B" w:rsidRPr="00C34218" w:rsidDel="00C143A3" w:rsidRDefault="0055501B">
      <w:pPr>
        <w:jc w:val="both"/>
        <w:rPr>
          <w:del w:id="2636" w:author="francesco" w:date="2019-05-02T15:40:00Z"/>
          <w:sz w:val="22"/>
          <w:szCs w:val="22"/>
          <w:rPrChange w:id="2637" w:author="francesco" w:date="2019-05-02T09:17:00Z">
            <w:rPr>
              <w:del w:id="2638" w:author="francesco" w:date="2019-05-02T15:40:00Z"/>
              <w:sz w:val="21"/>
              <w:szCs w:val="21"/>
            </w:rPr>
          </w:rPrChange>
        </w:rPr>
      </w:pPr>
    </w:p>
    <w:p w14:paraId="6B8AE74C" w14:textId="77777777" w:rsidR="0055501B" w:rsidRPr="00C34218" w:rsidDel="00C143A3" w:rsidRDefault="0055501B">
      <w:pPr>
        <w:jc w:val="both"/>
        <w:rPr>
          <w:del w:id="2639" w:author="francesco" w:date="2019-05-02T15:40:00Z"/>
          <w:sz w:val="22"/>
          <w:szCs w:val="22"/>
          <w:rPrChange w:id="2640" w:author="francesco" w:date="2019-05-02T09:17:00Z">
            <w:rPr>
              <w:del w:id="2641" w:author="francesco" w:date="2019-05-02T15:40:00Z"/>
              <w:sz w:val="21"/>
              <w:szCs w:val="21"/>
            </w:rPr>
          </w:rPrChange>
        </w:rPr>
      </w:pPr>
    </w:p>
    <w:p w14:paraId="4AD84465" w14:textId="77777777" w:rsidR="0055501B" w:rsidRPr="00C34218" w:rsidDel="00C143A3" w:rsidRDefault="0055501B">
      <w:pPr>
        <w:jc w:val="both"/>
        <w:rPr>
          <w:del w:id="2642" w:author="francesco" w:date="2019-05-02T15:40:00Z"/>
          <w:sz w:val="22"/>
          <w:szCs w:val="22"/>
          <w:rPrChange w:id="2643" w:author="francesco" w:date="2019-05-02T09:17:00Z">
            <w:rPr>
              <w:del w:id="2644" w:author="francesco" w:date="2019-05-02T15:40:00Z"/>
              <w:sz w:val="21"/>
              <w:szCs w:val="21"/>
            </w:rPr>
          </w:rPrChange>
        </w:rPr>
      </w:pPr>
    </w:p>
    <w:p w14:paraId="65C4C535" w14:textId="48D2FDF1" w:rsidR="0055501B" w:rsidRPr="00C34218" w:rsidDel="00627EC2" w:rsidRDefault="00305917" w:rsidP="00C143A3">
      <w:pPr>
        <w:pStyle w:val="NormalWeb"/>
        <w:jc w:val="both"/>
        <w:rPr>
          <w:del w:id="2645" w:author="Utente di Microsoft Office" w:date="2019-05-04T07:30:00Z"/>
          <w:rFonts w:asciiTheme="minorHAnsi" w:hAnsiTheme="minorHAnsi" w:cstheme="minorHAnsi"/>
          <w:sz w:val="22"/>
          <w:szCs w:val="22"/>
          <w:rPrChange w:id="2646" w:author="francesco" w:date="2019-05-02T09:17:00Z">
            <w:rPr>
              <w:del w:id="2647" w:author="Utente di Microsoft Office" w:date="2019-05-04T07:30:00Z"/>
              <w:rFonts w:asciiTheme="minorHAnsi" w:hAnsiTheme="minorHAnsi" w:cstheme="minorHAnsi"/>
              <w:sz w:val="16"/>
              <w:szCs w:val="16"/>
            </w:rPr>
          </w:rPrChange>
        </w:rPr>
      </w:pPr>
      <w:del w:id="2648" w:author="Utente di Microsoft Office" w:date="2019-05-04T07:30:00Z">
        <w:r w:rsidRPr="00305917" w:rsidDel="00627EC2">
          <w:rPr>
            <w:sz w:val="22"/>
            <w:szCs w:val="22"/>
            <w:rPrChange w:id="2649" w:author="francesco" w:date="2019-05-02T09:17:00Z">
              <w:rPr>
                <w:color w:val="0563C1" w:themeColor="hyperlink"/>
                <w:sz w:val="16"/>
                <w:szCs w:val="16"/>
                <w:u w:val="single"/>
              </w:rPr>
            </w:rPrChange>
          </w:rPr>
          <w:delText>[1] Modellazione e editing di ontologie - Rappresentazione e algoritmi - Laurea magistrale in Cinema e</w:delText>
        </w:r>
      </w:del>
      <w:ins w:id="2650" w:author="francesco" w:date="2019-05-02T15:41:00Z">
        <w:del w:id="2651" w:author="Utente di Microsoft Office" w:date="2019-05-04T07:30:00Z">
          <w:r w:rsidR="00C143A3" w:rsidDel="00627EC2">
            <w:rPr>
              <w:sz w:val="22"/>
              <w:szCs w:val="22"/>
            </w:rPr>
            <w:delText xml:space="preserve"> </w:delText>
          </w:r>
        </w:del>
      </w:ins>
      <w:del w:id="2652" w:author="Utente di Microsoft Office" w:date="2019-05-04T07:30:00Z">
        <w:r w:rsidRPr="00305917" w:rsidDel="00627EC2">
          <w:rPr>
            <w:sz w:val="22"/>
            <w:szCs w:val="22"/>
            <w:rPrChange w:id="2653" w:author="francesco" w:date="2019-05-02T09:17:00Z">
              <w:rPr>
                <w:color w:val="0563C1" w:themeColor="hyperlink"/>
                <w:sz w:val="16"/>
                <w:szCs w:val="16"/>
                <w:u w:val="single"/>
              </w:rPr>
            </w:rPrChange>
          </w:rPr>
          <w:delText xml:space="preserve"> Media Modulo II Dispensa II</w:delText>
        </w:r>
        <w:r w:rsidRPr="00305917" w:rsidDel="00627EC2">
          <w:rPr>
            <w:rFonts w:asciiTheme="minorHAnsi" w:hAnsiTheme="minorHAnsi" w:cstheme="minorHAnsi"/>
            <w:sz w:val="22"/>
            <w:szCs w:val="22"/>
            <w:rPrChange w:id="2654" w:author="francesco" w:date="2019-05-02T09:17:00Z">
              <w:rPr>
                <w:rFonts w:asciiTheme="minorHAnsi" w:hAnsiTheme="minorHAnsi" w:cstheme="minorHAnsi"/>
                <w:color w:val="0563C1" w:themeColor="hyperlink"/>
                <w:sz w:val="16"/>
                <w:szCs w:val="16"/>
                <w:u w:val="single"/>
              </w:rPr>
            </w:rPrChange>
          </w:rPr>
          <w:delText xml:space="preserve"> </w:delText>
        </w:r>
      </w:del>
    </w:p>
    <w:p w14:paraId="48CE7F62" w14:textId="16D934AB" w:rsidR="00AC33F7" w:rsidRPr="005C7A8D" w:rsidDel="00627EC2" w:rsidRDefault="00305917" w:rsidP="00AC33F7">
      <w:pPr>
        <w:pStyle w:val="NormalWeb"/>
        <w:jc w:val="both"/>
        <w:rPr>
          <w:del w:id="2655" w:author="Utente di Microsoft Office" w:date="2019-05-04T07:30:00Z"/>
          <w:sz w:val="22"/>
          <w:szCs w:val="22"/>
          <w:rPrChange w:id="2656" w:author="Utente di Microsoft Office" w:date="2019-05-06T22:49:00Z">
            <w:rPr>
              <w:del w:id="2657" w:author="Utente di Microsoft Office" w:date="2019-05-04T07:30:00Z"/>
              <w:sz w:val="16"/>
              <w:szCs w:val="16"/>
              <w:lang w:val="en-US"/>
            </w:rPr>
          </w:rPrChange>
        </w:rPr>
      </w:pPr>
      <w:del w:id="2658" w:author="Utente di Microsoft Office" w:date="2019-05-04T07:30:00Z">
        <w:r w:rsidRPr="005C7A8D" w:rsidDel="00627EC2">
          <w:rPr>
            <w:sz w:val="22"/>
            <w:szCs w:val="22"/>
            <w:rPrChange w:id="2659" w:author="Utente di Microsoft Office" w:date="2019-05-06T22:49:00Z">
              <w:rPr>
                <w:color w:val="0563C1" w:themeColor="hyperlink"/>
                <w:sz w:val="16"/>
                <w:szCs w:val="16"/>
                <w:u w:val="single"/>
                <w:lang w:val="en-US"/>
              </w:rPr>
            </w:rPrChange>
          </w:rPr>
          <w:delText xml:space="preserve">[2] The Alzheimer’s Disease Neuroimaging Initiative Informatics Core: A Decade in Review Arthur W. Toga and Karen L. Crawford Laboratory of Neuro Imaging (LONI), Institute for Neuroimaging and Informatics (INI), University of Southern California, Los Angeles, CA 90033 </w:delText>
        </w:r>
      </w:del>
    </w:p>
    <w:p w14:paraId="34F9B97B" w14:textId="728D58C3" w:rsidR="009411FF" w:rsidRPr="005C7A8D" w:rsidDel="00F5569F" w:rsidRDefault="009411FF">
      <w:pPr>
        <w:pStyle w:val="NormalWeb"/>
        <w:rPr>
          <w:del w:id="2660" w:author="francesco" w:date="2019-05-02T15:41:00Z"/>
          <w:rFonts w:asciiTheme="minorHAnsi" w:hAnsiTheme="minorHAnsi" w:cstheme="minorHAnsi"/>
          <w:sz w:val="22"/>
          <w:szCs w:val="22"/>
          <w:rPrChange w:id="2661" w:author="Utente di Microsoft Office" w:date="2019-05-06T22:49:00Z">
            <w:rPr>
              <w:del w:id="2662" w:author="francesco" w:date="2019-05-02T15:41:00Z"/>
              <w:rFonts w:asciiTheme="minorHAnsi" w:hAnsiTheme="minorHAnsi" w:cstheme="minorHAnsi"/>
              <w:sz w:val="22"/>
              <w:szCs w:val="22"/>
              <w:lang w:val="en-US"/>
            </w:rPr>
          </w:rPrChange>
        </w:rPr>
      </w:pPr>
    </w:p>
    <w:p w14:paraId="6CEE585D" w14:textId="51463285" w:rsidR="00F9637F" w:rsidRDefault="00F9637F" w:rsidP="00F9637F">
      <w:pPr>
        <w:jc w:val="both"/>
        <w:rPr>
          <w:ins w:id="2663" w:author="Utente di Microsoft Office" w:date="2019-05-06T22:56:00Z"/>
          <w:sz w:val="20"/>
          <w:szCs w:val="20"/>
        </w:rPr>
      </w:pPr>
      <w:ins w:id="2664" w:author="Utente di Microsoft Office" w:date="2019-05-06T22:52:00Z">
        <w:r w:rsidRPr="00DE599F">
          <w:rPr>
            <w:sz w:val="20"/>
            <w:szCs w:val="20"/>
          </w:rPr>
          <w:t>OWL addotta una assunzione di mondo aperto.</w:t>
        </w:r>
        <w:r>
          <w:rPr>
            <w:sz w:val="20"/>
            <w:szCs w:val="20"/>
          </w:rPr>
          <w:t xml:space="preserve"> Sebbene una classe viene definita in una ontologia O1, tale definizione può essere estesa in altre ontologie. Con la restrizione che le nuove </w:t>
        </w:r>
      </w:ins>
      <w:ins w:id="2665" w:author="Utente di Microsoft Office" w:date="2019-05-06T22:53:00Z">
        <w:r w:rsidR="007531F6">
          <w:rPr>
            <w:sz w:val="20"/>
            <w:szCs w:val="20"/>
          </w:rPr>
          <w:t>informazioni</w:t>
        </w:r>
      </w:ins>
      <w:ins w:id="2666" w:author="Utente di Microsoft Office" w:date="2019-05-06T22:52:00Z">
        <w:r>
          <w:rPr>
            <w:sz w:val="20"/>
            <w:szCs w:val="20"/>
          </w:rPr>
          <w:t xml:space="preserve"> della classe </w:t>
        </w:r>
      </w:ins>
      <w:ins w:id="2667" w:author="Utente di Microsoft Office" w:date="2019-05-06T22:53:00Z">
        <w:r>
          <w:rPr>
            <w:sz w:val="20"/>
            <w:szCs w:val="20"/>
          </w:rPr>
          <w:t>non possono essere in contraddizione.</w:t>
        </w:r>
      </w:ins>
    </w:p>
    <w:p w14:paraId="0D0CF335" w14:textId="44DAF864" w:rsidR="00E52684" w:rsidRDefault="00E52684" w:rsidP="00F9637F">
      <w:pPr>
        <w:jc w:val="both"/>
        <w:rPr>
          <w:ins w:id="2668" w:author="Utente di Microsoft Office" w:date="2019-05-06T22:56:00Z"/>
          <w:sz w:val="20"/>
          <w:szCs w:val="20"/>
        </w:rPr>
      </w:pPr>
    </w:p>
    <w:p w14:paraId="514BF364" w14:textId="69C5281B" w:rsidR="009D23BC" w:rsidRPr="00DE599F" w:rsidRDefault="00E52684" w:rsidP="00F9637F">
      <w:pPr>
        <w:jc w:val="both"/>
        <w:rPr>
          <w:ins w:id="2669" w:author="Utente di Microsoft Office" w:date="2019-05-06T22:52:00Z"/>
          <w:sz w:val="20"/>
          <w:szCs w:val="20"/>
        </w:rPr>
      </w:pPr>
      <w:ins w:id="2670" w:author="Utente di Microsoft Office" w:date="2019-05-06T22:56:00Z">
        <w:r>
          <w:rPr>
            <w:sz w:val="20"/>
            <w:szCs w:val="20"/>
          </w:rPr>
          <w:t xml:space="preserve">OWL può essere considerato </w:t>
        </w:r>
        <w:proofErr w:type="gramStart"/>
        <w:r>
          <w:rPr>
            <w:sz w:val="20"/>
            <w:szCs w:val="20"/>
          </w:rPr>
          <w:t>un estensione</w:t>
        </w:r>
        <w:proofErr w:type="gramEnd"/>
        <w:r>
          <w:rPr>
            <w:sz w:val="20"/>
            <w:szCs w:val="20"/>
          </w:rPr>
          <w:t xml:space="preserve"> </w:t>
        </w:r>
      </w:ins>
      <w:ins w:id="2671" w:author="Utente di Microsoft Office" w:date="2019-05-06T22:57:00Z">
        <w:r w:rsidR="009E4281">
          <w:rPr>
            <w:sz w:val="20"/>
            <w:szCs w:val="20"/>
          </w:rPr>
          <w:t xml:space="preserve">semantica </w:t>
        </w:r>
      </w:ins>
      <w:ins w:id="2672" w:author="Utente di Microsoft Office" w:date="2019-05-06T22:56:00Z">
        <w:r>
          <w:rPr>
            <w:sz w:val="20"/>
            <w:szCs w:val="20"/>
          </w:rPr>
          <w:t>del v</w:t>
        </w:r>
      </w:ins>
      <w:ins w:id="2673" w:author="Utente di Microsoft Office" w:date="2019-05-06T22:57:00Z">
        <w:r>
          <w:rPr>
            <w:sz w:val="20"/>
            <w:szCs w:val="20"/>
          </w:rPr>
          <w:t>ocabolario RDF.</w:t>
        </w:r>
      </w:ins>
    </w:p>
    <w:p w14:paraId="181E7EF1" w14:textId="77777777" w:rsidR="00A91C2D" w:rsidRDefault="00A91C2D" w:rsidP="00A91C2D">
      <w:pPr>
        <w:jc w:val="both"/>
        <w:rPr>
          <w:ins w:id="2674" w:author="Utente di Microsoft Office" w:date="2019-05-06T23:02:00Z"/>
          <w:sz w:val="20"/>
          <w:szCs w:val="20"/>
        </w:rPr>
      </w:pPr>
    </w:p>
    <w:p w14:paraId="33932DE5" w14:textId="12F25BC2" w:rsidR="00F5569F" w:rsidRPr="00A91C2D" w:rsidRDefault="00135E7D">
      <w:pPr>
        <w:jc w:val="both"/>
        <w:rPr>
          <w:ins w:id="2675" w:author="Utente di Microsoft Office" w:date="2019-05-06T22:59:00Z"/>
          <w:sz w:val="20"/>
          <w:szCs w:val="20"/>
          <w:rPrChange w:id="2676" w:author="Utente di Microsoft Office" w:date="2019-05-06T23:02:00Z">
            <w:rPr>
              <w:ins w:id="2677" w:author="Utente di Microsoft Office" w:date="2019-05-06T22:59:00Z"/>
              <w:rFonts w:asciiTheme="minorHAnsi" w:hAnsiTheme="minorHAnsi" w:cstheme="minorHAnsi"/>
              <w:sz w:val="22"/>
              <w:szCs w:val="22"/>
            </w:rPr>
          </w:rPrChange>
        </w:rPr>
        <w:pPrChange w:id="2678" w:author="Utente di Microsoft Office" w:date="2019-05-06T23:02:00Z">
          <w:pPr>
            <w:pStyle w:val="NormalWeb"/>
          </w:pPr>
        </w:pPrChange>
      </w:pPr>
      <w:ins w:id="2679" w:author="Utente di Microsoft Office" w:date="2019-05-06T22:59:00Z">
        <w:r w:rsidRPr="00A91C2D">
          <w:rPr>
            <w:sz w:val="20"/>
            <w:szCs w:val="20"/>
            <w:rPrChange w:id="2680" w:author="Utente di Microsoft Office" w:date="2019-05-06T23:02:00Z">
              <w:rPr>
                <w:rFonts w:asciiTheme="minorHAnsi" w:hAnsiTheme="minorHAnsi" w:cstheme="minorHAnsi"/>
                <w:sz w:val="22"/>
                <w:szCs w:val="22"/>
              </w:rPr>
            </w:rPrChange>
          </w:rPr>
          <w:t xml:space="preserve">3.4.1 </w:t>
        </w:r>
      </w:ins>
      <w:ins w:id="2681" w:author="Utente di Microsoft Office" w:date="2019-05-15T01:12:00Z">
        <w:r w:rsidR="00FC6F0B">
          <w:rPr>
            <w:sz w:val="20"/>
            <w:szCs w:val="20"/>
          </w:rPr>
          <w:t>Le classi OWL</w:t>
        </w:r>
      </w:ins>
    </w:p>
    <w:p w14:paraId="302874D2" w14:textId="77777777" w:rsidR="00A91C2D" w:rsidRDefault="00A91C2D" w:rsidP="00A91C2D">
      <w:pPr>
        <w:jc w:val="both"/>
        <w:rPr>
          <w:ins w:id="2682" w:author="Utente di Microsoft Office" w:date="2019-05-06T23:02:00Z"/>
          <w:sz w:val="20"/>
          <w:szCs w:val="20"/>
        </w:rPr>
      </w:pPr>
    </w:p>
    <w:p w14:paraId="633D0E65" w14:textId="5E67B545" w:rsidR="003D3A70" w:rsidRPr="003D3A70" w:rsidRDefault="00A91C2D">
      <w:pPr>
        <w:jc w:val="both"/>
        <w:rPr>
          <w:ins w:id="2683" w:author="Utente di Microsoft Office" w:date="2019-05-06T23:09:00Z"/>
          <w:sz w:val="20"/>
          <w:szCs w:val="20"/>
          <w:rPrChange w:id="2684" w:author="Utente di Microsoft Office" w:date="2019-05-06T23:09:00Z">
            <w:rPr>
              <w:ins w:id="2685" w:author="Utente di Microsoft Office" w:date="2019-05-06T23:09:00Z"/>
              <w:rFonts w:ascii="CourierNew" w:hAnsi="CourierNew"/>
              <w:sz w:val="14"/>
              <w:szCs w:val="14"/>
              <w:lang w:val="en-US"/>
            </w:rPr>
          </w:rPrChange>
        </w:rPr>
        <w:pPrChange w:id="2686" w:author="Utente di Microsoft Office" w:date="2019-05-06T23:09:00Z">
          <w:pPr>
            <w:shd w:val="clear" w:color="auto" w:fill="FFFFFF"/>
            <w:spacing w:before="100" w:beforeAutospacing="1" w:after="100" w:afterAutospacing="1"/>
          </w:pPr>
        </w:pPrChange>
      </w:pPr>
      <w:ins w:id="2687" w:author="Utente di Microsoft Office" w:date="2019-05-06T23:00:00Z">
        <w:r w:rsidRPr="00A91C2D">
          <w:rPr>
            <w:sz w:val="20"/>
            <w:szCs w:val="20"/>
            <w:rPrChange w:id="2688" w:author="Utente di Microsoft Office" w:date="2019-05-06T23:02:00Z">
              <w:rPr>
                <w:rFonts w:asciiTheme="minorHAnsi" w:hAnsiTheme="minorHAnsi" w:cstheme="minorHAnsi"/>
                <w:sz w:val="22"/>
                <w:szCs w:val="22"/>
              </w:rPr>
            </w:rPrChange>
          </w:rPr>
          <w:t xml:space="preserve">Abbiamo bisogno di una sintassi e di una semantica per il linguaggio OWL. </w:t>
        </w:r>
      </w:ins>
      <w:ins w:id="2689" w:author="Utente di Microsoft Office" w:date="2019-05-06T22:59:00Z">
        <w:r w:rsidRPr="00A91C2D">
          <w:rPr>
            <w:sz w:val="20"/>
            <w:szCs w:val="20"/>
            <w:rPrChange w:id="2690" w:author="Utente di Microsoft Office" w:date="2019-05-06T23:02:00Z">
              <w:rPr>
                <w:rFonts w:asciiTheme="minorHAnsi" w:hAnsiTheme="minorHAnsi" w:cstheme="minorHAnsi"/>
                <w:sz w:val="22"/>
                <w:szCs w:val="22"/>
              </w:rPr>
            </w:rPrChange>
          </w:rPr>
          <w:t>Per definir</w:t>
        </w:r>
      </w:ins>
      <w:ins w:id="2691" w:author="Utente di Microsoft Office" w:date="2019-05-06T23:00:00Z">
        <w:r w:rsidRPr="00A91C2D">
          <w:rPr>
            <w:sz w:val="20"/>
            <w:szCs w:val="20"/>
            <w:rPrChange w:id="2692" w:author="Utente di Microsoft Office" w:date="2019-05-06T23:02:00Z">
              <w:rPr>
                <w:rFonts w:asciiTheme="minorHAnsi" w:hAnsiTheme="minorHAnsi" w:cstheme="minorHAnsi"/>
                <w:sz w:val="22"/>
                <w:szCs w:val="22"/>
              </w:rPr>
            </w:rPrChange>
          </w:rPr>
          <w:t>l</w:t>
        </w:r>
      </w:ins>
      <w:ins w:id="2693" w:author="Utente di Microsoft Office" w:date="2019-05-06T22:59:00Z">
        <w:r w:rsidRPr="00A91C2D">
          <w:rPr>
            <w:sz w:val="20"/>
            <w:szCs w:val="20"/>
            <w:rPrChange w:id="2694" w:author="Utente di Microsoft Office" w:date="2019-05-06T23:02:00Z">
              <w:rPr>
                <w:rFonts w:asciiTheme="minorHAnsi" w:hAnsiTheme="minorHAnsi" w:cstheme="minorHAnsi"/>
                <w:sz w:val="22"/>
                <w:szCs w:val="22"/>
              </w:rPr>
            </w:rPrChange>
          </w:rPr>
          <w:t xml:space="preserve">e </w:t>
        </w:r>
      </w:ins>
      <w:ins w:id="2695" w:author="Utente di Microsoft Office" w:date="2019-05-06T23:00:00Z">
        <w:r w:rsidRPr="00A91C2D">
          <w:rPr>
            <w:sz w:val="20"/>
            <w:szCs w:val="20"/>
            <w:rPrChange w:id="2696" w:author="Utente di Microsoft Office" w:date="2019-05-06T23:02:00Z">
              <w:rPr>
                <w:rFonts w:asciiTheme="minorHAnsi" w:hAnsiTheme="minorHAnsi" w:cstheme="minorHAnsi"/>
                <w:sz w:val="22"/>
                <w:szCs w:val="22"/>
              </w:rPr>
            </w:rPrChange>
          </w:rPr>
          <w:t>u</w:t>
        </w:r>
      </w:ins>
      <w:ins w:id="2697" w:author="Utente di Microsoft Office" w:date="2019-05-06T22:59:00Z">
        <w:r w:rsidRPr="00A91C2D">
          <w:rPr>
            <w:sz w:val="20"/>
            <w:szCs w:val="20"/>
            <w:rPrChange w:id="2698" w:author="Utente di Microsoft Office" w:date="2019-05-06T23:02:00Z">
              <w:rPr>
                <w:rFonts w:asciiTheme="minorHAnsi" w:hAnsiTheme="minorHAnsi" w:cstheme="minorHAnsi"/>
                <w:sz w:val="22"/>
                <w:szCs w:val="22"/>
              </w:rPr>
            </w:rPrChange>
          </w:rPr>
          <w:t>n ruolo molto importante</w:t>
        </w:r>
      </w:ins>
      <w:ins w:id="2699" w:author="Utente di Microsoft Office" w:date="2019-05-06T23:00:00Z">
        <w:r w:rsidRPr="00A91C2D">
          <w:rPr>
            <w:sz w:val="20"/>
            <w:szCs w:val="20"/>
            <w:rPrChange w:id="2700" w:author="Utente di Microsoft Office" w:date="2019-05-06T23:02:00Z">
              <w:rPr>
                <w:rFonts w:asciiTheme="minorHAnsi" w:hAnsiTheme="minorHAnsi" w:cstheme="minorHAnsi"/>
                <w:sz w:val="22"/>
                <w:szCs w:val="22"/>
              </w:rPr>
            </w:rPrChange>
          </w:rPr>
          <w:t xml:space="preserve"> viene s</w:t>
        </w:r>
      </w:ins>
      <w:ins w:id="2701" w:author="Utente di Microsoft Office" w:date="2019-05-06T23:01:00Z">
        <w:r w:rsidRPr="00A91C2D">
          <w:rPr>
            <w:sz w:val="20"/>
            <w:szCs w:val="20"/>
            <w:rPrChange w:id="2702" w:author="Utente di Microsoft Office" w:date="2019-05-06T23:02:00Z">
              <w:rPr>
                <w:rFonts w:asciiTheme="minorHAnsi" w:hAnsiTheme="minorHAnsi" w:cstheme="minorHAnsi"/>
                <w:sz w:val="22"/>
                <w:szCs w:val="22"/>
              </w:rPr>
            </w:rPrChange>
          </w:rPr>
          <w:t>volto dallo spazio dei nomi. Attraverso il quale possiamo definire un insieme di termini da esso individuato.</w:t>
        </w:r>
      </w:ins>
    </w:p>
    <w:p w14:paraId="1AC2799E" w14:textId="2F664AF7" w:rsidR="00351D1B" w:rsidRPr="005E49A5" w:rsidRDefault="00351D1B">
      <w:pPr>
        <w:pStyle w:val="NormalWeb"/>
        <w:shd w:val="clear" w:color="auto" w:fill="FFFFFF"/>
        <w:ind w:left="708" w:firstLine="1416"/>
        <w:rPr>
          <w:ins w:id="2703" w:author="Utente di Microsoft Office" w:date="2019-05-06T23:08:00Z"/>
          <w:rFonts w:ascii="Courier New" w:hAnsi="Courier New" w:cs="Courier New"/>
          <w:sz w:val="20"/>
          <w:szCs w:val="20"/>
          <w:lang w:val="en-US"/>
          <w:rPrChange w:id="2704" w:author="Utente di Microsoft Office" w:date="2019-05-15T01:09:00Z">
            <w:rPr>
              <w:ins w:id="2705" w:author="Utente di Microsoft Office" w:date="2019-05-06T23:08:00Z"/>
            </w:rPr>
          </w:rPrChange>
        </w:rPr>
        <w:pPrChange w:id="2706" w:author="Utente di Microsoft Office" w:date="2019-05-15T06:38:00Z">
          <w:pPr>
            <w:shd w:val="clear" w:color="auto" w:fill="FFFFFF"/>
            <w:spacing w:before="100" w:beforeAutospacing="1" w:after="100" w:afterAutospacing="1"/>
          </w:pPr>
        </w:pPrChange>
      </w:pPr>
      <w:ins w:id="2707" w:author="Utente di Microsoft Office" w:date="2019-05-06T23:09:00Z">
        <w:r w:rsidRPr="005E49A5">
          <w:rPr>
            <w:rFonts w:ascii="Courier New" w:hAnsi="Courier New" w:cs="Courier New"/>
            <w:sz w:val="20"/>
            <w:szCs w:val="20"/>
            <w:lang w:val="en-US"/>
            <w:rPrChange w:id="2708" w:author="Utente di Microsoft Office" w:date="2019-05-15T01:09:00Z">
              <w:rPr>
                <w:rFonts w:ascii="CourierNew" w:hAnsi="CourierNew"/>
                <w:sz w:val="14"/>
                <w:szCs w:val="14"/>
              </w:rPr>
            </w:rPrChange>
          </w:rPr>
          <w:t>&lt;</w:t>
        </w:r>
        <w:proofErr w:type="spellStart"/>
        <w:r w:rsidRPr="005E49A5">
          <w:rPr>
            <w:rFonts w:ascii="Courier New" w:hAnsi="Courier New" w:cs="Courier New"/>
            <w:sz w:val="20"/>
            <w:szCs w:val="20"/>
            <w:lang w:val="en-US"/>
            <w:rPrChange w:id="2709" w:author="Utente di Microsoft Office" w:date="2019-05-15T01:09:00Z">
              <w:rPr>
                <w:rFonts w:ascii="CourierNew" w:hAnsi="CourierNew"/>
                <w:sz w:val="14"/>
                <w:szCs w:val="14"/>
              </w:rPr>
            </w:rPrChange>
          </w:rPr>
          <w:t>rdf:RDF</w:t>
        </w:r>
        <w:proofErr w:type="spellEnd"/>
        <w:r w:rsidRPr="005E49A5">
          <w:rPr>
            <w:rFonts w:ascii="Courier New" w:hAnsi="Courier New" w:cs="Courier New"/>
            <w:sz w:val="20"/>
            <w:szCs w:val="20"/>
            <w:lang w:val="en-US"/>
            <w:rPrChange w:id="2710" w:author="Utente di Microsoft Office" w:date="2019-05-15T01:09:00Z">
              <w:rPr/>
            </w:rPrChange>
          </w:rPr>
          <w:t xml:space="preserve"> </w:t>
        </w:r>
      </w:ins>
      <w:proofErr w:type="spellStart"/>
      <w:proofErr w:type="gramStart"/>
      <w:ins w:id="2711" w:author="Utente di Microsoft Office" w:date="2019-05-06T23:08:00Z">
        <w:r w:rsidRPr="005E49A5">
          <w:rPr>
            <w:rFonts w:ascii="Courier New" w:hAnsi="Courier New" w:cs="Courier New"/>
            <w:sz w:val="20"/>
            <w:szCs w:val="20"/>
            <w:lang w:val="en-US"/>
            <w:rPrChange w:id="2712" w:author="Utente di Microsoft Office" w:date="2019-05-15T01:09:00Z">
              <w:rPr>
                <w:rFonts w:ascii="CourierNew" w:hAnsi="CourierNew"/>
                <w:sz w:val="14"/>
                <w:szCs w:val="14"/>
              </w:rPr>
            </w:rPrChange>
          </w:rPr>
          <w:t>xmlns:owl</w:t>
        </w:r>
        <w:proofErr w:type="spellEnd"/>
        <w:proofErr w:type="gramEnd"/>
        <w:r w:rsidRPr="005E49A5">
          <w:rPr>
            <w:rFonts w:ascii="Courier New" w:hAnsi="Courier New" w:cs="Courier New"/>
            <w:sz w:val="20"/>
            <w:szCs w:val="20"/>
            <w:lang w:val="en-US"/>
            <w:rPrChange w:id="2713" w:author="Utente di Microsoft Office" w:date="2019-05-15T01:09:00Z">
              <w:rPr>
                <w:rFonts w:ascii="CourierNew" w:hAnsi="CourierNew"/>
                <w:sz w:val="14"/>
                <w:szCs w:val="14"/>
              </w:rPr>
            </w:rPrChange>
          </w:rPr>
          <w:t xml:space="preserve"> ="http://www.w3.org/2002/07/owl#"</w:t>
        </w:r>
        <w:r w:rsidRPr="005E49A5">
          <w:rPr>
            <w:rFonts w:ascii="Courier New" w:hAnsi="Courier New" w:cs="Courier New"/>
            <w:sz w:val="20"/>
            <w:szCs w:val="20"/>
            <w:lang w:val="en-US"/>
            <w:rPrChange w:id="2714" w:author="Utente di Microsoft Office" w:date="2019-05-15T01:09:00Z">
              <w:rPr>
                <w:rFonts w:ascii="CourierNew" w:hAnsi="CourierNew"/>
                <w:sz w:val="14"/>
                <w:szCs w:val="14"/>
              </w:rPr>
            </w:rPrChange>
          </w:rPr>
          <w:br/>
        </w:r>
      </w:ins>
      <w:ins w:id="2715" w:author="Utente di Microsoft Office" w:date="2019-05-15T01:10:00Z">
        <w:r w:rsidR="005E49A5">
          <w:rPr>
            <w:rFonts w:ascii="Courier New" w:hAnsi="Courier New" w:cs="Courier New"/>
            <w:sz w:val="20"/>
            <w:szCs w:val="20"/>
            <w:lang w:val="en-US"/>
          </w:rPr>
          <w:tab/>
        </w:r>
        <w:r w:rsidR="005E49A5">
          <w:rPr>
            <w:rFonts w:ascii="Courier New" w:hAnsi="Courier New" w:cs="Courier New"/>
            <w:sz w:val="20"/>
            <w:szCs w:val="20"/>
            <w:lang w:val="en-US"/>
          </w:rPr>
          <w:tab/>
        </w:r>
        <w:r w:rsidR="005E49A5">
          <w:rPr>
            <w:rFonts w:ascii="Courier New" w:hAnsi="Courier New" w:cs="Courier New"/>
            <w:sz w:val="20"/>
            <w:szCs w:val="20"/>
            <w:lang w:val="en-US"/>
          </w:rPr>
          <w:tab/>
        </w:r>
      </w:ins>
      <w:proofErr w:type="spellStart"/>
      <w:ins w:id="2716" w:author="Utente di Microsoft Office" w:date="2019-05-06T23:08:00Z">
        <w:r w:rsidRPr="005E49A5">
          <w:rPr>
            <w:rFonts w:ascii="Courier New" w:hAnsi="Courier New" w:cs="Courier New"/>
            <w:sz w:val="20"/>
            <w:szCs w:val="20"/>
            <w:lang w:val="en-US"/>
            <w:rPrChange w:id="2717" w:author="Utente di Microsoft Office" w:date="2019-05-15T01:09:00Z">
              <w:rPr>
                <w:rFonts w:ascii="CourierNew" w:hAnsi="CourierNew"/>
                <w:sz w:val="14"/>
                <w:szCs w:val="14"/>
              </w:rPr>
            </w:rPrChange>
          </w:rPr>
          <w:t>xmlns:rdf</w:t>
        </w:r>
        <w:proofErr w:type="spellEnd"/>
        <w:r w:rsidRPr="005E49A5">
          <w:rPr>
            <w:rFonts w:ascii="Courier New" w:hAnsi="Courier New" w:cs="Courier New"/>
            <w:sz w:val="20"/>
            <w:szCs w:val="20"/>
            <w:lang w:val="en-US"/>
            <w:rPrChange w:id="2718" w:author="Utente di Microsoft Office" w:date="2019-05-15T01:09:00Z">
              <w:rPr>
                <w:rFonts w:ascii="CourierNew" w:hAnsi="CourierNew"/>
                <w:sz w:val="14"/>
                <w:szCs w:val="14"/>
              </w:rPr>
            </w:rPrChange>
          </w:rPr>
          <w:t xml:space="preserve"> ="http://www.w3.org/1999/02/22-rdf-syntax-ns#" </w:t>
        </w:r>
      </w:ins>
      <w:ins w:id="2719" w:author="Utente di Microsoft Office" w:date="2019-05-15T01:10:00Z">
        <w:r w:rsidR="005E49A5">
          <w:rPr>
            <w:rFonts w:ascii="Courier New" w:hAnsi="Courier New" w:cs="Courier New"/>
            <w:sz w:val="20"/>
            <w:szCs w:val="20"/>
            <w:lang w:val="en-US"/>
          </w:rPr>
          <w:tab/>
        </w:r>
        <w:r w:rsidR="005E49A5">
          <w:rPr>
            <w:rFonts w:ascii="Courier New" w:hAnsi="Courier New" w:cs="Courier New"/>
            <w:sz w:val="20"/>
            <w:szCs w:val="20"/>
            <w:lang w:val="en-US"/>
          </w:rPr>
          <w:tab/>
        </w:r>
        <w:r w:rsidR="005E49A5">
          <w:rPr>
            <w:rFonts w:ascii="Courier New" w:hAnsi="Courier New" w:cs="Courier New"/>
            <w:sz w:val="20"/>
            <w:szCs w:val="20"/>
            <w:lang w:val="en-US"/>
          </w:rPr>
          <w:tab/>
        </w:r>
      </w:ins>
      <w:proofErr w:type="spellStart"/>
      <w:ins w:id="2720" w:author="Utente di Microsoft Office" w:date="2019-05-06T23:08:00Z">
        <w:r w:rsidRPr="005E49A5">
          <w:rPr>
            <w:rFonts w:ascii="Courier New" w:hAnsi="Courier New" w:cs="Courier New"/>
            <w:sz w:val="20"/>
            <w:szCs w:val="20"/>
            <w:lang w:val="en-US"/>
            <w:rPrChange w:id="2721" w:author="Utente di Microsoft Office" w:date="2019-05-15T01:09:00Z">
              <w:rPr>
                <w:rFonts w:ascii="CourierNew" w:hAnsi="CourierNew"/>
                <w:sz w:val="14"/>
                <w:szCs w:val="14"/>
              </w:rPr>
            </w:rPrChange>
          </w:rPr>
          <w:t>xmlns:rdfs</w:t>
        </w:r>
        <w:proofErr w:type="spellEnd"/>
        <w:r w:rsidRPr="005E49A5">
          <w:rPr>
            <w:rFonts w:ascii="Courier New" w:hAnsi="Courier New" w:cs="Courier New"/>
            <w:sz w:val="20"/>
            <w:szCs w:val="20"/>
            <w:lang w:val="en-US"/>
            <w:rPrChange w:id="2722" w:author="Utente di Microsoft Office" w:date="2019-05-15T01:09:00Z">
              <w:rPr>
                <w:rFonts w:ascii="CourierNew" w:hAnsi="CourierNew"/>
                <w:sz w:val="14"/>
                <w:szCs w:val="14"/>
              </w:rPr>
            </w:rPrChange>
          </w:rPr>
          <w:t>="http://www.w3.org/2000/01/rdf-schema#"</w:t>
        </w:r>
        <w:r w:rsidRPr="005E49A5">
          <w:rPr>
            <w:rFonts w:ascii="Courier New" w:hAnsi="Courier New" w:cs="Courier New"/>
            <w:sz w:val="20"/>
            <w:szCs w:val="20"/>
            <w:lang w:val="en-US"/>
            <w:rPrChange w:id="2723" w:author="Utente di Microsoft Office" w:date="2019-05-15T01:09:00Z">
              <w:rPr>
                <w:rFonts w:ascii="CourierNew" w:hAnsi="CourierNew"/>
                <w:sz w:val="14"/>
                <w:szCs w:val="14"/>
              </w:rPr>
            </w:rPrChange>
          </w:rPr>
          <w:br/>
        </w:r>
      </w:ins>
      <w:ins w:id="2724" w:author="Utente di Microsoft Office" w:date="2019-05-15T01:11:00Z">
        <w:r w:rsidR="005E49A5">
          <w:rPr>
            <w:rFonts w:ascii="Courier New" w:hAnsi="Courier New" w:cs="Courier New"/>
            <w:sz w:val="20"/>
            <w:szCs w:val="20"/>
            <w:lang w:val="en-US"/>
          </w:rPr>
          <w:tab/>
        </w:r>
        <w:r w:rsidR="005E49A5">
          <w:rPr>
            <w:rFonts w:ascii="Courier New" w:hAnsi="Courier New" w:cs="Courier New"/>
            <w:sz w:val="20"/>
            <w:szCs w:val="20"/>
            <w:lang w:val="en-US"/>
          </w:rPr>
          <w:tab/>
        </w:r>
        <w:r w:rsidR="005E49A5">
          <w:rPr>
            <w:rFonts w:ascii="Courier New" w:hAnsi="Courier New" w:cs="Courier New"/>
            <w:sz w:val="20"/>
            <w:szCs w:val="20"/>
            <w:lang w:val="en-US"/>
          </w:rPr>
          <w:tab/>
        </w:r>
      </w:ins>
      <w:proofErr w:type="spellStart"/>
      <w:ins w:id="2725" w:author="Utente di Microsoft Office" w:date="2019-05-06T23:08:00Z">
        <w:r w:rsidRPr="005E49A5">
          <w:rPr>
            <w:rFonts w:ascii="Courier New" w:hAnsi="Courier New" w:cs="Courier New"/>
            <w:sz w:val="20"/>
            <w:szCs w:val="20"/>
            <w:lang w:val="en-US"/>
            <w:rPrChange w:id="2726" w:author="Utente di Microsoft Office" w:date="2019-05-15T01:09:00Z">
              <w:rPr>
                <w:rFonts w:ascii="CourierNew" w:hAnsi="CourierNew"/>
                <w:sz w:val="14"/>
                <w:szCs w:val="14"/>
              </w:rPr>
            </w:rPrChange>
          </w:rPr>
          <w:t>xmlns:xsd</w:t>
        </w:r>
        <w:proofErr w:type="spellEnd"/>
        <w:r w:rsidRPr="005E49A5">
          <w:rPr>
            <w:rFonts w:ascii="Courier New" w:hAnsi="Courier New" w:cs="Courier New"/>
            <w:sz w:val="20"/>
            <w:szCs w:val="20"/>
            <w:lang w:val="en-US"/>
            <w:rPrChange w:id="2727" w:author="Utente di Microsoft Office" w:date="2019-05-15T01:09:00Z">
              <w:rPr>
                <w:rFonts w:ascii="CourierNew" w:hAnsi="CourierNew"/>
                <w:sz w:val="14"/>
                <w:szCs w:val="14"/>
              </w:rPr>
            </w:rPrChange>
          </w:rPr>
          <w:t xml:space="preserve"> ="http://www.w3.org/2001/XMLSchema#"&gt;</w:t>
        </w:r>
      </w:ins>
    </w:p>
    <w:p w14:paraId="48ADF162" w14:textId="73DE3118" w:rsidR="00D20CAE" w:rsidRDefault="003D3A70" w:rsidP="00E51D12">
      <w:pPr>
        <w:pStyle w:val="NormalWeb"/>
        <w:shd w:val="clear" w:color="auto" w:fill="FFFFFF"/>
        <w:jc w:val="both"/>
        <w:rPr>
          <w:ins w:id="2728" w:author="Utente di Microsoft Office" w:date="2019-05-06T23:38:00Z"/>
          <w:sz w:val="20"/>
          <w:szCs w:val="20"/>
        </w:rPr>
      </w:pPr>
      <w:ins w:id="2729" w:author="Utente di Microsoft Office" w:date="2019-05-06T23:10:00Z">
        <w:r w:rsidRPr="003D3A70">
          <w:rPr>
            <w:sz w:val="20"/>
            <w:szCs w:val="20"/>
            <w:rPrChange w:id="2730" w:author="Utente di Microsoft Office" w:date="2019-05-06T23:10:00Z">
              <w:rPr>
                <w:rFonts w:asciiTheme="minorHAnsi" w:hAnsiTheme="minorHAnsi" w:cstheme="minorHAnsi"/>
                <w:sz w:val="22"/>
                <w:szCs w:val="22"/>
                <w:lang w:val="en-US"/>
              </w:rPr>
            </w:rPrChange>
          </w:rPr>
          <w:t>Questa è una definizione base de</w:t>
        </w:r>
        <w:r w:rsidRPr="003D3A70">
          <w:rPr>
            <w:sz w:val="20"/>
            <w:szCs w:val="20"/>
            <w:rPrChange w:id="2731" w:author="Utente di Microsoft Office" w:date="2019-05-06T23:10:00Z">
              <w:rPr>
                <w:rFonts w:asciiTheme="minorHAnsi" w:hAnsiTheme="minorHAnsi" w:cstheme="minorHAnsi"/>
                <w:sz w:val="22"/>
                <w:szCs w:val="22"/>
              </w:rPr>
            </w:rPrChange>
          </w:rPr>
          <w:t>llo spazio dei nomi per un documento OWL.</w:t>
        </w:r>
        <w:r w:rsidR="00E46FF0">
          <w:rPr>
            <w:sz w:val="20"/>
            <w:szCs w:val="20"/>
          </w:rPr>
          <w:t xml:space="preserve"> </w:t>
        </w:r>
      </w:ins>
      <w:ins w:id="2732" w:author="Utente di Microsoft Office" w:date="2019-05-06T23:21:00Z">
        <w:r w:rsidR="002A4BEF">
          <w:rPr>
            <w:sz w:val="20"/>
            <w:szCs w:val="20"/>
          </w:rPr>
          <w:t>Lo</w:t>
        </w:r>
      </w:ins>
      <w:ins w:id="2733" w:author="Utente di Microsoft Office" w:date="2019-05-06T23:22:00Z">
        <w:r w:rsidR="002A4BEF">
          <w:rPr>
            <w:sz w:val="20"/>
            <w:szCs w:val="20"/>
          </w:rPr>
          <w:t xml:space="preserve"> spazio dei nomi viene racchi</w:t>
        </w:r>
      </w:ins>
      <w:ins w:id="2734" w:author="Utente di Microsoft Office" w:date="2019-05-15T06:38:00Z">
        <w:r w:rsidR="00347C0F">
          <w:rPr>
            <w:sz w:val="20"/>
            <w:szCs w:val="20"/>
          </w:rPr>
          <w:t>u</w:t>
        </w:r>
      </w:ins>
      <w:ins w:id="2735" w:author="Utente di Microsoft Office" w:date="2019-05-06T23:22:00Z">
        <w:r w:rsidR="002A4BEF">
          <w:rPr>
            <w:sz w:val="20"/>
            <w:szCs w:val="20"/>
          </w:rPr>
          <w:t xml:space="preserve">so nel </w:t>
        </w:r>
        <w:proofErr w:type="spellStart"/>
        <w:r w:rsidR="002A4BEF">
          <w:rPr>
            <w:sz w:val="20"/>
            <w:szCs w:val="20"/>
          </w:rPr>
          <w:t>tag</w:t>
        </w:r>
        <w:proofErr w:type="spellEnd"/>
        <w:r w:rsidR="002A4BEF">
          <w:rPr>
            <w:sz w:val="20"/>
            <w:szCs w:val="20"/>
          </w:rPr>
          <w:t xml:space="preserve"> </w:t>
        </w:r>
        <w:r w:rsidR="002A4BEF" w:rsidRPr="00D20CAE">
          <w:rPr>
            <w:i/>
            <w:sz w:val="20"/>
            <w:szCs w:val="20"/>
            <w:rPrChange w:id="2736" w:author="Utente di Microsoft Office" w:date="2019-05-06T23:28:00Z">
              <w:rPr>
                <w:sz w:val="20"/>
                <w:szCs w:val="20"/>
              </w:rPr>
            </w:rPrChange>
          </w:rPr>
          <w:t>&lt;</w:t>
        </w:r>
        <w:proofErr w:type="spellStart"/>
        <w:r w:rsidR="002A4BEF" w:rsidRPr="00D20CAE">
          <w:rPr>
            <w:i/>
            <w:sz w:val="20"/>
            <w:szCs w:val="20"/>
            <w:rPrChange w:id="2737" w:author="Utente di Microsoft Office" w:date="2019-05-06T23:28:00Z">
              <w:rPr>
                <w:sz w:val="20"/>
                <w:szCs w:val="20"/>
              </w:rPr>
            </w:rPrChange>
          </w:rPr>
          <w:t>rdf:RDF</w:t>
        </w:r>
        <w:proofErr w:type="spellEnd"/>
        <w:r w:rsidR="002A4BEF">
          <w:rPr>
            <w:sz w:val="20"/>
            <w:szCs w:val="20"/>
          </w:rPr>
          <w:t xml:space="preserve">. </w:t>
        </w:r>
      </w:ins>
      <w:ins w:id="2738" w:author="Utente di Microsoft Office" w:date="2019-05-06T23:21:00Z">
        <w:r w:rsidR="00CF7997">
          <w:rPr>
            <w:sz w:val="20"/>
            <w:szCs w:val="20"/>
          </w:rPr>
          <w:t xml:space="preserve">Come si può vedere viene importato lo spazio dei nomi </w:t>
        </w:r>
        <w:proofErr w:type="spellStart"/>
        <w:r w:rsidR="00CF7997" w:rsidRPr="00D20CAE">
          <w:rPr>
            <w:i/>
            <w:sz w:val="20"/>
            <w:szCs w:val="20"/>
            <w:rPrChange w:id="2739" w:author="Utente di Microsoft Office" w:date="2019-05-06T23:28:00Z">
              <w:rPr>
                <w:sz w:val="20"/>
                <w:szCs w:val="20"/>
              </w:rPr>
            </w:rPrChange>
          </w:rPr>
          <w:t>XMLSchema</w:t>
        </w:r>
      </w:ins>
      <w:proofErr w:type="spellEnd"/>
      <w:ins w:id="2740" w:author="Utente di Microsoft Office" w:date="2019-05-15T06:40:00Z">
        <w:r w:rsidR="00347C0F">
          <w:rPr>
            <w:i/>
            <w:sz w:val="20"/>
            <w:szCs w:val="20"/>
          </w:rPr>
          <w:t xml:space="preserve">, </w:t>
        </w:r>
        <w:r w:rsidR="00347C0F">
          <w:rPr>
            <w:iCs/>
            <w:sz w:val="20"/>
            <w:szCs w:val="20"/>
          </w:rPr>
          <w:t>per poter utilizzare il vocabolario XML Schema</w:t>
        </w:r>
      </w:ins>
      <w:ins w:id="2741" w:author="Utente di Microsoft Office" w:date="2019-05-15T06:42:00Z">
        <w:r w:rsidR="00653BCF">
          <w:rPr>
            <w:iCs/>
            <w:sz w:val="20"/>
            <w:szCs w:val="20"/>
          </w:rPr>
          <w:t xml:space="preserve">. Gli elementi del vocabolario XML Schema sono accessibili tramite il prefisso </w:t>
        </w:r>
        <w:proofErr w:type="spellStart"/>
        <w:proofErr w:type="gramStart"/>
        <w:r w:rsidR="00653BCF" w:rsidRPr="00653BCF">
          <w:rPr>
            <w:i/>
            <w:sz w:val="20"/>
            <w:szCs w:val="20"/>
            <w:rPrChange w:id="2742" w:author="Utente di Microsoft Office" w:date="2019-05-15T06:43:00Z">
              <w:rPr>
                <w:iCs/>
                <w:sz w:val="20"/>
                <w:szCs w:val="20"/>
              </w:rPr>
            </w:rPrChange>
          </w:rPr>
          <w:t>xmls</w:t>
        </w:r>
      </w:ins>
      <w:proofErr w:type="spellEnd"/>
      <w:ins w:id="2743" w:author="Utente di Microsoft Office" w:date="2019-05-15T06:43:00Z">
        <w:r w:rsidR="00653BCF">
          <w:rPr>
            <w:i/>
            <w:sz w:val="20"/>
            <w:szCs w:val="20"/>
          </w:rPr>
          <w:t>:</w:t>
        </w:r>
      </w:ins>
      <w:ins w:id="2744" w:author="Utente di Microsoft Office" w:date="2019-05-15T06:47:00Z">
        <w:r w:rsidR="00875CD4">
          <w:rPr>
            <w:iCs/>
            <w:sz w:val="20"/>
            <w:szCs w:val="20"/>
          </w:rPr>
          <w:t>,</w:t>
        </w:r>
        <w:proofErr w:type="gramEnd"/>
        <w:r w:rsidR="00875CD4">
          <w:rPr>
            <w:iCs/>
            <w:sz w:val="20"/>
            <w:szCs w:val="20"/>
          </w:rPr>
          <w:t xml:space="preserve"> definit</w:t>
        </w:r>
      </w:ins>
      <w:ins w:id="2745" w:author="Utente di Microsoft Office" w:date="2019-05-15T06:48:00Z">
        <w:r w:rsidR="00875CD4">
          <w:rPr>
            <w:iCs/>
            <w:sz w:val="20"/>
            <w:szCs w:val="20"/>
          </w:rPr>
          <w:t xml:space="preserve">i all’indirizzo </w:t>
        </w:r>
        <w:r w:rsidR="00875CD4" w:rsidRPr="003A7233">
          <w:rPr>
            <w:rStyle w:val="Hyperlink"/>
            <w:i/>
            <w:rPrChange w:id="2746" w:author="Utente di Microsoft Office" w:date="2019-05-30T17:42:00Z">
              <w:rPr>
                <w:rFonts w:ascii="Courier New" w:hAnsi="Courier New" w:cs="Courier New"/>
                <w:sz w:val="20"/>
                <w:szCs w:val="20"/>
                <w:lang w:val="en-US"/>
              </w:rPr>
            </w:rPrChange>
          </w:rPr>
          <w:t>http://www.w3.org/2001/XMLSchema#</w:t>
        </w:r>
      </w:ins>
      <w:ins w:id="2747" w:author="Utente di Microsoft Office" w:date="2019-05-15T06:42:00Z">
        <w:r w:rsidR="00653BCF" w:rsidRPr="003A7233">
          <w:rPr>
            <w:rStyle w:val="Hyperlink"/>
            <w:u w:val="none"/>
            <w:rPrChange w:id="2748" w:author="Utente di Microsoft Office" w:date="2019-05-30T17:42:00Z">
              <w:rPr>
                <w:iCs/>
                <w:sz w:val="20"/>
                <w:szCs w:val="20"/>
              </w:rPr>
            </w:rPrChange>
          </w:rPr>
          <w:t>.</w:t>
        </w:r>
      </w:ins>
      <w:ins w:id="2749" w:author="Utente di Microsoft Office" w:date="2019-05-15T06:41:00Z">
        <w:r w:rsidR="00653BCF">
          <w:rPr>
            <w:iCs/>
            <w:sz w:val="20"/>
            <w:szCs w:val="20"/>
          </w:rPr>
          <w:t xml:space="preserve"> </w:t>
        </w:r>
      </w:ins>
      <w:ins w:id="2750" w:author="Utente di Microsoft Office" w:date="2019-05-06T23:25:00Z">
        <w:r w:rsidR="00D20CAE">
          <w:rPr>
            <w:sz w:val="20"/>
            <w:szCs w:val="20"/>
          </w:rPr>
          <w:t xml:space="preserve">Inoltre viene dichiarato lo spazio dei nomi OWL, questo significa </w:t>
        </w:r>
      </w:ins>
      <w:ins w:id="2751" w:author="Utente di Microsoft Office" w:date="2019-05-06T23:26:00Z">
        <w:r w:rsidR="00D20CAE">
          <w:rPr>
            <w:sz w:val="20"/>
            <w:szCs w:val="20"/>
          </w:rPr>
          <w:t xml:space="preserve">che gli elementi che presentano il prefisso </w:t>
        </w:r>
        <w:proofErr w:type="spellStart"/>
        <w:proofErr w:type="gramStart"/>
        <w:r w:rsidR="00D20CAE" w:rsidRPr="00D20CAE">
          <w:rPr>
            <w:i/>
            <w:sz w:val="20"/>
            <w:szCs w:val="20"/>
            <w:rPrChange w:id="2752" w:author="Utente di Microsoft Office" w:date="2019-05-06T23:28:00Z">
              <w:rPr>
                <w:sz w:val="20"/>
                <w:szCs w:val="20"/>
              </w:rPr>
            </w:rPrChange>
          </w:rPr>
          <w:t>owl</w:t>
        </w:r>
      </w:ins>
      <w:proofErr w:type="spellEnd"/>
      <w:ins w:id="2753" w:author="Utente di Microsoft Office" w:date="2019-05-15T06:43:00Z">
        <w:r w:rsidR="00653BCF">
          <w:rPr>
            <w:i/>
            <w:sz w:val="20"/>
            <w:szCs w:val="20"/>
          </w:rPr>
          <w:t>:</w:t>
        </w:r>
      </w:ins>
      <w:ins w:id="2754" w:author="Utente di Microsoft Office" w:date="2019-05-15T06:40:00Z">
        <w:r w:rsidR="004E5A9C">
          <w:rPr>
            <w:i/>
            <w:sz w:val="20"/>
            <w:szCs w:val="20"/>
          </w:rPr>
          <w:t>,</w:t>
        </w:r>
      </w:ins>
      <w:proofErr w:type="gramEnd"/>
      <w:ins w:id="2755" w:author="Utente di Microsoft Office" w:date="2019-05-06T23:26:00Z">
        <w:r w:rsidR="00D20CAE">
          <w:rPr>
            <w:sz w:val="20"/>
            <w:szCs w:val="20"/>
          </w:rPr>
          <w:t xml:space="preserve"> devono e</w:t>
        </w:r>
      </w:ins>
      <w:ins w:id="2756" w:author="Utente di Microsoft Office" w:date="2019-05-06T23:27:00Z">
        <w:r w:rsidR="00D20CAE">
          <w:rPr>
            <w:sz w:val="20"/>
            <w:szCs w:val="20"/>
          </w:rPr>
          <w:t>ssere interpretati partendo dallo spazio dei nomi definito all</w:t>
        </w:r>
      </w:ins>
      <w:ins w:id="2757" w:author="Utente di Microsoft Office" w:date="2019-05-15T06:41:00Z">
        <w:r w:rsidR="00653BCF">
          <w:rPr>
            <w:sz w:val="20"/>
            <w:szCs w:val="20"/>
          </w:rPr>
          <w:t>’</w:t>
        </w:r>
      </w:ins>
      <w:ins w:id="2758" w:author="Utente di Microsoft Office" w:date="2019-05-06T23:27:00Z">
        <w:r w:rsidR="00D20CAE">
          <w:rPr>
            <w:sz w:val="20"/>
            <w:szCs w:val="20"/>
          </w:rPr>
          <w:t xml:space="preserve">indirizzo </w:t>
        </w:r>
      </w:ins>
      <w:ins w:id="2759" w:author="Utente di Microsoft Office" w:date="2019-05-06T23:28:00Z">
        <w:r w:rsidR="00D20CAE">
          <w:rPr>
            <w:i/>
            <w:sz w:val="20"/>
            <w:szCs w:val="20"/>
          </w:rPr>
          <w:fldChar w:fldCharType="begin"/>
        </w:r>
        <w:r w:rsidR="00D20CAE">
          <w:rPr>
            <w:i/>
            <w:sz w:val="20"/>
            <w:szCs w:val="20"/>
          </w:rPr>
          <w:instrText xml:space="preserve"> HYPERLINK "</w:instrText>
        </w:r>
      </w:ins>
      <w:ins w:id="2760" w:author="Utente di Microsoft Office" w:date="2019-05-06T23:27:00Z">
        <w:r w:rsidR="00D20CAE" w:rsidRPr="00D20CAE">
          <w:rPr>
            <w:i/>
            <w:sz w:val="20"/>
            <w:szCs w:val="20"/>
            <w:rPrChange w:id="2761" w:author="Utente di Microsoft Office" w:date="2019-05-06T23:28:00Z">
              <w:rPr>
                <w:rFonts w:ascii="CourierNew" w:hAnsi="CourierNew"/>
                <w:sz w:val="14"/>
                <w:szCs w:val="14"/>
              </w:rPr>
            </w:rPrChange>
          </w:rPr>
          <w:instrText>http://www.w3.org/2002/07/owl#</w:instrText>
        </w:r>
      </w:ins>
      <w:ins w:id="2762" w:author="Utente di Microsoft Office" w:date="2019-05-06T23:28:00Z">
        <w:r w:rsidR="00D20CAE">
          <w:rPr>
            <w:i/>
            <w:sz w:val="20"/>
            <w:szCs w:val="20"/>
          </w:rPr>
          <w:instrText xml:space="preserve">" </w:instrText>
        </w:r>
        <w:r w:rsidR="00D20CAE">
          <w:rPr>
            <w:i/>
            <w:sz w:val="20"/>
            <w:szCs w:val="20"/>
          </w:rPr>
          <w:fldChar w:fldCharType="separate"/>
        </w:r>
      </w:ins>
      <w:ins w:id="2763" w:author="Utente di Microsoft Office" w:date="2019-05-06T23:27:00Z">
        <w:r w:rsidR="00D20CAE" w:rsidRPr="00826BCE">
          <w:rPr>
            <w:rStyle w:val="Hyperlink"/>
            <w:i/>
            <w:sz w:val="20"/>
            <w:szCs w:val="20"/>
            <w:rPrChange w:id="2764" w:author="Utente di Microsoft Office" w:date="2019-05-06T23:28:00Z">
              <w:rPr>
                <w:rFonts w:ascii="CourierNew" w:hAnsi="CourierNew"/>
                <w:sz w:val="14"/>
                <w:szCs w:val="14"/>
              </w:rPr>
            </w:rPrChange>
          </w:rPr>
          <w:t>http://www.w3.org/2002/07/owl#</w:t>
        </w:r>
      </w:ins>
      <w:ins w:id="2765" w:author="Utente di Microsoft Office" w:date="2019-05-06T23:28:00Z">
        <w:r w:rsidR="00D20CAE">
          <w:rPr>
            <w:i/>
            <w:sz w:val="20"/>
            <w:szCs w:val="20"/>
          </w:rPr>
          <w:fldChar w:fldCharType="end"/>
        </w:r>
        <w:r w:rsidR="00D20CAE">
          <w:rPr>
            <w:sz w:val="20"/>
            <w:szCs w:val="20"/>
          </w:rPr>
          <w:t xml:space="preserve">. </w:t>
        </w:r>
      </w:ins>
      <w:ins w:id="2766" w:author="Utente di Microsoft Office" w:date="2019-05-06T23:29:00Z">
        <w:r w:rsidR="00BF4A46">
          <w:rPr>
            <w:sz w:val="20"/>
            <w:szCs w:val="20"/>
          </w:rPr>
          <w:t xml:space="preserve">Viene dichiarato anche lo spazio dei nomi </w:t>
        </w:r>
        <w:proofErr w:type="spellStart"/>
        <w:r w:rsidR="00BF4A46">
          <w:rPr>
            <w:sz w:val="20"/>
            <w:szCs w:val="20"/>
          </w:rPr>
          <w:t>rdf</w:t>
        </w:r>
        <w:proofErr w:type="spellEnd"/>
        <w:r w:rsidR="00BF4A46">
          <w:rPr>
            <w:sz w:val="20"/>
            <w:szCs w:val="20"/>
          </w:rPr>
          <w:t xml:space="preserve">, un discorso analogo quindi </w:t>
        </w:r>
      </w:ins>
      <w:ins w:id="2767" w:author="Utente di Microsoft Office" w:date="2019-05-06T23:30:00Z">
        <w:r w:rsidR="00BF4A46">
          <w:rPr>
            <w:sz w:val="20"/>
            <w:szCs w:val="20"/>
          </w:rPr>
          <w:t xml:space="preserve">può essere fatto </w:t>
        </w:r>
      </w:ins>
      <w:ins w:id="2768" w:author="Utente di Microsoft Office" w:date="2019-05-06T23:31:00Z">
        <w:r w:rsidR="00BF4A46">
          <w:rPr>
            <w:sz w:val="20"/>
            <w:szCs w:val="20"/>
          </w:rPr>
          <w:t xml:space="preserve">per gli elementi che presentano il prefisso </w:t>
        </w:r>
        <w:proofErr w:type="spellStart"/>
        <w:r w:rsidR="00BF4A46" w:rsidRPr="00BF4A46">
          <w:rPr>
            <w:i/>
            <w:sz w:val="20"/>
            <w:szCs w:val="20"/>
            <w:rPrChange w:id="2769" w:author="Utente di Microsoft Office" w:date="2019-05-06T23:31:00Z">
              <w:rPr>
                <w:sz w:val="20"/>
                <w:szCs w:val="20"/>
              </w:rPr>
            </w:rPrChange>
          </w:rPr>
          <w:t>rdf</w:t>
        </w:r>
        <w:proofErr w:type="spellEnd"/>
        <w:r w:rsidR="00BF4A46" w:rsidRPr="00BF4A46">
          <w:rPr>
            <w:i/>
            <w:sz w:val="20"/>
            <w:szCs w:val="20"/>
            <w:rPrChange w:id="2770" w:author="Utente di Microsoft Office" w:date="2019-05-06T23:31:00Z">
              <w:rPr>
                <w:sz w:val="20"/>
                <w:szCs w:val="20"/>
              </w:rPr>
            </w:rPrChange>
          </w:rPr>
          <w:t>:</w:t>
        </w:r>
      </w:ins>
      <w:ins w:id="2771" w:author="Utente di Microsoft Office" w:date="2019-05-06T23:33:00Z">
        <w:r w:rsidR="00E51D12">
          <w:rPr>
            <w:i/>
            <w:sz w:val="20"/>
            <w:szCs w:val="20"/>
          </w:rPr>
          <w:t xml:space="preserve"> </w:t>
        </w:r>
      </w:ins>
      <w:ins w:id="2772" w:author="Utente di Microsoft Office" w:date="2019-05-15T06:45:00Z">
        <w:r w:rsidR="00EB5680">
          <w:rPr>
            <w:iCs/>
            <w:sz w:val="20"/>
            <w:szCs w:val="20"/>
          </w:rPr>
          <w:t>riconosciuti come quelli definiti all</w:t>
        </w:r>
      </w:ins>
      <w:ins w:id="2773" w:author="Utente di Microsoft Office" w:date="2019-05-15T06:46:00Z">
        <w:r w:rsidR="00EB5680">
          <w:rPr>
            <w:iCs/>
            <w:sz w:val="20"/>
            <w:szCs w:val="20"/>
          </w:rPr>
          <w:t xml:space="preserve">’indirizzo </w:t>
        </w:r>
        <w:r w:rsidR="00EB5680">
          <w:rPr>
            <w:i/>
            <w:sz w:val="20"/>
            <w:szCs w:val="20"/>
          </w:rPr>
          <w:fldChar w:fldCharType="begin"/>
        </w:r>
        <w:r w:rsidR="00EB5680">
          <w:rPr>
            <w:i/>
            <w:sz w:val="20"/>
            <w:szCs w:val="20"/>
          </w:rPr>
          <w:instrText xml:space="preserve"> HYPERLINK "</w:instrText>
        </w:r>
      </w:ins>
      <w:ins w:id="2774" w:author="Utente di Microsoft Office" w:date="2019-05-06T23:32:00Z">
        <w:r w:rsidR="00EB5680" w:rsidRPr="00EB5680">
          <w:rPr>
            <w:i/>
            <w:sz w:val="20"/>
            <w:szCs w:val="20"/>
            <w:rPrChange w:id="2775" w:author="Utente di Microsoft Office" w:date="2019-05-15T06:46:00Z">
              <w:rPr>
                <w:rFonts w:ascii="CourierNew" w:hAnsi="CourierNew"/>
                <w:sz w:val="14"/>
                <w:szCs w:val="14"/>
              </w:rPr>
            </w:rPrChange>
          </w:rPr>
          <w:instrText>http://www.w3.org/1999/02/22-rdf-syntax-ns#</w:instrText>
        </w:r>
      </w:ins>
      <w:ins w:id="2776" w:author="Utente di Microsoft Office" w:date="2019-05-15T06:46:00Z">
        <w:r w:rsidR="00EB5680">
          <w:rPr>
            <w:i/>
            <w:sz w:val="20"/>
            <w:szCs w:val="20"/>
          </w:rPr>
          <w:instrText xml:space="preserve">" </w:instrText>
        </w:r>
        <w:r w:rsidR="00EB5680">
          <w:rPr>
            <w:i/>
            <w:sz w:val="20"/>
            <w:szCs w:val="20"/>
          </w:rPr>
          <w:fldChar w:fldCharType="separate"/>
        </w:r>
      </w:ins>
      <w:ins w:id="2777" w:author="Utente di Microsoft Office" w:date="2019-05-06T23:32:00Z">
        <w:r w:rsidR="00EB5680" w:rsidRPr="00623103">
          <w:rPr>
            <w:rStyle w:val="Hyperlink"/>
            <w:i/>
            <w:sz w:val="20"/>
            <w:szCs w:val="20"/>
            <w:rPrChange w:id="2778" w:author="Utente di Microsoft Office" w:date="2019-05-15T06:46:00Z">
              <w:rPr>
                <w:rFonts w:ascii="CourierNew" w:hAnsi="CourierNew"/>
                <w:sz w:val="14"/>
                <w:szCs w:val="14"/>
              </w:rPr>
            </w:rPrChange>
          </w:rPr>
          <w:t>http://www.w3.org/1999/02/22-rdf-syntax-ns#</w:t>
        </w:r>
      </w:ins>
      <w:ins w:id="2779" w:author="Utente di Microsoft Office" w:date="2019-05-15T06:46:00Z">
        <w:r w:rsidR="00EB5680">
          <w:rPr>
            <w:i/>
            <w:sz w:val="20"/>
            <w:szCs w:val="20"/>
          </w:rPr>
          <w:fldChar w:fldCharType="end"/>
        </w:r>
      </w:ins>
      <w:ins w:id="2780" w:author="Utente di Microsoft Office" w:date="2019-05-06T23:32:00Z">
        <w:r w:rsidR="00BF4A46" w:rsidRPr="00BF4A46">
          <w:rPr>
            <w:sz w:val="20"/>
            <w:szCs w:val="20"/>
            <w:rPrChange w:id="2781" w:author="Utente di Microsoft Office" w:date="2019-05-06T23:32:00Z">
              <w:rPr>
                <w:i/>
                <w:sz w:val="20"/>
                <w:szCs w:val="20"/>
              </w:rPr>
            </w:rPrChange>
          </w:rPr>
          <w:t>.</w:t>
        </w:r>
      </w:ins>
      <w:ins w:id="2782" w:author="Utente di Microsoft Office" w:date="2019-05-06T23:34:00Z">
        <w:r w:rsidR="00704EC1">
          <w:rPr>
            <w:sz w:val="20"/>
            <w:szCs w:val="20"/>
          </w:rPr>
          <w:t xml:space="preserve"> </w:t>
        </w:r>
      </w:ins>
      <w:ins w:id="2783" w:author="Utente di Microsoft Office" w:date="2019-05-06T23:35:00Z">
        <w:r w:rsidR="007A5F0B">
          <w:rPr>
            <w:sz w:val="20"/>
            <w:szCs w:val="20"/>
          </w:rPr>
          <w:t>Per quanto riguarda gli el</w:t>
        </w:r>
      </w:ins>
      <w:ins w:id="2784" w:author="Utente di Microsoft Office" w:date="2019-05-06T23:36:00Z">
        <w:r w:rsidR="007A5F0B">
          <w:rPr>
            <w:sz w:val="20"/>
            <w:szCs w:val="20"/>
          </w:rPr>
          <w:t xml:space="preserve">ementi che presentano il prefisso </w:t>
        </w:r>
        <w:proofErr w:type="spellStart"/>
        <w:r w:rsidR="007A5F0B" w:rsidRPr="007A5F0B">
          <w:rPr>
            <w:i/>
            <w:sz w:val="20"/>
            <w:szCs w:val="20"/>
            <w:rPrChange w:id="2785" w:author="Utente di Microsoft Office" w:date="2019-05-06T23:38:00Z">
              <w:rPr>
                <w:sz w:val="20"/>
                <w:szCs w:val="20"/>
              </w:rPr>
            </w:rPrChange>
          </w:rPr>
          <w:t>rdfs</w:t>
        </w:r>
        <w:proofErr w:type="spellEnd"/>
        <w:r w:rsidR="007A5F0B" w:rsidRPr="007A5F0B">
          <w:rPr>
            <w:i/>
            <w:sz w:val="20"/>
            <w:szCs w:val="20"/>
            <w:rPrChange w:id="2786" w:author="Utente di Microsoft Office" w:date="2019-05-06T23:38:00Z">
              <w:rPr>
                <w:sz w:val="20"/>
                <w:szCs w:val="20"/>
              </w:rPr>
            </w:rPrChange>
          </w:rPr>
          <w:t>:</w:t>
        </w:r>
      </w:ins>
      <w:ins w:id="2787" w:author="Utente di Microsoft Office" w:date="2019-05-15T06:43:00Z">
        <w:r w:rsidR="00653BCF">
          <w:rPr>
            <w:sz w:val="20"/>
            <w:szCs w:val="20"/>
          </w:rPr>
          <w:t xml:space="preserve"> </w:t>
        </w:r>
      </w:ins>
      <w:ins w:id="2788" w:author="Utente di Microsoft Office" w:date="2019-05-06T23:36:00Z">
        <w:r w:rsidR="007A5F0B">
          <w:rPr>
            <w:sz w:val="20"/>
            <w:szCs w:val="20"/>
          </w:rPr>
          <w:t xml:space="preserve">essi </w:t>
        </w:r>
      </w:ins>
      <w:ins w:id="2789" w:author="Utente di Microsoft Office" w:date="2019-05-06T23:37:00Z">
        <w:r w:rsidR="007A5F0B">
          <w:rPr>
            <w:sz w:val="20"/>
            <w:szCs w:val="20"/>
          </w:rPr>
          <w:t xml:space="preserve">individuano oggetti che derivano dallo spazio dei nomi </w:t>
        </w:r>
        <w:proofErr w:type="spellStart"/>
        <w:r w:rsidR="007A5F0B" w:rsidRPr="007A5F0B">
          <w:rPr>
            <w:i/>
            <w:sz w:val="20"/>
            <w:szCs w:val="20"/>
            <w:rPrChange w:id="2790" w:author="Utente di Microsoft Office" w:date="2019-05-06T23:38:00Z">
              <w:rPr>
                <w:sz w:val="20"/>
                <w:szCs w:val="20"/>
              </w:rPr>
            </w:rPrChange>
          </w:rPr>
          <w:t>rdf</w:t>
        </w:r>
        <w:proofErr w:type="spellEnd"/>
        <w:r w:rsidR="007A5F0B" w:rsidRPr="007A5F0B">
          <w:rPr>
            <w:i/>
            <w:sz w:val="20"/>
            <w:szCs w:val="20"/>
            <w:rPrChange w:id="2791" w:author="Utente di Microsoft Office" w:date="2019-05-06T23:38:00Z">
              <w:rPr>
                <w:sz w:val="20"/>
                <w:szCs w:val="20"/>
              </w:rPr>
            </w:rPrChange>
          </w:rPr>
          <w:t>-schema</w:t>
        </w:r>
      </w:ins>
      <w:ins w:id="2792" w:author="Utente di Microsoft Office" w:date="2019-05-06T23:38:00Z">
        <w:r w:rsidR="007A5F0B">
          <w:rPr>
            <w:sz w:val="20"/>
            <w:szCs w:val="20"/>
          </w:rPr>
          <w:t>.</w:t>
        </w:r>
      </w:ins>
    </w:p>
    <w:p w14:paraId="006E3AE1" w14:textId="663A0CB2" w:rsidR="00D84FD1" w:rsidRDefault="008005C9" w:rsidP="00E51D12">
      <w:pPr>
        <w:pStyle w:val="NormalWeb"/>
        <w:shd w:val="clear" w:color="auto" w:fill="FFFFFF"/>
        <w:jc w:val="both"/>
        <w:rPr>
          <w:ins w:id="2793" w:author="Utente di Microsoft Office" w:date="2019-05-14T23:57:00Z"/>
          <w:sz w:val="20"/>
          <w:szCs w:val="20"/>
        </w:rPr>
      </w:pPr>
      <w:ins w:id="2794" w:author="Utente di Microsoft Office" w:date="2019-05-06T23:39:00Z">
        <w:r>
          <w:rPr>
            <w:sz w:val="20"/>
            <w:szCs w:val="20"/>
          </w:rPr>
          <w:t xml:space="preserve">Stessa cosa può essere fatta per poter utilizzare </w:t>
        </w:r>
      </w:ins>
      <w:ins w:id="2795" w:author="Utente di Microsoft Office" w:date="2019-05-06T23:40:00Z">
        <w:r>
          <w:rPr>
            <w:sz w:val="20"/>
            <w:szCs w:val="20"/>
          </w:rPr>
          <w:t>lo spazio dei nomi definito da altre ontologie.</w:t>
        </w:r>
      </w:ins>
    </w:p>
    <w:p w14:paraId="5C05ED5E" w14:textId="11FDE7A1" w:rsidR="001803F6" w:rsidRDefault="001803F6" w:rsidP="00E51D12">
      <w:pPr>
        <w:pStyle w:val="NormalWeb"/>
        <w:shd w:val="clear" w:color="auto" w:fill="FFFFFF"/>
        <w:jc w:val="both"/>
        <w:rPr>
          <w:ins w:id="2796" w:author="Utente di Microsoft Office" w:date="2019-05-07T00:12:00Z"/>
          <w:sz w:val="20"/>
          <w:szCs w:val="20"/>
        </w:rPr>
      </w:pPr>
      <w:ins w:id="2797" w:author="Utente di Microsoft Office" w:date="2019-05-14T23:57:00Z">
        <w:r>
          <w:rPr>
            <w:sz w:val="20"/>
            <w:szCs w:val="20"/>
          </w:rPr>
          <w:t>La maggior parte di una ontol</w:t>
        </w:r>
      </w:ins>
      <w:ins w:id="2798" w:author="Utente di Microsoft Office" w:date="2019-05-14T23:58:00Z">
        <w:r>
          <w:rPr>
            <w:sz w:val="20"/>
            <w:szCs w:val="20"/>
          </w:rPr>
          <w:t>ogia OWL è composta da classi proprietà, istanze di classi e le relazioni tra quest</w:t>
        </w:r>
      </w:ins>
      <w:ins w:id="2799" w:author="Utente di Microsoft Office" w:date="2019-05-14T23:59:00Z">
        <w:r>
          <w:rPr>
            <w:sz w:val="20"/>
            <w:szCs w:val="20"/>
          </w:rPr>
          <w:t>e istanze.</w:t>
        </w:r>
      </w:ins>
      <w:ins w:id="2800" w:author="Utente di Microsoft Office" w:date="2019-05-15T00:23:00Z">
        <w:r w:rsidR="002A59DB">
          <w:rPr>
            <w:sz w:val="20"/>
            <w:szCs w:val="20"/>
          </w:rPr>
          <w:t xml:space="preserve"> La strutt</w:t>
        </w:r>
      </w:ins>
      <w:ins w:id="2801" w:author="Utente di Microsoft Office" w:date="2019-05-15T06:50:00Z">
        <w:r w:rsidR="005E3612">
          <w:rPr>
            <w:sz w:val="20"/>
            <w:szCs w:val="20"/>
          </w:rPr>
          <w:t>u</w:t>
        </w:r>
      </w:ins>
      <w:ins w:id="2802" w:author="Utente di Microsoft Office" w:date="2019-05-15T00:23:00Z">
        <w:r w:rsidR="002A59DB">
          <w:rPr>
            <w:sz w:val="20"/>
            <w:szCs w:val="20"/>
          </w:rPr>
          <w:t>ra di una ontologia OWL è un alb</w:t>
        </w:r>
      </w:ins>
      <w:ins w:id="2803" w:author="Utente di Microsoft Office" w:date="2019-05-15T00:24:00Z">
        <w:r w:rsidR="002A59DB">
          <w:rPr>
            <w:sz w:val="20"/>
            <w:szCs w:val="20"/>
          </w:rPr>
          <w:t>ero formato dalle classi e le proprietà, ogni clas</w:t>
        </w:r>
      </w:ins>
      <w:ins w:id="2804" w:author="Utente di Microsoft Office" w:date="2019-05-15T00:25:00Z">
        <w:r w:rsidR="002A59DB">
          <w:rPr>
            <w:sz w:val="20"/>
            <w:szCs w:val="20"/>
          </w:rPr>
          <w:t xml:space="preserve">se dell’albero eredita dalla classe </w:t>
        </w:r>
        <w:proofErr w:type="spellStart"/>
        <w:proofErr w:type="gramStart"/>
        <w:r w:rsidR="002A59DB" w:rsidRPr="002A59DB">
          <w:rPr>
            <w:rFonts w:ascii="Courier New" w:hAnsi="Courier New" w:cs="Courier New"/>
            <w:sz w:val="20"/>
            <w:szCs w:val="20"/>
            <w:rPrChange w:id="2805" w:author="Utente di Microsoft Office" w:date="2019-05-15T00:28:00Z">
              <w:rPr>
                <w:sz w:val="20"/>
                <w:szCs w:val="20"/>
              </w:rPr>
            </w:rPrChange>
          </w:rPr>
          <w:t>owl:Thing</w:t>
        </w:r>
      </w:ins>
      <w:proofErr w:type="spellEnd"/>
      <w:proofErr w:type="gramEnd"/>
      <w:ins w:id="2806" w:author="Utente di Microsoft Office" w:date="2019-05-15T00:26:00Z">
        <w:r w:rsidR="002A59DB">
          <w:rPr>
            <w:sz w:val="20"/>
            <w:szCs w:val="20"/>
          </w:rPr>
          <w:t xml:space="preserve">. OWL permette anche la definizione della classe vuota </w:t>
        </w:r>
      </w:ins>
      <w:proofErr w:type="spellStart"/>
      <w:proofErr w:type="gramStart"/>
      <w:ins w:id="2807" w:author="Utente di Microsoft Office" w:date="2019-05-15T00:27:00Z">
        <w:r w:rsidR="002A59DB" w:rsidRPr="001E34F3">
          <w:rPr>
            <w:rFonts w:ascii="Courier New" w:hAnsi="Courier New" w:cs="Courier New"/>
            <w:sz w:val="20"/>
            <w:szCs w:val="20"/>
            <w:rPrChange w:id="2808" w:author="Utente di Microsoft Office" w:date="2019-05-15T00:29:00Z">
              <w:rPr>
                <w:sz w:val="20"/>
                <w:szCs w:val="20"/>
              </w:rPr>
            </w:rPrChange>
          </w:rPr>
          <w:t>owl:Nothing</w:t>
        </w:r>
      </w:ins>
      <w:proofErr w:type="spellEnd"/>
      <w:proofErr w:type="gramEnd"/>
      <w:ins w:id="2809" w:author="Utente di Microsoft Office" w:date="2019-05-15T00:28:00Z">
        <w:r w:rsidR="002A59DB" w:rsidRPr="001E34F3">
          <w:rPr>
            <w:sz w:val="20"/>
            <w:szCs w:val="20"/>
            <w:rPrChange w:id="2810" w:author="Utente di Microsoft Office" w:date="2019-05-15T00:28:00Z">
              <w:rPr>
                <w:rFonts w:ascii="Courier" w:hAnsi="Courier"/>
                <w:sz w:val="20"/>
                <w:szCs w:val="20"/>
              </w:rPr>
            </w:rPrChange>
          </w:rPr>
          <w:t>.</w:t>
        </w:r>
        <w:r w:rsidR="001E34F3">
          <w:rPr>
            <w:sz w:val="20"/>
            <w:szCs w:val="20"/>
          </w:rPr>
          <w:t xml:space="preserve"> </w:t>
        </w:r>
      </w:ins>
      <w:ins w:id="2811" w:author="Utente di Microsoft Office" w:date="2019-05-15T00:30:00Z">
        <w:r w:rsidR="00F63244">
          <w:rPr>
            <w:sz w:val="20"/>
            <w:szCs w:val="20"/>
          </w:rPr>
          <w:t>Un esempio di dichiarazione di una classe in OWL</w:t>
        </w:r>
      </w:ins>
      <w:ins w:id="2812" w:author="Utente di Microsoft Office" w:date="2019-05-15T00:31:00Z">
        <w:r w:rsidR="00F63244">
          <w:rPr>
            <w:sz w:val="20"/>
            <w:szCs w:val="20"/>
          </w:rPr>
          <w:t xml:space="preserve"> è:</w:t>
        </w:r>
      </w:ins>
    </w:p>
    <w:p w14:paraId="32BAC751" w14:textId="474E2849" w:rsidR="00F63244" w:rsidRPr="00F63244" w:rsidRDefault="00F63244">
      <w:pPr>
        <w:pStyle w:val="NormalWeb"/>
        <w:shd w:val="clear" w:color="auto" w:fill="FFFFFF"/>
        <w:jc w:val="center"/>
        <w:rPr>
          <w:ins w:id="2813" w:author="Utente di Microsoft Office" w:date="2019-05-15T00:30:00Z"/>
          <w:rFonts w:ascii="Courier New" w:hAnsi="Courier New" w:cs="Courier New"/>
          <w:sz w:val="20"/>
          <w:szCs w:val="20"/>
          <w:lang w:val="en-US"/>
          <w:rPrChange w:id="2814" w:author="Utente di Microsoft Office" w:date="2019-05-15T00:30:00Z">
            <w:rPr>
              <w:ins w:id="2815" w:author="Utente di Microsoft Office" w:date="2019-05-15T00:30:00Z"/>
            </w:rPr>
          </w:rPrChange>
        </w:rPr>
        <w:pPrChange w:id="2816" w:author="Utente di Microsoft Office" w:date="2019-05-15T00:30:00Z">
          <w:pPr>
            <w:spacing w:before="100" w:beforeAutospacing="1" w:after="100" w:afterAutospacing="1"/>
          </w:pPr>
        </w:pPrChange>
      </w:pPr>
      <w:ins w:id="2817" w:author="Utente di Microsoft Office" w:date="2019-05-15T00:30:00Z">
        <w:r w:rsidRPr="00F63244">
          <w:rPr>
            <w:rFonts w:ascii="Courier New" w:hAnsi="Courier New" w:cs="Courier New"/>
            <w:sz w:val="20"/>
            <w:szCs w:val="20"/>
            <w:lang w:val="en-US"/>
            <w:rPrChange w:id="2818" w:author="Utente di Microsoft Office" w:date="2019-05-15T00:30:00Z">
              <w:rPr>
                <w:rFonts w:ascii="CourierNew" w:hAnsi="CourierNew"/>
                <w:sz w:val="14"/>
                <w:szCs w:val="14"/>
              </w:rPr>
            </w:rPrChange>
          </w:rPr>
          <w:t>&lt;</w:t>
        </w:r>
        <w:proofErr w:type="spellStart"/>
        <w:proofErr w:type="gramStart"/>
        <w:r w:rsidRPr="00F63244">
          <w:rPr>
            <w:rFonts w:ascii="Courier New" w:hAnsi="Courier New" w:cs="Courier New"/>
            <w:sz w:val="20"/>
            <w:szCs w:val="20"/>
            <w:lang w:val="en-US"/>
            <w:rPrChange w:id="2819" w:author="Utente di Microsoft Office" w:date="2019-05-15T00:30:00Z">
              <w:rPr>
                <w:rFonts w:ascii="CourierNew" w:hAnsi="CourierNew"/>
                <w:sz w:val="14"/>
                <w:szCs w:val="14"/>
              </w:rPr>
            </w:rPrChange>
          </w:rPr>
          <w:t>owl:Class</w:t>
        </w:r>
        <w:proofErr w:type="spellEnd"/>
        <w:proofErr w:type="gramEnd"/>
        <w:r w:rsidRPr="00F63244">
          <w:rPr>
            <w:rFonts w:ascii="Courier New" w:hAnsi="Courier New" w:cs="Courier New"/>
            <w:sz w:val="20"/>
            <w:szCs w:val="20"/>
            <w:lang w:val="en-US"/>
            <w:rPrChange w:id="2820" w:author="Utente di Microsoft Office" w:date="2019-05-15T00:30:00Z">
              <w:rPr>
                <w:rFonts w:ascii="CourierNew" w:hAnsi="CourierNew"/>
                <w:sz w:val="14"/>
                <w:szCs w:val="14"/>
              </w:rPr>
            </w:rPrChange>
          </w:rPr>
          <w:t xml:space="preserve"> </w:t>
        </w:r>
        <w:proofErr w:type="spellStart"/>
        <w:r w:rsidRPr="00F63244">
          <w:rPr>
            <w:rFonts w:ascii="Courier New" w:hAnsi="Courier New" w:cs="Courier New"/>
            <w:sz w:val="20"/>
            <w:szCs w:val="20"/>
            <w:lang w:val="en-US"/>
            <w:rPrChange w:id="2821" w:author="Utente di Microsoft Office" w:date="2019-05-15T00:30:00Z">
              <w:rPr>
                <w:rFonts w:ascii="CourierNew" w:hAnsi="CourierNew"/>
                <w:sz w:val="14"/>
                <w:szCs w:val="14"/>
              </w:rPr>
            </w:rPrChange>
          </w:rPr>
          <w:t>rdf:ID</w:t>
        </w:r>
        <w:proofErr w:type="spellEnd"/>
        <w:r w:rsidRPr="00F63244">
          <w:rPr>
            <w:rFonts w:ascii="Courier New" w:hAnsi="Courier New" w:cs="Courier New"/>
            <w:sz w:val="20"/>
            <w:szCs w:val="20"/>
            <w:lang w:val="en-US"/>
            <w:rPrChange w:id="2822" w:author="Utente di Microsoft Office" w:date="2019-05-15T00:30:00Z">
              <w:rPr>
                <w:rFonts w:ascii="CourierNew" w:hAnsi="CourierNew"/>
                <w:sz w:val="14"/>
                <w:szCs w:val="14"/>
              </w:rPr>
            </w:rPrChange>
          </w:rPr>
          <w:t>="</w:t>
        </w:r>
        <w:r w:rsidRPr="00F63244">
          <w:rPr>
            <w:rFonts w:ascii="Courier New" w:hAnsi="Courier New" w:cs="Courier New"/>
            <w:sz w:val="20"/>
            <w:szCs w:val="20"/>
            <w:lang w:val="en-US"/>
            <w:rPrChange w:id="2823" w:author="Utente di Microsoft Office" w:date="2019-05-15T00:30:00Z">
              <w:rPr>
                <w:rFonts w:ascii="Courier New" w:hAnsi="Courier New" w:cs="Courier New"/>
                <w:sz w:val="20"/>
                <w:szCs w:val="20"/>
              </w:rPr>
            </w:rPrChange>
          </w:rPr>
          <w:t>Book</w:t>
        </w:r>
        <w:r w:rsidRPr="00F63244">
          <w:rPr>
            <w:rFonts w:ascii="Courier New" w:hAnsi="Courier New" w:cs="Courier New"/>
            <w:sz w:val="20"/>
            <w:szCs w:val="20"/>
            <w:lang w:val="en-US"/>
            <w:rPrChange w:id="2824" w:author="Utente di Microsoft Office" w:date="2019-05-15T00:30:00Z">
              <w:rPr>
                <w:rFonts w:ascii="CourierNew" w:hAnsi="CourierNew"/>
                <w:sz w:val="14"/>
                <w:szCs w:val="14"/>
              </w:rPr>
            </w:rPrChange>
          </w:rPr>
          <w:t>"/&gt;</w:t>
        </w:r>
      </w:ins>
    </w:p>
    <w:p w14:paraId="1F72FB96" w14:textId="3DED600E" w:rsidR="00991DDF" w:rsidRDefault="00991DDF" w:rsidP="00991DDF">
      <w:pPr>
        <w:pStyle w:val="NormalWeb"/>
        <w:shd w:val="clear" w:color="auto" w:fill="FFFFFF"/>
        <w:jc w:val="both"/>
        <w:rPr>
          <w:ins w:id="2825" w:author="Utente di Microsoft Office" w:date="2019-05-15T00:40:00Z"/>
          <w:sz w:val="20"/>
          <w:szCs w:val="20"/>
        </w:rPr>
      </w:pPr>
      <w:ins w:id="2826" w:author="Utente di Microsoft Office" w:date="2019-05-15T00:36:00Z">
        <w:r w:rsidRPr="00991DDF">
          <w:rPr>
            <w:sz w:val="20"/>
            <w:szCs w:val="20"/>
            <w:rPrChange w:id="2827" w:author="Utente di Microsoft Office" w:date="2019-05-15T00:36:00Z">
              <w:rPr>
                <w:lang w:val="en-US"/>
              </w:rPr>
            </w:rPrChange>
          </w:rPr>
          <w:t xml:space="preserve">All’interno dell’ontologia che stiamo scrivendo </w:t>
        </w:r>
        <w:r>
          <w:rPr>
            <w:sz w:val="20"/>
            <w:szCs w:val="20"/>
          </w:rPr>
          <w:t>possiamo riferirci</w:t>
        </w:r>
      </w:ins>
      <w:ins w:id="2828" w:author="Utente di Microsoft Office" w:date="2019-05-15T00:37:00Z">
        <w:r>
          <w:rPr>
            <w:sz w:val="20"/>
            <w:szCs w:val="20"/>
          </w:rPr>
          <w:t xml:space="preserve"> direttamente con </w:t>
        </w:r>
        <w:r w:rsidRPr="00991DDF">
          <w:rPr>
            <w:rFonts w:ascii="Courier New" w:hAnsi="Courier New" w:cs="Courier New"/>
            <w:sz w:val="20"/>
            <w:szCs w:val="20"/>
            <w:rPrChange w:id="2829" w:author="Utente di Microsoft Office" w:date="2019-05-15T00:37:00Z">
              <w:rPr>
                <w:sz w:val="20"/>
                <w:szCs w:val="20"/>
              </w:rPr>
            </w:rPrChange>
          </w:rPr>
          <w:t>#</w:t>
        </w:r>
        <w:r w:rsidRPr="00991DDF">
          <w:rPr>
            <w:rFonts w:ascii="Courier New" w:hAnsi="Courier New" w:cs="Courier New"/>
            <w:sz w:val="20"/>
            <w:szCs w:val="20"/>
            <w:rPrChange w:id="2830" w:author="Utente di Microsoft Office" w:date="2019-05-15T00:37:00Z">
              <w:rPr>
                <w:rFonts w:ascii="Courier New" w:hAnsi="Courier New" w:cs="Courier New"/>
                <w:sz w:val="20"/>
                <w:szCs w:val="20"/>
                <w:lang w:val="en-US"/>
              </w:rPr>
            </w:rPrChange>
          </w:rPr>
          <w:t>Book</w:t>
        </w:r>
      </w:ins>
      <w:ins w:id="2831" w:author="Utente di Microsoft Office" w:date="2019-05-15T00:38:00Z">
        <w:r>
          <w:rPr>
            <w:rFonts w:ascii="Courier New" w:hAnsi="Courier New" w:cs="Courier New"/>
            <w:sz w:val="20"/>
            <w:szCs w:val="20"/>
          </w:rPr>
          <w:t xml:space="preserve"> </w:t>
        </w:r>
        <w:r w:rsidRPr="00991DDF">
          <w:rPr>
            <w:sz w:val="20"/>
            <w:szCs w:val="20"/>
            <w:rPrChange w:id="2832" w:author="Utente di Microsoft Office" w:date="2019-05-15T00:38:00Z">
              <w:rPr>
                <w:rFonts w:ascii="Courier New" w:hAnsi="Courier New" w:cs="Courier New"/>
                <w:sz w:val="20"/>
                <w:szCs w:val="20"/>
              </w:rPr>
            </w:rPrChange>
          </w:rPr>
          <w:t>ad esempio</w:t>
        </w:r>
      </w:ins>
      <w:ins w:id="2833" w:author="Utente di Microsoft Office" w:date="2019-05-15T00:39:00Z">
        <w:r>
          <w:rPr>
            <w:rFonts w:ascii="Courier New" w:hAnsi="Courier New" w:cs="Courier New"/>
            <w:sz w:val="20"/>
            <w:szCs w:val="20"/>
          </w:rPr>
          <w:t xml:space="preserve"> </w:t>
        </w:r>
      </w:ins>
      <w:proofErr w:type="spellStart"/>
      <w:ins w:id="2834" w:author="Utente di Microsoft Office" w:date="2019-05-15T00:38:00Z">
        <w:r w:rsidRPr="00991DDF">
          <w:rPr>
            <w:rFonts w:ascii="Courier New" w:hAnsi="Courier New" w:cs="Courier New"/>
            <w:sz w:val="20"/>
            <w:szCs w:val="20"/>
            <w:rPrChange w:id="2835" w:author="Utente di Microsoft Office" w:date="2019-05-15T00:38:00Z">
              <w:rPr>
                <w:rFonts w:ascii="CourierNew" w:hAnsi="CourierNew"/>
                <w:sz w:val="14"/>
                <w:szCs w:val="14"/>
              </w:rPr>
            </w:rPrChange>
          </w:rPr>
          <w:t>rdf:resource</w:t>
        </w:r>
        <w:proofErr w:type="spellEnd"/>
        <w:r w:rsidRPr="00991DDF">
          <w:rPr>
            <w:rFonts w:ascii="Courier New" w:hAnsi="Courier New" w:cs="Courier New"/>
            <w:sz w:val="20"/>
            <w:szCs w:val="20"/>
            <w:rPrChange w:id="2836" w:author="Utente di Microsoft Office" w:date="2019-05-15T00:38:00Z">
              <w:rPr>
                <w:rFonts w:ascii="CourierNew" w:hAnsi="CourierNew"/>
                <w:sz w:val="14"/>
                <w:szCs w:val="14"/>
              </w:rPr>
            </w:rPrChange>
          </w:rPr>
          <w:t>="#</w:t>
        </w:r>
      </w:ins>
      <w:ins w:id="2837" w:author="Utente di Microsoft Office" w:date="2019-05-15T06:51:00Z">
        <w:r w:rsidR="005E3612" w:rsidRPr="005E3612">
          <w:rPr>
            <w:rFonts w:ascii="Courier New" w:hAnsi="Courier New" w:cs="Courier New"/>
            <w:sz w:val="20"/>
            <w:szCs w:val="20"/>
            <w:rPrChange w:id="2838" w:author="Utente di Microsoft Office" w:date="2019-05-15T06:51:00Z">
              <w:rPr>
                <w:rFonts w:ascii="Courier New" w:hAnsi="Courier New" w:cs="Courier New"/>
                <w:sz w:val="20"/>
                <w:szCs w:val="20"/>
                <w:lang w:val="en-US"/>
              </w:rPr>
            </w:rPrChange>
          </w:rPr>
          <w:t>Book</w:t>
        </w:r>
      </w:ins>
      <w:ins w:id="2839" w:author="Utente di Microsoft Office" w:date="2019-05-15T00:38:00Z">
        <w:r w:rsidRPr="00991DDF">
          <w:rPr>
            <w:rFonts w:ascii="Courier New" w:hAnsi="Courier New" w:cs="Courier New"/>
            <w:sz w:val="20"/>
            <w:szCs w:val="20"/>
            <w:rPrChange w:id="2840" w:author="Utente di Microsoft Office" w:date="2019-05-15T00:38:00Z">
              <w:rPr>
                <w:rFonts w:ascii="CourierNew" w:hAnsi="CourierNew"/>
                <w:sz w:val="14"/>
                <w:szCs w:val="14"/>
              </w:rPr>
            </w:rPrChange>
          </w:rPr>
          <w:t>"</w:t>
        </w:r>
        <w:r w:rsidRPr="00991DDF">
          <w:rPr>
            <w:rFonts w:ascii="CourierNew" w:hAnsi="CourierNew"/>
            <w:sz w:val="14"/>
            <w:szCs w:val="14"/>
          </w:rPr>
          <w:t xml:space="preserve"> </w:t>
        </w:r>
      </w:ins>
      <w:ins w:id="2841" w:author="Utente di Microsoft Office" w:date="2019-05-15T00:39:00Z">
        <w:r w:rsidRPr="00991DDF">
          <w:rPr>
            <w:sz w:val="20"/>
            <w:szCs w:val="20"/>
            <w:rPrChange w:id="2842" w:author="Utente di Microsoft Office" w:date="2019-05-15T00:40:00Z">
              <w:rPr>
                <w:rFonts w:ascii="CourierNew" w:hAnsi="CourierNew"/>
                <w:sz w:val="14"/>
                <w:szCs w:val="14"/>
              </w:rPr>
            </w:rPrChange>
          </w:rPr>
          <w:t xml:space="preserve">mentre in altre ontologie dobbiamo riferirci </w:t>
        </w:r>
      </w:ins>
      <w:ins w:id="2843" w:author="Utente di Microsoft Office" w:date="2019-05-15T00:40:00Z">
        <w:r w:rsidRPr="00991DDF">
          <w:rPr>
            <w:sz w:val="20"/>
            <w:szCs w:val="20"/>
            <w:rPrChange w:id="2844" w:author="Utente di Microsoft Office" w:date="2019-05-15T00:40:00Z">
              <w:rPr>
                <w:rFonts w:ascii="CourierNew" w:hAnsi="CourierNew"/>
                <w:sz w:val="14"/>
                <w:szCs w:val="14"/>
              </w:rPr>
            </w:rPrChange>
          </w:rPr>
          <w:t>con il nome completo</w:t>
        </w:r>
      </w:ins>
      <w:ins w:id="2845" w:author="Utente di Microsoft Office" w:date="2019-05-15T00:43:00Z">
        <w:r w:rsidR="00AB3D92">
          <w:rPr>
            <w:sz w:val="20"/>
            <w:szCs w:val="20"/>
          </w:rPr>
          <w:t>, ad esempio</w:t>
        </w:r>
      </w:ins>
      <w:ins w:id="2846" w:author="Utente di Microsoft Office" w:date="2019-05-15T00:40:00Z">
        <w:r w:rsidRPr="00991DDF">
          <w:rPr>
            <w:sz w:val="20"/>
            <w:szCs w:val="20"/>
            <w:rPrChange w:id="2847" w:author="Utente di Microsoft Office" w:date="2019-05-15T00:40:00Z">
              <w:rPr>
                <w:rFonts w:ascii="CourierNew" w:hAnsi="CourierNew"/>
                <w:sz w:val="14"/>
                <w:szCs w:val="14"/>
              </w:rPr>
            </w:rPrChange>
          </w:rPr>
          <w:t>:</w:t>
        </w:r>
      </w:ins>
    </w:p>
    <w:p w14:paraId="3E262821" w14:textId="5DE1EFB3" w:rsidR="00991DDF" w:rsidRPr="00991DDF" w:rsidRDefault="00991DDF">
      <w:pPr>
        <w:pStyle w:val="NormalWeb"/>
        <w:shd w:val="clear" w:color="auto" w:fill="FFFFFF"/>
        <w:jc w:val="center"/>
        <w:rPr>
          <w:ins w:id="2848" w:author="Utente di Microsoft Office" w:date="2019-05-15T00:40:00Z"/>
          <w:rFonts w:ascii="Courier New" w:hAnsi="Courier New" w:cs="Courier New"/>
          <w:sz w:val="20"/>
          <w:szCs w:val="20"/>
          <w:rPrChange w:id="2849" w:author="Utente di Microsoft Office" w:date="2019-05-15T00:40:00Z">
            <w:rPr>
              <w:ins w:id="2850" w:author="Utente di Microsoft Office" w:date="2019-05-15T00:40:00Z"/>
            </w:rPr>
          </w:rPrChange>
        </w:rPr>
        <w:pPrChange w:id="2851" w:author="Utente di Microsoft Office" w:date="2019-05-15T00:41:00Z">
          <w:pPr>
            <w:shd w:val="clear" w:color="auto" w:fill="FFFFFF"/>
            <w:spacing w:before="100" w:beforeAutospacing="1" w:after="100" w:afterAutospacing="1"/>
          </w:pPr>
        </w:pPrChange>
      </w:pPr>
      <w:ins w:id="2852" w:author="Utente di Microsoft Office" w:date="2019-05-15T00:40:00Z">
        <w:r w:rsidRPr="00991DDF">
          <w:rPr>
            <w:rFonts w:ascii="Courier New" w:hAnsi="Courier New" w:cs="Courier New"/>
            <w:sz w:val="20"/>
            <w:szCs w:val="20"/>
            <w:rPrChange w:id="2853" w:author="Utente di Microsoft Office" w:date="2019-05-15T00:40:00Z">
              <w:rPr>
                <w:rFonts w:ascii="CourierNew" w:hAnsi="CourierNew"/>
                <w:sz w:val="14"/>
                <w:szCs w:val="14"/>
              </w:rPr>
            </w:rPrChange>
          </w:rPr>
          <w:lastRenderedPageBreak/>
          <w:t>"http://www.w3.org/TR/2004/</w:t>
        </w:r>
      </w:ins>
      <w:ins w:id="2854" w:author="Utente di Microsoft Office" w:date="2019-05-15T00:41:00Z">
        <w:r>
          <w:rPr>
            <w:rFonts w:ascii="Courier New" w:hAnsi="Courier New" w:cs="Courier New"/>
            <w:sz w:val="20"/>
            <w:szCs w:val="20"/>
          </w:rPr>
          <w:t>Mia-ontologia-</w:t>
        </w:r>
        <w:proofErr w:type="spellStart"/>
        <w:r>
          <w:rPr>
            <w:rFonts w:ascii="Courier New" w:hAnsi="Courier New" w:cs="Courier New"/>
            <w:sz w:val="20"/>
            <w:szCs w:val="20"/>
          </w:rPr>
          <w:t>owl</w:t>
        </w:r>
      </w:ins>
      <w:proofErr w:type="spellEnd"/>
      <w:ins w:id="2855" w:author="Utente di Microsoft Office" w:date="2019-05-15T00:40:00Z">
        <w:r w:rsidRPr="00991DDF">
          <w:rPr>
            <w:rFonts w:ascii="Courier New" w:hAnsi="Courier New" w:cs="Courier New"/>
            <w:sz w:val="20"/>
            <w:szCs w:val="20"/>
            <w:rPrChange w:id="2856" w:author="Utente di Microsoft Office" w:date="2019-05-15T00:40:00Z">
              <w:rPr>
                <w:rFonts w:ascii="CourierNew" w:hAnsi="CourierNew"/>
                <w:sz w:val="14"/>
                <w:szCs w:val="14"/>
              </w:rPr>
            </w:rPrChange>
          </w:rPr>
          <w:t>/</w:t>
        </w:r>
      </w:ins>
      <w:proofErr w:type="spellStart"/>
      <w:ins w:id="2857" w:author="Utente di Microsoft Office" w:date="2019-05-15T00:42:00Z">
        <w:r w:rsidR="00AB3D92">
          <w:rPr>
            <w:rFonts w:ascii="Courier New" w:hAnsi="Courier New" w:cs="Courier New"/>
            <w:sz w:val="20"/>
            <w:szCs w:val="20"/>
          </w:rPr>
          <w:t>library</w:t>
        </w:r>
      </w:ins>
      <w:ins w:id="2858" w:author="Utente di Microsoft Office" w:date="2019-05-15T00:40:00Z">
        <w:r w:rsidRPr="00991DDF">
          <w:rPr>
            <w:rFonts w:ascii="Courier New" w:hAnsi="Courier New" w:cs="Courier New"/>
            <w:sz w:val="20"/>
            <w:szCs w:val="20"/>
            <w:rPrChange w:id="2859" w:author="Utente di Microsoft Office" w:date="2019-05-15T00:40:00Z">
              <w:rPr>
                <w:rFonts w:ascii="CourierNew" w:hAnsi="CourierNew"/>
                <w:sz w:val="14"/>
                <w:szCs w:val="14"/>
              </w:rPr>
            </w:rPrChange>
          </w:rPr>
          <w:t>#</w:t>
        </w:r>
      </w:ins>
      <w:ins w:id="2860" w:author="Utente di Microsoft Office" w:date="2019-05-15T00:42:00Z">
        <w:r w:rsidR="00AB3D92">
          <w:rPr>
            <w:rFonts w:ascii="Courier New" w:hAnsi="Courier New" w:cs="Courier New"/>
            <w:sz w:val="20"/>
            <w:szCs w:val="20"/>
          </w:rPr>
          <w:t>Book</w:t>
        </w:r>
      </w:ins>
      <w:proofErr w:type="spellEnd"/>
      <w:ins w:id="2861" w:author="Utente di Microsoft Office" w:date="2019-05-15T00:40:00Z">
        <w:r w:rsidRPr="00991DDF">
          <w:rPr>
            <w:rFonts w:ascii="Courier New" w:hAnsi="Courier New" w:cs="Courier New"/>
            <w:sz w:val="20"/>
            <w:szCs w:val="20"/>
            <w:rPrChange w:id="2862" w:author="Utente di Microsoft Office" w:date="2019-05-15T00:40:00Z">
              <w:rPr>
                <w:rFonts w:ascii="CourierNew" w:hAnsi="CourierNew"/>
                <w:sz w:val="14"/>
                <w:szCs w:val="14"/>
              </w:rPr>
            </w:rPrChange>
          </w:rPr>
          <w:t>"</w:t>
        </w:r>
      </w:ins>
    </w:p>
    <w:p w14:paraId="309BB6AA" w14:textId="492904D8" w:rsidR="0060737B" w:rsidRDefault="00AB3D92" w:rsidP="0060737B">
      <w:pPr>
        <w:pStyle w:val="NormalWeb"/>
        <w:shd w:val="clear" w:color="auto" w:fill="FFFFFF"/>
        <w:jc w:val="both"/>
        <w:rPr>
          <w:ins w:id="2863" w:author="Utente di Microsoft Office" w:date="2019-05-15T00:50:00Z"/>
          <w:sz w:val="20"/>
          <w:szCs w:val="20"/>
        </w:rPr>
      </w:pPr>
      <w:ins w:id="2864" w:author="Utente di Microsoft Office" w:date="2019-05-15T00:43:00Z">
        <w:r w:rsidRPr="00AB3D92">
          <w:rPr>
            <w:sz w:val="20"/>
            <w:szCs w:val="20"/>
            <w:rPrChange w:id="2865" w:author="Utente di Microsoft Office" w:date="2019-05-15T00:43:00Z">
              <w:rPr/>
            </w:rPrChange>
          </w:rPr>
          <w:t>Un altro modo</w:t>
        </w:r>
        <w:r w:rsidR="0060737B">
          <w:rPr>
            <w:sz w:val="20"/>
            <w:szCs w:val="20"/>
          </w:rPr>
          <w:t xml:space="preserve"> per riferirsi ad una classe è attraverso il costrutto </w:t>
        </w:r>
      </w:ins>
      <w:proofErr w:type="spellStart"/>
      <w:proofErr w:type="gramStart"/>
      <w:ins w:id="2866" w:author="Utente di Microsoft Office" w:date="2019-05-15T00:44:00Z">
        <w:r w:rsidR="0060737B" w:rsidRPr="0060737B">
          <w:rPr>
            <w:rFonts w:ascii="Courier New" w:hAnsi="Courier New" w:cs="Courier New"/>
            <w:sz w:val="20"/>
            <w:szCs w:val="20"/>
            <w:rPrChange w:id="2867" w:author="Utente di Microsoft Office" w:date="2019-05-15T00:44:00Z">
              <w:rPr>
                <w:rFonts w:ascii="CourierNew" w:hAnsi="CourierNew"/>
                <w:sz w:val="14"/>
                <w:szCs w:val="14"/>
              </w:rPr>
            </w:rPrChange>
          </w:rPr>
          <w:t>rdf:about</w:t>
        </w:r>
        <w:proofErr w:type="spellEnd"/>
        <w:proofErr w:type="gramEnd"/>
        <w:r w:rsidR="0060737B" w:rsidRPr="0060737B">
          <w:rPr>
            <w:rFonts w:ascii="Courier New" w:hAnsi="Courier New" w:cs="Courier New"/>
            <w:sz w:val="20"/>
            <w:szCs w:val="20"/>
            <w:rPrChange w:id="2868" w:author="Utente di Microsoft Office" w:date="2019-05-15T00:44:00Z">
              <w:rPr>
                <w:rFonts w:ascii="CourierNew" w:hAnsi="CourierNew"/>
                <w:sz w:val="14"/>
                <w:szCs w:val="14"/>
              </w:rPr>
            </w:rPrChange>
          </w:rPr>
          <w:t>="#</w:t>
        </w:r>
      </w:ins>
      <w:ins w:id="2869" w:author="Utente di Microsoft Office" w:date="2019-05-15T00:45:00Z">
        <w:r w:rsidR="0089627F">
          <w:rPr>
            <w:rFonts w:ascii="Courier New" w:hAnsi="Courier New" w:cs="Courier New"/>
            <w:sz w:val="20"/>
            <w:szCs w:val="20"/>
          </w:rPr>
          <w:t>Book</w:t>
        </w:r>
      </w:ins>
      <w:ins w:id="2870" w:author="Utente di Microsoft Office" w:date="2019-05-15T00:44:00Z">
        <w:r w:rsidR="0060737B" w:rsidRPr="0060737B">
          <w:rPr>
            <w:rFonts w:ascii="Courier New" w:hAnsi="Courier New" w:cs="Courier New"/>
            <w:sz w:val="20"/>
            <w:szCs w:val="20"/>
            <w:rPrChange w:id="2871" w:author="Utente di Microsoft Office" w:date="2019-05-15T00:44:00Z">
              <w:rPr>
                <w:rFonts w:ascii="CourierNew" w:hAnsi="CourierNew"/>
                <w:sz w:val="14"/>
                <w:szCs w:val="14"/>
              </w:rPr>
            </w:rPrChange>
          </w:rPr>
          <w:t>"</w:t>
        </w:r>
        <w:r w:rsidR="0089627F" w:rsidRPr="0089627F">
          <w:rPr>
            <w:sz w:val="20"/>
            <w:szCs w:val="20"/>
            <w:rPrChange w:id="2872" w:author="Utente di Microsoft Office" w:date="2019-05-15T00:46:00Z">
              <w:rPr>
                <w:rFonts w:ascii="CourierNew" w:hAnsi="CourierNew"/>
                <w:sz w:val="14"/>
                <w:szCs w:val="14"/>
              </w:rPr>
            </w:rPrChange>
          </w:rPr>
          <w:t>,</w:t>
        </w:r>
        <w:r w:rsidR="0089627F" w:rsidRPr="0089627F">
          <w:rPr>
            <w:sz w:val="20"/>
            <w:szCs w:val="20"/>
            <w:rPrChange w:id="2873" w:author="Utente di Microsoft Office" w:date="2019-05-15T00:45:00Z">
              <w:rPr>
                <w:rFonts w:ascii="CourierNew" w:hAnsi="CourierNew"/>
                <w:sz w:val="14"/>
                <w:szCs w:val="14"/>
              </w:rPr>
            </w:rPrChange>
          </w:rPr>
          <w:t xml:space="preserve"> </w:t>
        </w:r>
      </w:ins>
      <w:ins w:id="2874" w:author="Utente di Microsoft Office" w:date="2019-05-15T00:45:00Z">
        <w:r w:rsidR="0089627F" w:rsidRPr="0089627F">
          <w:rPr>
            <w:sz w:val="20"/>
            <w:szCs w:val="20"/>
            <w:rPrChange w:id="2875" w:author="Utente di Microsoft Office" w:date="2019-05-15T00:45:00Z">
              <w:rPr>
                <w:rFonts w:ascii="CourierNew" w:hAnsi="CourierNew"/>
                <w:sz w:val="14"/>
                <w:szCs w:val="14"/>
              </w:rPr>
            </w:rPrChange>
          </w:rPr>
          <w:t>in questo caso</w:t>
        </w:r>
        <w:r w:rsidR="0089627F">
          <w:rPr>
            <w:rFonts w:ascii="CourierNew" w:hAnsi="CourierNew"/>
            <w:sz w:val="14"/>
            <w:szCs w:val="14"/>
          </w:rPr>
          <w:t xml:space="preserve"> </w:t>
        </w:r>
      </w:ins>
      <w:ins w:id="2876" w:author="Utente di Microsoft Office" w:date="2019-05-15T00:46:00Z">
        <w:r w:rsidR="0089627F" w:rsidRPr="0089627F">
          <w:rPr>
            <w:sz w:val="20"/>
            <w:szCs w:val="20"/>
            <w:rPrChange w:id="2877" w:author="Utente di Microsoft Office" w:date="2019-05-15T00:46:00Z">
              <w:rPr>
                <w:rFonts w:ascii="CourierNew" w:hAnsi="CourierNew"/>
                <w:sz w:val="14"/>
                <w:szCs w:val="14"/>
              </w:rPr>
            </w:rPrChange>
          </w:rPr>
          <w:t xml:space="preserve">possiamo estendere </w:t>
        </w:r>
        <w:r w:rsidR="00EA3C74">
          <w:rPr>
            <w:sz w:val="20"/>
            <w:szCs w:val="20"/>
          </w:rPr>
          <w:t>la definizione di una risorsa.</w:t>
        </w:r>
      </w:ins>
      <w:ins w:id="2878" w:author="Utente di Microsoft Office" w:date="2019-05-15T00:48:00Z">
        <w:r w:rsidR="002E6470">
          <w:rPr>
            <w:sz w:val="20"/>
            <w:szCs w:val="20"/>
          </w:rPr>
          <w:t xml:space="preserve"> In una ontologia possiamo estendere la definizione di una classe definita i</w:t>
        </w:r>
      </w:ins>
      <w:ins w:id="2879" w:author="Utente di Microsoft Office" w:date="2019-05-15T00:49:00Z">
        <w:r w:rsidR="002E6470">
          <w:rPr>
            <w:sz w:val="20"/>
            <w:szCs w:val="20"/>
          </w:rPr>
          <w:t>n un’altra ontologia.</w:t>
        </w:r>
        <w:r w:rsidR="009E37D8">
          <w:rPr>
            <w:sz w:val="20"/>
            <w:szCs w:val="20"/>
          </w:rPr>
          <w:t xml:space="preserve"> Senza modificare il contenuto del documento originale dell’ontologia.</w:t>
        </w:r>
      </w:ins>
      <w:ins w:id="2880" w:author="Utente di Microsoft Office" w:date="2019-05-15T00:50:00Z">
        <w:r w:rsidR="00151C9E">
          <w:rPr>
            <w:sz w:val="20"/>
            <w:szCs w:val="20"/>
          </w:rPr>
          <w:t xml:space="preserve"> Il costrutto che ci permette di realizzare questo è:</w:t>
        </w:r>
      </w:ins>
    </w:p>
    <w:p w14:paraId="423AC7BC" w14:textId="61F364BA" w:rsidR="00151C9E" w:rsidRDefault="00151C9E" w:rsidP="00151C9E">
      <w:pPr>
        <w:pStyle w:val="NormalWeb"/>
        <w:shd w:val="clear" w:color="auto" w:fill="FFFFFF"/>
        <w:jc w:val="center"/>
        <w:rPr>
          <w:ins w:id="2881" w:author="Utente di Microsoft Office" w:date="2019-05-15T00:51:00Z"/>
          <w:rFonts w:ascii="Courier New" w:hAnsi="Courier New" w:cs="Courier New"/>
          <w:sz w:val="20"/>
          <w:szCs w:val="20"/>
        </w:rPr>
      </w:pPr>
      <w:proofErr w:type="spellStart"/>
      <w:proofErr w:type="gramStart"/>
      <w:ins w:id="2882" w:author="Utente di Microsoft Office" w:date="2019-05-15T00:50:00Z">
        <w:r w:rsidRPr="00151C9E">
          <w:rPr>
            <w:rFonts w:ascii="Courier New" w:hAnsi="Courier New" w:cs="Courier New"/>
            <w:sz w:val="20"/>
            <w:szCs w:val="20"/>
            <w:rPrChange w:id="2883" w:author="Utente di Microsoft Office" w:date="2019-05-15T00:51:00Z">
              <w:rPr>
                <w:rFonts w:ascii="CourierNew" w:hAnsi="CourierNew"/>
                <w:sz w:val="14"/>
                <w:szCs w:val="14"/>
              </w:rPr>
            </w:rPrChange>
          </w:rPr>
          <w:t>rdf:about</w:t>
        </w:r>
        <w:proofErr w:type="spellEnd"/>
        <w:proofErr w:type="gramEnd"/>
        <w:r w:rsidRPr="00151C9E">
          <w:rPr>
            <w:rFonts w:ascii="Courier New" w:hAnsi="Courier New" w:cs="Courier New"/>
            <w:sz w:val="20"/>
            <w:szCs w:val="20"/>
            <w:rPrChange w:id="2884" w:author="Utente di Microsoft Office" w:date="2019-05-15T00:51:00Z">
              <w:rPr>
                <w:rFonts w:ascii="CourierNew" w:hAnsi="CourierNew"/>
                <w:sz w:val="14"/>
                <w:szCs w:val="14"/>
              </w:rPr>
            </w:rPrChange>
          </w:rPr>
          <w:t>="&amp;</w:t>
        </w:r>
        <w:proofErr w:type="spellStart"/>
        <w:r w:rsidRPr="00151C9E">
          <w:rPr>
            <w:rFonts w:ascii="Courier New" w:hAnsi="Courier New" w:cs="Courier New"/>
            <w:sz w:val="20"/>
            <w:szCs w:val="20"/>
            <w:rPrChange w:id="2885" w:author="Utente di Microsoft Office" w:date="2019-05-15T00:51:00Z">
              <w:rPr>
                <w:rFonts w:ascii="CourierNew" w:hAnsi="CourierNew"/>
                <w:sz w:val="14"/>
                <w:szCs w:val="14"/>
              </w:rPr>
            </w:rPrChange>
          </w:rPr>
          <w:t>ont</w:t>
        </w:r>
        <w:proofErr w:type="spellEnd"/>
        <w:r w:rsidRPr="00151C9E">
          <w:rPr>
            <w:rFonts w:ascii="Courier New" w:hAnsi="Courier New" w:cs="Courier New"/>
            <w:sz w:val="20"/>
            <w:szCs w:val="20"/>
            <w:rPrChange w:id="2886" w:author="Utente di Microsoft Office" w:date="2019-05-15T00:51:00Z">
              <w:rPr>
                <w:rFonts w:ascii="CourierNew" w:hAnsi="CourierNew"/>
                <w:sz w:val="14"/>
                <w:szCs w:val="14"/>
              </w:rPr>
            </w:rPrChange>
          </w:rPr>
          <w:t>;#x"</w:t>
        </w:r>
      </w:ins>
    </w:p>
    <w:p w14:paraId="0FE957A9" w14:textId="550FD71D" w:rsidR="002A494B" w:rsidRDefault="002A494B" w:rsidP="001A497B">
      <w:pPr>
        <w:pStyle w:val="NormalWeb"/>
        <w:shd w:val="clear" w:color="auto" w:fill="FFFFFF"/>
        <w:jc w:val="both"/>
        <w:rPr>
          <w:ins w:id="2887" w:author="Utente di Microsoft Office" w:date="2019-05-15T06:52:00Z"/>
          <w:sz w:val="20"/>
          <w:szCs w:val="20"/>
        </w:rPr>
      </w:pPr>
      <w:ins w:id="2888" w:author="Utente di Microsoft Office" w:date="2019-05-15T06:53:00Z">
        <w:r>
          <w:rPr>
            <w:sz w:val="20"/>
            <w:szCs w:val="20"/>
          </w:rPr>
          <w:t>Con &amp;</w:t>
        </w:r>
        <w:proofErr w:type="spellStart"/>
        <w:r>
          <w:rPr>
            <w:sz w:val="20"/>
            <w:szCs w:val="20"/>
          </w:rPr>
          <w:t>ont</w:t>
        </w:r>
        <w:proofErr w:type="spellEnd"/>
        <w:r>
          <w:rPr>
            <w:sz w:val="20"/>
            <w:szCs w:val="20"/>
          </w:rPr>
          <w:t>; interpretabile come l’indirizzo del documento originale dell’ontologia a cui appartiene la classe che intendiamo estendere.</w:t>
        </w:r>
      </w:ins>
    </w:p>
    <w:p w14:paraId="2FB57E81" w14:textId="13CBE3A8" w:rsidR="00BE723C" w:rsidRDefault="00BE723C" w:rsidP="001A497B">
      <w:pPr>
        <w:pStyle w:val="NormalWeb"/>
        <w:shd w:val="clear" w:color="auto" w:fill="FFFFFF"/>
        <w:jc w:val="both"/>
        <w:rPr>
          <w:ins w:id="2889" w:author="Utente di Microsoft Office" w:date="2019-05-15T01:01:00Z"/>
          <w:sz w:val="20"/>
          <w:szCs w:val="20"/>
        </w:rPr>
      </w:pPr>
      <w:ins w:id="2890" w:author="Utente di Microsoft Office" w:date="2019-05-15T00:56:00Z">
        <w:r w:rsidRPr="00BE723C">
          <w:rPr>
            <w:sz w:val="20"/>
            <w:szCs w:val="20"/>
            <w:rPrChange w:id="2891" w:author="Utente di Microsoft Office" w:date="2019-05-15T00:57:00Z">
              <w:rPr>
                <w:rFonts w:ascii="Courier New" w:hAnsi="Courier New" w:cs="Courier New"/>
                <w:sz w:val="20"/>
                <w:szCs w:val="20"/>
              </w:rPr>
            </w:rPrChange>
          </w:rPr>
          <w:t>Il costrutto fondamentale per costruire una tassonomia di classi è</w:t>
        </w:r>
      </w:ins>
      <w:ins w:id="2892" w:author="Utente di Microsoft Office" w:date="2019-05-15T00:57:00Z">
        <w:r>
          <w:rPr>
            <w:rFonts w:ascii="Courier New" w:hAnsi="Courier New" w:cs="Courier New"/>
            <w:sz w:val="20"/>
            <w:szCs w:val="20"/>
          </w:rPr>
          <w:t xml:space="preserve"> </w:t>
        </w:r>
      </w:ins>
      <w:proofErr w:type="spellStart"/>
      <w:proofErr w:type="gramStart"/>
      <w:ins w:id="2893" w:author="Utente di Microsoft Office" w:date="2019-05-15T00:56:00Z">
        <w:r w:rsidRPr="00BE723C">
          <w:rPr>
            <w:rFonts w:ascii="Courier New" w:hAnsi="Courier New" w:cs="Courier New"/>
            <w:sz w:val="20"/>
            <w:szCs w:val="20"/>
            <w:rPrChange w:id="2894" w:author="Utente di Microsoft Office" w:date="2019-05-15T00:56:00Z">
              <w:rPr>
                <w:rFonts w:ascii="CourierNew" w:hAnsi="CourierNew"/>
                <w:sz w:val="14"/>
                <w:szCs w:val="14"/>
              </w:rPr>
            </w:rPrChange>
          </w:rPr>
          <w:t>rdfs:subClassOf</w:t>
        </w:r>
      </w:ins>
      <w:proofErr w:type="spellEnd"/>
      <w:proofErr w:type="gramEnd"/>
      <w:ins w:id="2895" w:author="Utente di Microsoft Office" w:date="2019-05-15T00:57:00Z">
        <w:r w:rsidRPr="00BE723C">
          <w:rPr>
            <w:sz w:val="20"/>
            <w:szCs w:val="20"/>
            <w:rPrChange w:id="2896" w:author="Utente di Microsoft Office" w:date="2019-05-15T00:57:00Z">
              <w:rPr>
                <w:rFonts w:ascii="CourierNew" w:hAnsi="CourierNew"/>
                <w:sz w:val="14"/>
                <w:szCs w:val="14"/>
              </w:rPr>
            </w:rPrChange>
          </w:rPr>
          <w:t>.</w:t>
        </w:r>
        <w:r>
          <w:rPr>
            <w:sz w:val="20"/>
            <w:szCs w:val="20"/>
          </w:rPr>
          <w:t xml:space="preserve"> </w:t>
        </w:r>
      </w:ins>
      <w:ins w:id="2897" w:author="Utente di Microsoft Office" w:date="2019-05-15T00:58:00Z">
        <w:r>
          <w:rPr>
            <w:sz w:val="20"/>
            <w:szCs w:val="20"/>
          </w:rPr>
          <w:t xml:space="preserve">Esso permette di mettere in relazione una classe con una classe più </w:t>
        </w:r>
      </w:ins>
      <w:ins w:id="2898" w:author="Utente di Microsoft Office" w:date="2019-05-15T00:59:00Z">
        <w:r>
          <w:rPr>
            <w:sz w:val="20"/>
            <w:szCs w:val="20"/>
          </w:rPr>
          <w:t>generica.</w:t>
        </w:r>
        <w:r w:rsidR="001A497B">
          <w:rPr>
            <w:sz w:val="20"/>
            <w:szCs w:val="20"/>
          </w:rPr>
          <w:t xml:space="preserve"> Se una classe X è una sottoclasse di Y, allora og</w:t>
        </w:r>
      </w:ins>
      <w:ins w:id="2899" w:author="Utente di Microsoft Office" w:date="2019-05-15T01:00:00Z">
        <w:r w:rsidR="001A497B">
          <w:rPr>
            <w:sz w:val="20"/>
            <w:szCs w:val="20"/>
          </w:rPr>
          <w:t>ni sottoclasse di X sarà una sottoclasse di Y.</w:t>
        </w:r>
      </w:ins>
      <w:ins w:id="2900" w:author="Utente di Microsoft Office" w:date="2019-05-15T01:01:00Z">
        <w:r w:rsidR="00341108">
          <w:rPr>
            <w:sz w:val="20"/>
            <w:szCs w:val="20"/>
          </w:rPr>
          <w:t xml:space="preserve"> Ad esempio:</w:t>
        </w:r>
      </w:ins>
    </w:p>
    <w:p w14:paraId="5661577A" w14:textId="6F84D8CD" w:rsidR="00341108" w:rsidRPr="00341108" w:rsidRDefault="00341108">
      <w:pPr>
        <w:pStyle w:val="NormalWeb"/>
        <w:shd w:val="clear" w:color="auto" w:fill="FFFFFF"/>
        <w:ind w:left="708" w:firstLine="708"/>
        <w:rPr>
          <w:ins w:id="2901" w:author="Utente di Microsoft Office" w:date="2019-05-15T01:02:00Z"/>
          <w:rFonts w:ascii="Courier New" w:hAnsi="Courier New" w:cs="Courier New"/>
          <w:sz w:val="20"/>
          <w:szCs w:val="20"/>
          <w:lang w:val="en-US"/>
          <w:rPrChange w:id="2902" w:author="Utente di Microsoft Office" w:date="2019-05-15T01:03:00Z">
            <w:rPr>
              <w:ins w:id="2903" w:author="Utente di Microsoft Office" w:date="2019-05-15T01:02:00Z"/>
              <w:rFonts w:ascii="CourierNew" w:hAnsi="CourierNew"/>
              <w:sz w:val="14"/>
              <w:szCs w:val="14"/>
              <w:lang w:val="en-US"/>
            </w:rPr>
          </w:rPrChange>
        </w:rPr>
        <w:pPrChange w:id="2904" w:author="Utente di Microsoft Office" w:date="2019-05-15T01:02:00Z">
          <w:pPr>
            <w:shd w:val="clear" w:color="auto" w:fill="FFFFFF"/>
            <w:spacing w:before="100" w:beforeAutospacing="1" w:after="100" w:afterAutospacing="1"/>
          </w:pPr>
        </w:pPrChange>
      </w:pPr>
      <w:ins w:id="2905" w:author="Utente di Microsoft Office" w:date="2019-05-15T01:01:00Z">
        <w:r w:rsidRPr="00341108">
          <w:rPr>
            <w:rFonts w:ascii="Courier New" w:hAnsi="Courier New" w:cs="Courier New"/>
            <w:sz w:val="20"/>
            <w:szCs w:val="20"/>
            <w:lang w:val="en-US"/>
            <w:rPrChange w:id="2906" w:author="Utente di Microsoft Office" w:date="2019-05-15T01:03:00Z">
              <w:rPr>
                <w:rFonts w:ascii="CourierNew" w:hAnsi="CourierNew"/>
                <w:sz w:val="14"/>
                <w:szCs w:val="14"/>
              </w:rPr>
            </w:rPrChange>
          </w:rPr>
          <w:t>&lt;</w:t>
        </w:r>
        <w:proofErr w:type="spellStart"/>
        <w:proofErr w:type="gramStart"/>
        <w:r w:rsidRPr="00341108">
          <w:rPr>
            <w:rFonts w:ascii="Courier New" w:hAnsi="Courier New" w:cs="Courier New"/>
            <w:sz w:val="20"/>
            <w:szCs w:val="20"/>
            <w:lang w:val="en-US"/>
            <w:rPrChange w:id="2907" w:author="Utente di Microsoft Office" w:date="2019-05-15T01:03:00Z">
              <w:rPr>
                <w:rFonts w:ascii="CourierNew" w:hAnsi="CourierNew"/>
                <w:sz w:val="14"/>
                <w:szCs w:val="14"/>
              </w:rPr>
            </w:rPrChange>
          </w:rPr>
          <w:t>owl:Class</w:t>
        </w:r>
        <w:proofErr w:type="spellEnd"/>
        <w:proofErr w:type="gramEnd"/>
        <w:r w:rsidRPr="00341108">
          <w:rPr>
            <w:rFonts w:ascii="Courier New" w:hAnsi="Courier New" w:cs="Courier New"/>
            <w:sz w:val="20"/>
            <w:szCs w:val="20"/>
            <w:lang w:val="en-US"/>
            <w:rPrChange w:id="2908" w:author="Utente di Microsoft Office" w:date="2019-05-15T01:03:00Z">
              <w:rPr>
                <w:rFonts w:ascii="CourierNew" w:hAnsi="CourierNew"/>
                <w:sz w:val="14"/>
                <w:szCs w:val="14"/>
              </w:rPr>
            </w:rPrChange>
          </w:rPr>
          <w:t xml:space="preserve"> </w:t>
        </w:r>
        <w:proofErr w:type="spellStart"/>
        <w:r w:rsidRPr="00341108">
          <w:rPr>
            <w:rFonts w:ascii="Courier New" w:hAnsi="Courier New" w:cs="Courier New"/>
            <w:sz w:val="20"/>
            <w:szCs w:val="20"/>
            <w:lang w:val="en-US"/>
            <w:rPrChange w:id="2909" w:author="Utente di Microsoft Office" w:date="2019-05-15T01:03:00Z">
              <w:rPr>
                <w:rFonts w:ascii="CourierNew" w:hAnsi="CourierNew"/>
                <w:sz w:val="14"/>
                <w:szCs w:val="14"/>
              </w:rPr>
            </w:rPrChange>
          </w:rPr>
          <w:t>rdf:ID</w:t>
        </w:r>
        <w:proofErr w:type="spellEnd"/>
        <w:r w:rsidRPr="00341108">
          <w:rPr>
            <w:rFonts w:ascii="Courier New" w:hAnsi="Courier New" w:cs="Courier New"/>
            <w:sz w:val="20"/>
            <w:szCs w:val="20"/>
            <w:lang w:val="en-US"/>
            <w:rPrChange w:id="2910" w:author="Utente di Microsoft Office" w:date="2019-05-15T01:03:00Z">
              <w:rPr>
                <w:rFonts w:ascii="CourierNew" w:hAnsi="CourierNew"/>
                <w:sz w:val="14"/>
                <w:szCs w:val="14"/>
              </w:rPr>
            </w:rPrChange>
          </w:rPr>
          <w:t>="</w:t>
        </w:r>
      </w:ins>
      <w:proofErr w:type="spellStart"/>
      <w:ins w:id="2911" w:author="Utente di Microsoft Office" w:date="2019-05-15T01:03:00Z">
        <w:r>
          <w:rPr>
            <w:rFonts w:ascii="Courier New" w:hAnsi="Courier New" w:cs="Courier New"/>
            <w:sz w:val="20"/>
            <w:szCs w:val="20"/>
            <w:lang w:val="en-US"/>
          </w:rPr>
          <w:t>Yellow</w:t>
        </w:r>
        <w:r w:rsidRPr="00341108">
          <w:rPr>
            <w:rFonts w:ascii="Courier New" w:hAnsi="Courier New" w:cs="Courier New"/>
            <w:sz w:val="20"/>
            <w:szCs w:val="20"/>
            <w:lang w:val="en-US"/>
            <w:rPrChange w:id="2912" w:author="Utente di Microsoft Office" w:date="2019-05-15T01:03:00Z">
              <w:rPr>
                <w:rFonts w:ascii="Courier New" w:hAnsi="Courier New" w:cs="Courier New"/>
                <w:sz w:val="20"/>
                <w:szCs w:val="20"/>
              </w:rPr>
            </w:rPrChange>
          </w:rPr>
          <w:t>Book</w:t>
        </w:r>
      </w:ins>
      <w:proofErr w:type="spellEnd"/>
      <w:ins w:id="2913" w:author="Utente di Microsoft Office" w:date="2019-05-15T01:01:00Z">
        <w:r w:rsidRPr="00341108">
          <w:rPr>
            <w:rFonts w:ascii="Courier New" w:hAnsi="Courier New" w:cs="Courier New"/>
            <w:sz w:val="20"/>
            <w:szCs w:val="20"/>
            <w:lang w:val="en-US"/>
            <w:rPrChange w:id="2914" w:author="Utente di Microsoft Office" w:date="2019-05-15T01:03:00Z">
              <w:rPr>
                <w:rFonts w:ascii="CourierNew" w:hAnsi="CourierNew"/>
                <w:sz w:val="14"/>
                <w:szCs w:val="14"/>
              </w:rPr>
            </w:rPrChange>
          </w:rPr>
          <w:t>"&gt;</w:t>
        </w:r>
      </w:ins>
    </w:p>
    <w:p w14:paraId="11D7E648" w14:textId="1818A99F" w:rsidR="00341108" w:rsidRPr="005D1773" w:rsidRDefault="00341108">
      <w:pPr>
        <w:pStyle w:val="NormalWeb"/>
        <w:shd w:val="clear" w:color="auto" w:fill="FFFFFF"/>
        <w:ind w:left="1416" w:firstLine="708"/>
        <w:rPr>
          <w:ins w:id="2915" w:author="Utente di Microsoft Office" w:date="2019-05-15T01:01:00Z"/>
          <w:rFonts w:ascii="Courier New" w:hAnsi="Courier New" w:cs="Courier New"/>
          <w:sz w:val="20"/>
          <w:szCs w:val="20"/>
          <w:lang w:val="en-US"/>
          <w:rPrChange w:id="2916" w:author="Utente di Microsoft Office" w:date="2019-05-15T01:03:00Z">
            <w:rPr>
              <w:ins w:id="2917" w:author="Utente di Microsoft Office" w:date="2019-05-15T01:01:00Z"/>
            </w:rPr>
          </w:rPrChange>
        </w:rPr>
        <w:pPrChange w:id="2918" w:author="Utente di Microsoft Office" w:date="2019-05-15T01:02:00Z">
          <w:pPr>
            <w:shd w:val="clear" w:color="auto" w:fill="FFFFFF"/>
            <w:spacing w:before="100" w:beforeAutospacing="1" w:after="100" w:afterAutospacing="1"/>
          </w:pPr>
        </w:pPrChange>
      </w:pPr>
      <w:ins w:id="2919" w:author="Utente di Microsoft Office" w:date="2019-05-15T01:01:00Z">
        <w:r w:rsidRPr="005D1773">
          <w:rPr>
            <w:rFonts w:ascii="Courier New" w:hAnsi="Courier New" w:cs="Courier New"/>
            <w:sz w:val="20"/>
            <w:szCs w:val="20"/>
            <w:lang w:val="en-US"/>
            <w:rPrChange w:id="2920" w:author="Utente di Microsoft Office" w:date="2019-05-15T01:03:00Z">
              <w:rPr>
                <w:rFonts w:ascii="CourierNew" w:hAnsi="CourierNew"/>
                <w:sz w:val="14"/>
                <w:szCs w:val="14"/>
              </w:rPr>
            </w:rPrChange>
          </w:rPr>
          <w:t>&lt;</w:t>
        </w:r>
        <w:proofErr w:type="spellStart"/>
        <w:proofErr w:type="gramStart"/>
        <w:r w:rsidRPr="005D1773">
          <w:rPr>
            <w:rFonts w:ascii="Courier New" w:hAnsi="Courier New" w:cs="Courier New"/>
            <w:sz w:val="20"/>
            <w:szCs w:val="20"/>
            <w:lang w:val="en-US"/>
            <w:rPrChange w:id="2921" w:author="Utente di Microsoft Office" w:date="2019-05-15T01:03:00Z">
              <w:rPr>
                <w:rFonts w:ascii="CourierNew" w:hAnsi="CourierNew"/>
                <w:sz w:val="14"/>
                <w:szCs w:val="14"/>
              </w:rPr>
            </w:rPrChange>
          </w:rPr>
          <w:t>rdfs:subClassOf</w:t>
        </w:r>
        <w:proofErr w:type="spellEnd"/>
        <w:proofErr w:type="gramEnd"/>
        <w:r w:rsidRPr="005D1773">
          <w:rPr>
            <w:rFonts w:ascii="Courier New" w:hAnsi="Courier New" w:cs="Courier New"/>
            <w:sz w:val="20"/>
            <w:szCs w:val="20"/>
            <w:lang w:val="en-US"/>
            <w:rPrChange w:id="2922" w:author="Utente di Microsoft Office" w:date="2019-05-15T01:03:00Z">
              <w:rPr>
                <w:rFonts w:ascii="CourierNew" w:hAnsi="CourierNew"/>
                <w:sz w:val="14"/>
                <w:szCs w:val="14"/>
              </w:rPr>
            </w:rPrChange>
          </w:rPr>
          <w:t xml:space="preserve"> </w:t>
        </w:r>
        <w:proofErr w:type="spellStart"/>
        <w:r w:rsidRPr="005D1773">
          <w:rPr>
            <w:rFonts w:ascii="Courier New" w:hAnsi="Courier New" w:cs="Courier New"/>
            <w:sz w:val="20"/>
            <w:szCs w:val="20"/>
            <w:lang w:val="en-US"/>
            <w:rPrChange w:id="2923" w:author="Utente di Microsoft Office" w:date="2019-05-15T01:03:00Z">
              <w:rPr>
                <w:rFonts w:ascii="CourierNew" w:hAnsi="CourierNew"/>
                <w:sz w:val="14"/>
                <w:szCs w:val="14"/>
              </w:rPr>
            </w:rPrChange>
          </w:rPr>
          <w:t>rdf:resource</w:t>
        </w:r>
        <w:proofErr w:type="spellEnd"/>
        <w:r w:rsidRPr="005D1773">
          <w:rPr>
            <w:rFonts w:ascii="Courier New" w:hAnsi="Courier New" w:cs="Courier New"/>
            <w:sz w:val="20"/>
            <w:szCs w:val="20"/>
            <w:lang w:val="en-US"/>
            <w:rPrChange w:id="2924" w:author="Utente di Microsoft Office" w:date="2019-05-15T01:03:00Z">
              <w:rPr>
                <w:rFonts w:ascii="CourierNew" w:hAnsi="CourierNew"/>
                <w:sz w:val="14"/>
                <w:szCs w:val="14"/>
              </w:rPr>
            </w:rPrChange>
          </w:rPr>
          <w:t>="#</w:t>
        </w:r>
      </w:ins>
      <w:ins w:id="2925" w:author="Utente di Microsoft Office" w:date="2019-05-15T01:03:00Z">
        <w:r w:rsidRPr="005D1773">
          <w:rPr>
            <w:rFonts w:ascii="Courier New" w:hAnsi="Courier New" w:cs="Courier New"/>
            <w:sz w:val="20"/>
            <w:szCs w:val="20"/>
            <w:lang w:val="en-US"/>
            <w:rPrChange w:id="2926" w:author="Utente di Microsoft Office" w:date="2019-05-15T01:03:00Z">
              <w:rPr>
                <w:rFonts w:ascii="Courier New" w:hAnsi="Courier New" w:cs="Courier New"/>
                <w:sz w:val="20"/>
                <w:szCs w:val="20"/>
              </w:rPr>
            </w:rPrChange>
          </w:rPr>
          <w:t>Book</w:t>
        </w:r>
      </w:ins>
      <w:ins w:id="2927" w:author="Utente di Microsoft Office" w:date="2019-05-15T01:01:00Z">
        <w:r w:rsidRPr="005D1773">
          <w:rPr>
            <w:rFonts w:ascii="Courier New" w:hAnsi="Courier New" w:cs="Courier New"/>
            <w:sz w:val="20"/>
            <w:szCs w:val="20"/>
            <w:lang w:val="en-US"/>
            <w:rPrChange w:id="2928" w:author="Utente di Microsoft Office" w:date="2019-05-15T01:03:00Z">
              <w:rPr>
                <w:rFonts w:ascii="CourierNew" w:hAnsi="CourierNew"/>
                <w:sz w:val="14"/>
                <w:szCs w:val="14"/>
              </w:rPr>
            </w:rPrChange>
          </w:rPr>
          <w:t xml:space="preserve">" /&gt; ... </w:t>
        </w:r>
      </w:ins>
    </w:p>
    <w:p w14:paraId="22AA25C9" w14:textId="77777777" w:rsidR="00341108" w:rsidRPr="00341108" w:rsidRDefault="00341108">
      <w:pPr>
        <w:pStyle w:val="NormalWeb"/>
        <w:shd w:val="clear" w:color="auto" w:fill="FFFFFF"/>
        <w:ind w:left="708" w:firstLine="708"/>
        <w:rPr>
          <w:ins w:id="2929" w:author="Utente di Microsoft Office" w:date="2019-05-15T01:01:00Z"/>
          <w:rFonts w:ascii="Courier New" w:hAnsi="Courier New" w:cs="Courier New"/>
          <w:sz w:val="20"/>
          <w:szCs w:val="20"/>
          <w:rPrChange w:id="2930" w:author="Utente di Microsoft Office" w:date="2019-05-15T01:02:00Z">
            <w:rPr>
              <w:ins w:id="2931" w:author="Utente di Microsoft Office" w:date="2019-05-15T01:01:00Z"/>
            </w:rPr>
          </w:rPrChange>
        </w:rPr>
        <w:pPrChange w:id="2932" w:author="Utente di Microsoft Office" w:date="2019-05-15T01:02:00Z">
          <w:pPr>
            <w:shd w:val="clear" w:color="auto" w:fill="FFFFFF"/>
            <w:spacing w:before="100" w:beforeAutospacing="1" w:after="100" w:afterAutospacing="1"/>
          </w:pPr>
        </w:pPrChange>
      </w:pPr>
      <w:ins w:id="2933" w:author="Utente di Microsoft Office" w:date="2019-05-15T01:01:00Z">
        <w:r w:rsidRPr="00341108">
          <w:rPr>
            <w:rFonts w:ascii="Courier New" w:hAnsi="Courier New" w:cs="Courier New"/>
            <w:sz w:val="20"/>
            <w:szCs w:val="20"/>
            <w:rPrChange w:id="2934" w:author="Utente di Microsoft Office" w:date="2019-05-15T01:02:00Z">
              <w:rPr>
                <w:rFonts w:ascii="CourierNew" w:hAnsi="CourierNew"/>
                <w:sz w:val="14"/>
                <w:szCs w:val="14"/>
              </w:rPr>
            </w:rPrChange>
          </w:rPr>
          <w:t>&lt;/</w:t>
        </w:r>
        <w:proofErr w:type="spellStart"/>
        <w:proofErr w:type="gramStart"/>
        <w:r w:rsidRPr="00341108">
          <w:rPr>
            <w:rFonts w:ascii="Courier New" w:hAnsi="Courier New" w:cs="Courier New"/>
            <w:sz w:val="20"/>
            <w:szCs w:val="20"/>
            <w:rPrChange w:id="2935" w:author="Utente di Microsoft Office" w:date="2019-05-15T01:02:00Z">
              <w:rPr>
                <w:rFonts w:ascii="CourierNew" w:hAnsi="CourierNew"/>
                <w:sz w:val="14"/>
                <w:szCs w:val="14"/>
              </w:rPr>
            </w:rPrChange>
          </w:rPr>
          <w:t>owl:Class</w:t>
        </w:r>
        <w:proofErr w:type="spellEnd"/>
        <w:proofErr w:type="gramEnd"/>
        <w:r w:rsidRPr="00341108">
          <w:rPr>
            <w:rFonts w:ascii="Courier New" w:hAnsi="Courier New" w:cs="Courier New"/>
            <w:sz w:val="20"/>
            <w:szCs w:val="20"/>
            <w:rPrChange w:id="2936" w:author="Utente di Microsoft Office" w:date="2019-05-15T01:02:00Z">
              <w:rPr>
                <w:rFonts w:ascii="CourierNew" w:hAnsi="CourierNew"/>
                <w:sz w:val="14"/>
                <w:szCs w:val="14"/>
              </w:rPr>
            </w:rPrChange>
          </w:rPr>
          <w:t>&gt;</w:t>
        </w:r>
      </w:ins>
    </w:p>
    <w:p w14:paraId="6BB5B3CA" w14:textId="1D975B0F" w:rsidR="001C7045" w:rsidRDefault="00B67F9D" w:rsidP="001A497B">
      <w:pPr>
        <w:pStyle w:val="NormalWeb"/>
        <w:shd w:val="clear" w:color="auto" w:fill="FFFFFF"/>
        <w:jc w:val="both"/>
        <w:rPr>
          <w:ins w:id="2937" w:author="Utente di Microsoft Office" w:date="2019-05-15T01:13:00Z"/>
          <w:sz w:val="20"/>
          <w:szCs w:val="20"/>
        </w:rPr>
      </w:pPr>
      <w:ins w:id="2938" w:author="Utente di Microsoft Office" w:date="2019-05-15T01:07:00Z">
        <w:r>
          <w:rPr>
            <w:sz w:val="20"/>
            <w:szCs w:val="20"/>
          </w:rPr>
          <w:t xml:space="preserve">Estendendo quanto detto finora, potremmo pensare ad una ontologia </w:t>
        </w:r>
      </w:ins>
      <w:ins w:id="2939" w:author="Utente di Microsoft Office" w:date="2019-05-15T01:08:00Z">
        <w:r>
          <w:rPr>
            <w:sz w:val="20"/>
            <w:szCs w:val="20"/>
          </w:rPr>
          <w:t xml:space="preserve">che contiene definizioni di classi generiche per un particolare dominio. Importando questa ontologia potremo specificare </w:t>
        </w:r>
      </w:ins>
      <w:ins w:id="2940" w:author="Utente di Microsoft Office" w:date="2019-05-15T01:09:00Z">
        <w:r>
          <w:rPr>
            <w:sz w:val="20"/>
            <w:szCs w:val="20"/>
          </w:rPr>
          <w:t>le sue classi per un particolare contesto.</w:t>
        </w:r>
      </w:ins>
    </w:p>
    <w:p w14:paraId="28DE9458" w14:textId="6FD26FA9" w:rsidR="001C7045" w:rsidRDefault="001C7045" w:rsidP="001A497B">
      <w:pPr>
        <w:pStyle w:val="NormalWeb"/>
        <w:shd w:val="clear" w:color="auto" w:fill="FFFFFF"/>
        <w:jc w:val="both"/>
        <w:rPr>
          <w:ins w:id="2941" w:author="Utente di Microsoft Office" w:date="2019-05-15T01:14:00Z"/>
          <w:sz w:val="20"/>
          <w:szCs w:val="20"/>
        </w:rPr>
      </w:pPr>
      <w:ins w:id="2942" w:author="Utente di Microsoft Office" w:date="2019-05-15T01:13:00Z">
        <w:r>
          <w:rPr>
            <w:sz w:val="20"/>
            <w:szCs w:val="20"/>
          </w:rPr>
          <w:t>3.4.2 Gli individui OWL</w:t>
        </w:r>
      </w:ins>
    </w:p>
    <w:p w14:paraId="5466D527" w14:textId="44346516" w:rsidR="00F547EA" w:rsidRDefault="00632495" w:rsidP="00F547EA">
      <w:pPr>
        <w:pStyle w:val="NormalWeb"/>
        <w:shd w:val="clear" w:color="auto" w:fill="FFFFFF"/>
        <w:jc w:val="both"/>
        <w:rPr>
          <w:ins w:id="2943" w:author="Utente di Microsoft Office" w:date="2019-05-15T01:22:00Z"/>
          <w:sz w:val="20"/>
          <w:szCs w:val="20"/>
        </w:rPr>
      </w:pPr>
      <w:ins w:id="2944" w:author="Utente di Microsoft Office" w:date="2019-05-15T01:20:00Z">
        <w:r>
          <w:rPr>
            <w:sz w:val="20"/>
            <w:szCs w:val="20"/>
          </w:rPr>
          <w:t xml:space="preserve">Un individuo è </w:t>
        </w:r>
        <w:r w:rsidR="006609B5">
          <w:rPr>
            <w:sz w:val="20"/>
            <w:szCs w:val="20"/>
          </w:rPr>
          <w:t>definito partendo dalla sua appartenenza ad una classe</w:t>
        </w:r>
      </w:ins>
      <w:ins w:id="2945" w:author="Utente di Microsoft Office" w:date="2019-05-15T01:21:00Z">
        <w:r w:rsidR="006609B5">
          <w:rPr>
            <w:sz w:val="20"/>
            <w:szCs w:val="20"/>
          </w:rPr>
          <w:t>, ad esempio</w:t>
        </w:r>
      </w:ins>
      <w:ins w:id="2946" w:author="Utente di Microsoft Office" w:date="2019-05-15T01:20:00Z">
        <w:r w:rsidR="006609B5">
          <w:rPr>
            <w:sz w:val="20"/>
            <w:szCs w:val="20"/>
          </w:rPr>
          <w:t>:</w:t>
        </w:r>
      </w:ins>
    </w:p>
    <w:p w14:paraId="0DAA547C" w14:textId="080C1290" w:rsidR="00F547EA" w:rsidRDefault="00F547EA" w:rsidP="00F547EA">
      <w:pPr>
        <w:pStyle w:val="NormalWeb"/>
        <w:shd w:val="clear" w:color="auto" w:fill="FFFFFF"/>
        <w:jc w:val="center"/>
        <w:rPr>
          <w:ins w:id="2947" w:author="Utente di Microsoft Office" w:date="2019-05-15T01:22:00Z"/>
          <w:rFonts w:ascii="Courier New" w:hAnsi="Courier New" w:cs="Courier New"/>
          <w:sz w:val="20"/>
          <w:szCs w:val="20"/>
        </w:rPr>
      </w:pPr>
      <w:ins w:id="2948" w:author="Utente di Microsoft Office" w:date="2019-05-15T01:21:00Z">
        <w:r w:rsidRPr="00F547EA">
          <w:rPr>
            <w:rFonts w:ascii="Courier New" w:hAnsi="Courier New" w:cs="Courier New"/>
            <w:sz w:val="20"/>
            <w:szCs w:val="20"/>
            <w:rPrChange w:id="2949" w:author="Utente di Microsoft Office" w:date="2019-05-15T01:21:00Z">
              <w:rPr>
                <w:rFonts w:ascii="CourierNew" w:hAnsi="CourierNew"/>
                <w:sz w:val="14"/>
                <w:szCs w:val="14"/>
              </w:rPr>
            </w:rPrChange>
          </w:rPr>
          <w:t>&lt;</w:t>
        </w:r>
        <w:proofErr w:type="spellStart"/>
        <w:r>
          <w:rPr>
            <w:rFonts w:ascii="Courier New" w:hAnsi="Courier New" w:cs="Courier New"/>
            <w:sz w:val="20"/>
            <w:szCs w:val="20"/>
          </w:rPr>
          <w:t>Adventure</w:t>
        </w:r>
      </w:ins>
      <w:ins w:id="2950" w:author="Utente di Microsoft Office" w:date="2019-05-15T01:22:00Z">
        <w:r>
          <w:rPr>
            <w:rFonts w:ascii="Courier New" w:hAnsi="Courier New" w:cs="Courier New"/>
            <w:sz w:val="20"/>
            <w:szCs w:val="20"/>
          </w:rPr>
          <w:t>Boo</w:t>
        </w:r>
      </w:ins>
      <w:ins w:id="2951" w:author="Utente di Microsoft Office" w:date="2019-05-15T01:21:00Z">
        <w:r>
          <w:rPr>
            <w:rFonts w:ascii="Courier New" w:hAnsi="Courier New" w:cs="Courier New"/>
            <w:sz w:val="20"/>
            <w:szCs w:val="20"/>
          </w:rPr>
          <w:t>k</w:t>
        </w:r>
        <w:proofErr w:type="spellEnd"/>
        <w:r w:rsidRPr="00F547EA">
          <w:rPr>
            <w:rFonts w:ascii="Courier New" w:hAnsi="Courier New" w:cs="Courier New"/>
            <w:sz w:val="20"/>
            <w:szCs w:val="20"/>
            <w:rPrChange w:id="2952" w:author="Utente di Microsoft Office" w:date="2019-05-15T01:21:00Z">
              <w:rPr>
                <w:rFonts w:ascii="CourierNew" w:hAnsi="CourierNew"/>
                <w:sz w:val="14"/>
                <w:szCs w:val="14"/>
              </w:rPr>
            </w:rPrChange>
          </w:rPr>
          <w:t xml:space="preserve"> </w:t>
        </w:r>
        <w:proofErr w:type="spellStart"/>
        <w:r w:rsidRPr="00F547EA">
          <w:rPr>
            <w:rFonts w:ascii="Courier New" w:hAnsi="Courier New" w:cs="Courier New"/>
            <w:sz w:val="20"/>
            <w:szCs w:val="20"/>
            <w:rPrChange w:id="2953" w:author="Utente di Microsoft Office" w:date="2019-05-15T01:21:00Z">
              <w:rPr>
                <w:rFonts w:ascii="CourierNew" w:hAnsi="CourierNew"/>
                <w:sz w:val="14"/>
                <w:szCs w:val="14"/>
              </w:rPr>
            </w:rPrChange>
          </w:rPr>
          <w:t>rdf:ID</w:t>
        </w:r>
        <w:proofErr w:type="spellEnd"/>
        <w:r w:rsidRPr="00F547EA">
          <w:rPr>
            <w:rFonts w:ascii="Courier New" w:hAnsi="Courier New" w:cs="Courier New"/>
            <w:sz w:val="20"/>
            <w:szCs w:val="20"/>
            <w:rPrChange w:id="2954" w:author="Utente di Microsoft Office" w:date="2019-05-15T01:21:00Z">
              <w:rPr>
                <w:rFonts w:ascii="CourierNew" w:hAnsi="CourierNew"/>
                <w:sz w:val="14"/>
                <w:szCs w:val="14"/>
              </w:rPr>
            </w:rPrChange>
          </w:rPr>
          <w:t>="</w:t>
        </w:r>
      </w:ins>
      <w:proofErr w:type="spellStart"/>
      <w:ins w:id="2955" w:author="Utente di Microsoft Office" w:date="2019-05-15T01:22:00Z">
        <w:r>
          <w:rPr>
            <w:rFonts w:ascii="Courier New" w:hAnsi="Courier New" w:cs="Courier New"/>
            <w:sz w:val="20"/>
            <w:szCs w:val="20"/>
          </w:rPr>
          <w:t>MobyDick</w:t>
        </w:r>
      </w:ins>
      <w:proofErr w:type="spellEnd"/>
      <w:ins w:id="2956" w:author="Utente di Microsoft Office" w:date="2019-05-15T01:21:00Z">
        <w:r w:rsidRPr="00F547EA">
          <w:rPr>
            <w:rFonts w:ascii="Courier New" w:hAnsi="Courier New" w:cs="Courier New"/>
            <w:sz w:val="20"/>
            <w:szCs w:val="20"/>
            <w:rPrChange w:id="2957" w:author="Utente di Microsoft Office" w:date="2019-05-15T01:21:00Z">
              <w:rPr>
                <w:rFonts w:ascii="CourierNew" w:hAnsi="CourierNew"/>
                <w:sz w:val="14"/>
                <w:szCs w:val="14"/>
              </w:rPr>
            </w:rPrChange>
          </w:rPr>
          <w:t>" /&gt;</w:t>
        </w:r>
      </w:ins>
    </w:p>
    <w:p w14:paraId="5230C62C" w14:textId="4903DDF9" w:rsidR="00F547EA" w:rsidRDefault="001E7D25">
      <w:pPr>
        <w:pStyle w:val="NormalWeb"/>
        <w:shd w:val="clear" w:color="auto" w:fill="FFFFFF"/>
        <w:jc w:val="both"/>
        <w:rPr>
          <w:ins w:id="2958" w:author="Utente di Microsoft Office" w:date="2019-05-15T23:37:00Z"/>
          <w:sz w:val="20"/>
          <w:szCs w:val="20"/>
        </w:rPr>
      </w:pPr>
      <w:ins w:id="2959" w:author="Utente di Microsoft Office" w:date="2019-05-15T01:24:00Z">
        <w:r w:rsidRPr="001E7D25">
          <w:rPr>
            <w:sz w:val="20"/>
            <w:szCs w:val="20"/>
            <w:rPrChange w:id="2960" w:author="Utente di Microsoft Office" w:date="2019-05-15T01:24:00Z">
              <w:rPr>
                <w:rFonts w:ascii="Courier New" w:hAnsi="Courier New" w:cs="Courier New"/>
                <w:sz w:val="20"/>
                <w:szCs w:val="20"/>
              </w:rPr>
            </w:rPrChange>
          </w:rPr>
          <w:t>Un punto</w:t>
        </w:r>
        <w:r>
          <w:rPr>
            <w:sz w:val="20"/>
            <w:szCs w:val="20"/>
          </w:rPr>
          <w:t xml:space="preserve"> importante da notare </w:t>
        </w:r>
      </w:ins>
      <w:ins w:id="2961" w:author="Utente di Microsoft Office" w:date="2019-05-15T06:56:00Z">
        <w:r w:rsidR="00B534B1">
          <w:rPr>
            <w:sz w:val="20"/>
            <w:szCs w:val="20"/>
          </w:rPr>
          <w:t>è</w:t>
        </w:r>
      </w:ins>
      <w:ins w:id="2962" w:author="Utente di Microsoft Office" w:date="2019-05-15T01:24:00Z">
        <w:r>
          <w:rPr>
            <w:sz w:val="20"/>
            <w:szCs w:val="20"/>
          </w:rPr>
          <w:t xml:space="preserve"> che la definizion</w:t>
        </w:r>
      </w:ins>
      <w:ins w:id="2963" w:author="Utente di Microsoft Office" w:date="2019-05-15T01:25:00Z">
        <w:r>
          <w:rPr>
            <w:sz w:val="20"/>
            <w:szCs w:val="20"/>
          </w:rPr>
          <w:t xml:space="preserve">e di un individuo e la definizione della classe a cui esso appartiene potrebbero essere anche su file differenti, quindi su ontologie differenti. Tutto questo è reso possibile </w:t>
        </w:r>
      </w:ins>
      <w:ins w:id="2964" w:author="Utente di Microsoft Office" w:date="2019-05-15T01:26:00Z">
        <w:r>
          <w:rPr>
            <w:sz w:val="20"/>
            <w:szCs w:val="20"/>
          </w:rPr>
          <w:t>dal meccanismo dell’importazione di una ontologia</w:t>
        </w:r>
        <w:r w:rsidR="006418D7">
          <w:rPr>
            <w:sz w:val="20"/>
            <w:szCs w:val="20"/>
          </w:rPr>
          <w:t xml:space="preserve"> all’interno di un</w:t>
        </w:r>
      </w:ins>
      <w:ins w:id="2965" w:author="Utente di Microsoft Office" w:date="2019-05-15T01:27:00Z">
        <w:r w:rsidR="006418D7">
          <w:rPr>
            <w:sz w:val="20"/>
            <w:szCs w:val="20"/>
          </w:rPr>
          <w:t>’altra ontologia</w:t>
        </w:r>
      </w:ins>
      <w:ins w:id="2966" w:author="Utente di Microsoft Office" w:date="2019-05-15T01:26:00Z">
        <w:r>
          <w:rPr>
            <w:sz w:val="20"/>
            <w:szCs w:val="20"/>
          </w:rPr>
          <w:t>.</w:t>
        </w:r>
      </w:ins>
      <w:ins w:id="2967" w:author="Utente di Microsoft Office" w:date="2019-05-19T10:53:00Z">
        <w:r w:rsidR="009D23BC">
          <w:rPr>
            <w:sz w:val="20"/>
            <w:szCs w:val="20"/>
          </w:rPr>
          <w:t xml:space="preserve"> </w:t>
        </w:r>
      </w:ins>
      <w:ins w:id="2968" w:author="Utente di Microsoft Office" w:date="2019-05-19T10:54:00Z">
        <w:r w:rsidR="009D23BC">
          <w:rPr>
            <w:sz w:val="20"/>
            <w:szCs w:val="20"/>
          </w:rPr>
          <w:t xml:space="preserve">Sull’importazione è importante </w:t>
        </w:r>
      </w:ins>
      <w:ins w:id="2969" w:author="Utente di Microsoft Office" w:date="2019-05-19T10:53:00Z">
        <w:r w:rsidR="009D23BC">
          <w:rPr>
            <w:sz w:val="20"/>
            <w:szCs w:val="20"/>
          </w:rPr>
          <w:t>dire che è m</w:t>
        </w:r>
      </w:ins>
      <w:ins w:id="2970" w:author="Utente di Microsoft Office" w:date="2019-05-19T10:54:00Z">
        <w:r w:rsidR="009D23BC">
          <w:rPr>
            <w:sz w:val="20"/>
            <w:szCs w:val="20"/>
          </w:rPr>
          <w:t>olto utile importare ontologi</w:t>
        </w:r>
      </w:ins>
      <w:ins w:id="2971" w:author="Utente di Microsoft Office" w:date="2019-05-19T10:56:00Z">
        <w:r w:rsidR="00010168">
          <w:rPr>
            <w:sz w:val="20"/>
            <w:szCs w:val="20"/>
          </w:rPr>
          <w:t>e</w:t>
        </w:r>
      </w:ins>
      <w:ins w:id="2972" w:author="Utente di Microsoft Office" w:date="2019-05-19T10:54:00Z">
        <w:r w:rsidR="009D23BC">
          <w:rPr>
            <w:sz w:val="20"/>
            <w:szCs w:val="20"/>
          </w:rPr>
          <w:t xml:space="preserve"> ampiamente condivise, questo ci garantisce che anche quella che stiamo </w:t>
        </w:r>
      </w:ins>
      <w:ins w:id="2973" w:author="Utente di Microsoft Office" w:date="2019-05-19T10:55:00Z">
        <w:r w:rsidR="009D23BC">
          <w:rPr>
            <w:sz w:val="20"/>
            <w:szCs w:val="20"/>
          </w:rPr>
          <w:t>c</w:t>
        </w:r>
      </w:ins>
      <w:ins w:id="2974" w:author="Utente di Microsoft Office" w:date="2019-05-19T10:57:00Z">
        <w:r w:rsidR="00010168">
          <w:rPr>
            <w:sz w:val="20"/>
            <w:szCs w:val="20"/>
          </w:rPr>
          <w:t>o</w:t>
        </w:r>
      </w:ins>
      <w:ins w:id="2975" w:author="Utente di Microsoft Office" w:date="2019-05-19T10:55:00Z">
        <w:r w:rsidR="009D23BC">
          <w:rPr>
            <w:sz w:val="20"/>
            <w:szCs w:val="20"/>
          </w:rPr>
          <w:t>struendo lo sarà.</w:t>
        </w:r>
      </w:ins>
      <w:ins w:id="2976" w:author="Utente di Microsoft Office" w:date="2019-05-19T10:56:00Z">
        <w:r w:rsidR="00010168">
          <w:rPr>
            <w:sz w:val="20"/>
            <w:szCs w:val="20"/>
          </w:rPr>
          <w:t xml:space="preserve"> </w:t>
        </w:r>
        <w:proofErr w:type="gramStart"/>
        <w:r w:rsidR="00010168">
          <w:rPr>
            <w:sz w:val="20"/>
            <w:szCs w:val="20"/>
          </w:rPr>
          <w:t>E’</w:t>
        </w:r>
        <w:proofErr w:type="gramEnd"/>
        <w:r w:rsidR="00010168">
          <w:rPr>
            <w:sz w:val="20"/>
            <w:szCs w:val="20"/>
          </w:rPr>
          <w:t xml:space="preserve"> comunque molto arduo combinare tra loro diverse ontologie</w:t>
        </w:r>
      </w:ins>
      <w:ins w:id="2977" w:author="Utente di Microsoft Office" w:date="2019-05-19T10:57:00Z">
        <w:r w:rsidR="00010168">
          <w:rPr>
            <w:sz w:val="20"/>
            <w:szCs w:val="20"/>
          </w:rPr>
          <w:t>, e gli strumenti che utilizziamo ci dovrebbero fornire supporto per questo fine</w:t>
        </w:r>
      </w:ins>
      <w:ins w:id="2978" w:author="Utente di Microsoft Office" w:date="2019-05-19T10:56:00Z">
        <w:r w:rsidR="00010168">
          <w:rPr>
            <w:sz w:val="20"/>
            <w:szCs w:val="20"/>
          </w:rPr>
          <w:t>.</w:t>
        </w:r>
      </w:ins>
      <w:ins w:id="2979" w:author="Utente di Microsoft Office" w:date="2019-05-20T06:49:00Z">
        <w:r w:rsidR="00070976">
          <w:rPr>
            <w:sz w:val="20"/>
            <w:szCs w:val="20"/>
          </w:rPr>
          <w:t xml:space="preserve"> Torneremo successivamente su questo punto.</w:t>
        </w:r>
      </w:ins>
    </w:p>
    <w:p w14:paraId="5E2C581F" w14:textId="77777777" w:rsidR="00005B6C" w:rsidRDefault="00645A06">
      <w:pPr>
        <w:pStyle w:val="NormalWeb"/>
        <w:shd w:val="clear" w:color="auto" w:fill="FFFFFF"/>
        <w:jc w:val="both"/>
        <w:rPr>
          <w:ins w:id="2980" w:author="Utente di Microsoft Office" w:date="2019-05-15T23:54:00Z"/>
          <w:sz w:val="20"/>
          <w:szCs w:val="20"/>
        </w:rPr>
      </w:pPr>
      <w:ins w:id="2981" w:author="Utente di Microsoft Office" w:date="2019-05-15T23:37:00Z">
        <w:r>
          <w:rPr>
            <w:sz w:val="20"/>
            <w:szCs w:val="20"/>
          </w:rPr>
          <w:t xml:space="preserve">Capire se un elemento può essere o meno trattato come un individuo non è banale. </w:t>
        </w:r>
      </w:ins>
      <w:ins w:id="2982" w:author="Utente di Microsoft Office" w:date="2019-05-15T23:38:00Z">
        <w:r w:rsidR="00A35DB2">
          <w:rPr>
            <w:sz w:val="20"/>
            <w:szCs w:val="20"/>
          </w:rPr>
          <w:t>Un elemento può essere considerato come un individuo quando non sono possibili ulteriori specificazioni.</w:t>
        </w:r>
      </w:ins>
      <w:ins w:id="2983" w:author="Utente di Microsoft Office" w:date="2019-05-15T23:42:00Z">
        <w:r w:rsidR="00060D42">
          <w:rPr>
            <w:sz w:val="20"/>
            <w:szCs w:val="20"/>
          </w:rPr>
          <w:t xml:space="preserve"> Mentre una classe è semplicemente un nome e una collezione di propriet</w:t>
        </w:r>
      </w:ins>
      <w:ins w:id="2984" w:author="Utente di Microsoft Office" w:date="2019-05-15T23:43:00Z">
        <w:r w:rsidR="00060D42">
          <w:rPr>
            <w:sz w:val="20"/>
            <w:szCs w:val="20"/>
          </w:rPr>
          <w:t>à che descrivono un insieme di individui.</w:t>
        </w:r>
      </w:ins>
      <w:ins w:id="2985" w:author="Utente di Microsoft Office" w:date="2019-05-15T23:44:00Z">
        <w:r w:rsidR="003A50D2">
          <w:rPr>
            <w:sz w:val="20"/>
            <w:szCs w:val="20"/>
          </w:rPr>
          <w:t xml:space="preserve"> Occorre anche dire che una classe può essere considerata sia come classe che come i</w:t>
        </w:r>
      </w:ins>
      <w:ins w:id="2986" w:author="Utente di Microsoft Office" w:date="2019-05-15T23:45:00Z">
        <w:r w:rsidR="003A50D2">
          <w:rPr>
            <w:sz w:val="20"/>
            <w:szCs w:val="20"/>
          </w:rPr>
          <w:t>ndividuo a seconda del contesto in cui ci troviamo ad operare.</w:t>
        </w:r>
        <w:r w:rsidR="00E76F66">
          <w:rPr>
            <w:sz w:val="20"/>
            <w:szCs w:val="20"/>
          </w:rPr>
          <w:t xml:space="preserve"> </w:t>
        </w:r>
        <w:proofErr w:type="gramStart"/>
        <w:r w:rsidR="00E76F66">
          <w:rPr>
            <w:sz w:val="20"/>
            <w:szCs w:val="20"/>
          </w:rPr>
          <w:t xml:space="preserve">Ad </w:t>
        </w:r>
      </w:ins>
      <w:ins w:id="2987" w:author="Utente di Microsoft Office" w:date="2019-05-15T23:46:00Z">
        <w:r w:rsidR="00E76F66">
          <w:rPr>
            <w:sz w:val="20"/>
            <w:szCs w:val="20"/>
          </w:rPr>
          <w:t>esempio</w:t>
        </w:r>
        <w:proofErr w:type="gramEnd"/>
        <w:r w:rsidR="00E76F66">
          <w:rPr>
            <w:sz w:val="20"/>
            <w:szCs w:val="20"/>
          </w:rPr>
          <w:t xml:space="preserve"> la malattia di Alzheimer può essere considerata come un individuo se ci troviamo a specificare una ontologia generica delle malattie, mentre </w:t>
        </w:r>
      </w:ins>
      <w:ins w:id="2988" w:author="Utente di Microsoft Office" w:date="2019-05-15T23:47:00Z">
        <w:r w:rsidR="00E76F66">
          <w:rPr>
            <w:sz w:val="20"/>
            <w:szCs w:val="20"/>
          </w:rPr>
          <w:t>può assumere addirittura il ruolo di classe radice se ci troviamo a dover specificare proprio l’ontologia di questa malattia.</w:t>
        </w:r>
      </w:ins>
    </w:p>
    <w:p w14:paraId="61A6DA41" w14:textId="15DFBBF6" w:rsidR="00645A06" w:rsidRDefault="00005B6C">
      <w:pPr>
        <w:pStyle w:val="NormalWeb"/>
        <w:shd w:val="clear" w:color="auto" w:fill="FFFFFF"/>
        <w:jc w:val="both"/>
        <w:rPr>
          <w:ins w:id="2989" w:author="Utente di Microsoft Office" w:date="2019-05-16T00:01:00Z"/>
          <w:sz w:val="20"/>
          <w:szCs w:val="20"/>
        </w:rPr>
      </w:pPr>
      <w:ins w:id="2990" w:author="Utente di Microsoft Office" w:date="2019-05-15T23:54:00Z">
        <w:r>
          <w:rPr>
            <w:sz w:val="20"/>
            <w:szCs w:val="20"/>
          </w:rPr>
          <w:t xml:space="preserve">In OWL Full </w:t>
        </w:r>
      </w:ins>
      <w:ins w:id="2991" w:author="Utente di Microsoft Office" w:date="2019-05-15T23:55:00Z">
        <w:r w:rsidR="00C70CFC">
          <w:rPr>
            <w:sz w:val="20"/>
            <w:szCs w:val="20"/>
          </w:rPr>
          <w:t>è possibile trattare una istanza di una classe come una classe che ha a sua v</w:t>
        </w:r>
      </w:ins>
      <w:ins w:id="2992" w:author="Utente di Microsoft Office" w:date="2019-05-15T23:56:00Z">
        <w:r w:rsidR="00C70CFC">
          <w:rPr>
            <w:sz w:val="20"/>
            <w:szCs w:val="20"/>
          </w:rPr>
          <w:t>olta delle istanze. Restando sull’esempio della malattia di Alzheimer, la malattia di Alzheimer da co</w:t>
        </w:r>
      </w:ins>
      <w:ins w:id="2993" w:author="Utente di Microsoft Office" w:date="2019-05-15T23:57:00Z">
        <w:r w:rsidR="00C70CFC">
          <w:rPr>
            <w:sz w:val="20"/>
            <w:szCs w:val="20"/>
          </w:rPr>
          <w:t>nsiderarsi come istanza in una ontologia delle malattie, potrebbe a sua volta avere altre istanze andando a specificare le singole malattie dei singoli pazienti</w:t>
        </w:r>
      </w:ins>
      <w:ins w:id="2994" w:author="Utente di Microsoft Office" w:date="2019-05-15T23:59:00Z">
        <w:r w:rsidR="000139AD">
          <w:rPr>
            <w:sz w:val="20"/>
            <w:szCs w:val="20"/>
          </w:rPr>
          <w:t xml:space="preserve"> [6]</w:t>
        </w:r>
      </w:ins>
      <w:ins w:id="2995" w:author="Utente di Microsoft Office" w:date="2019-05-15T23:57:00Z">
        <w:r w:rsidR="00C70CFC">
          <w:rPr>
            <w:sz w:val="20"/>
            <w:szCs w:val="20"/>
          </w:rPr>
          <w:t>.</w:t>
        </w:r>
      </w:ins>
      <w:ins w:id="2996" w:author="Utente di Microsoft Office" w:date="2019-05-15T23:42:00Z">
        <w:r w:rsidR="00060D42">
          <w:rPr>
            <w:sz w:val="20"/>
            <w:szCs w:val="20"/>
          </w:rPr>
          <w:t xml:space="preserve"> </w:t>
        </w:r>
      </w:ins>
    </w:p>
    <w:p w14:paraId="53A1587E" w14:textId="2937FAED" w:rsidR="00094740" w:rsidRPr="00F547EA" w:rsidRDefault="004A45EF">
      <w:pPr>
        <w:pStyle w:val="NormalWeb"/>
        <w:shd w:val="clear" w:color="auto" w:fill="FFFFFF"/>
        <w:jc w:val="both"/>
        <w:rPr>
          <w:ins w:id="2997" w:author="Utente di Microsoft Office" w:date="2019-05-15T01:21:00Z"/>
          <w:sz w:val="20"/>
          <w:szCs w:val="20"/>
          <w:rPrChange w:id="2998" w:author="Utente di Microsoft Office" w:date="2019-05-15T01:22:00Z">
            <w:rPr>
              <w:ins w:id="2999" w:author="Utente di Microsoft Office" w:date="2019-05-15T01:21:00Z"/>
            </w:rPr>
          </w:rPrChange>
        </w:rPr>
        <w:pPrChange w:id="3000" w:author="Utente di Microsoft Office" w:date="2019-05-15T01:22:00Z">
          <w:pPr>
            <w:spacing w:before="100" w:beforeAutospacing="1" w:after="100" w:afterAutospacing="1"/>
          </w:pPr>
        </w:pPrChange>
      </w:pPr>
      <w:proofErr w:type="gramStart"/>
      <w:ins w:id="3001" w:author="Utente di Microsoft Office" w:date="2019-05-16T06:42:00Z">
        <w:r>
          <w:rPr>
            <w:sz w:val="20"/>
            <w:szCs w:val="20"/>
          </w:rPr>
          <w:t>In</w:t>
        </w:r>
      </w:ins>
      <w:ins w:id="3002" w:author="Utente di Microsoft Office" w:date="2019-05-16T06:43:00Z">
        <w:r>
          <w:rPr>
            <w:sz w:val="20"/>
            <w:szCs w:val="20"/>
          </w:rPr>
          <w:t xml:space="preserve"> conclusione</w:t>
        </w:r>
        <w:proofErr w:type="gramEnd"/>
        <w:r>
          <w:rPr>
            <w:sz w:val="20"/>
            <w:szCs w:val="20"/>
          </w:rPr>
          <w:t xml:space="preserve"> possiamo dire che </w:t>
        </w:r>
      </w:ins>
      <w:ins w:id="3003" w:author="Utente di Microsoft Office" w:date="2019-05-16T06:42:00Z">
        <w:r>
          <w:rPr>
            <w:sz w:val="20"/>
            <w:szCs w:val="20"/>
          </w:rPr>
          <w:t>l</w:t>
        </w:r>
      </w:ins>
      <w:ins w:id="3004" w:author="Utente di Microsoft Office" w:date="2019-05-16T00:01:00Z">
        <w:r w:rsidR="00094740">
          <w:rPr>
            <w:sz w:val="20"/>
            <w:szCs w:val="20"/>
          </w:rPr>
          <w:t>o sviluppo di una ontologia deve esser</w:t>
        </w:r>
      </w:ins>
      <w:ins w:id="3005" w:author="Utente di Microsoft Office" w:date="2019-05-16T00:02:00Z">
        <w:r w:rsidR="00094740">
          <w:rPr>
            <w:sz w:val="20"/>
            <w:szCs w:val="20"/>
          </w:rPr>
          <w:t>e fortemente guidato dall’uso che se ne intende fare.</w:t>
        </w:r>
      </w:ins>
    </w:p>
    <w:p w14:paraId="3A28FE0F" w14:textId="77777777" w:rsidR="00F45C52" w:rsidRDefault="00F45C52">
      <w:pPr>
        <w:pStyle w:val="NormalWeb"/>
        <w:shd w:val="clear" w:color="auto" w:fill="FFFFFF"/>
        <w:jc w:val="both"/>
        <w:rPr>
          <w:ins w:id="3006" w:author="Utente di Microsoft Office" w:date="2019-05-16T00:20:00Z"/>
          <w:sz w:val="20"/>
          <w:szCs w:val="20"/>
        </w:rPr>
      </w:pPr>
    </w:p>
    <w:p w14:paraId="1C4773D6" w14:textId="77777777" w:rsidR="00F45C52" w:rsidRDefault="00F45C52">
      <w:pPr>
        <w:pStyle w:val="NormalWeb"/>
        <w:shd w:val="clear" w:color="auto" w:fill="FFFFFF"/>
        <w:jc w:val="both"/>
        <w:rPr>
          <w:ins w:id="3007" w:author="Utente di Microsoft Office" w:date="2019-05-16T00:20:00Z"/>
          <w:sz w:val="20"/>
          <w:szCs w:val="20"/>
        </w:rPr>
      </w:pPr>
    </w:p>
    <w:p w14:paraId="5FCDDB11" w14:textId="77777777" w:rsidR="00F45C52" w:rsidRDefault="00F45C52">
      <w:pPr>
        <w:pStyle w:val="NormalWeb"/>
        <w:shd w:val="clear" w:color="auto" w:fill="FFFFFF"/>
        <w:jc w:val="both"/>
        <w:rPr>
          <w:ins w:id="3008" w:author="Utente di Microsoft Office" w:date="2019-05-16T00:20:00Z"/>
          <w:sz w:val="20"/>
          <w:szCs w:val="20"/>
        </w:rPr>
      </w:pPr>
    </w:p>
    <w:p w14:paraId="5404CA80" w14:textId="77777777" w:rsidR="00F45C52" w:rsidRDefault="00F45C52">
      <w:pPr>
        <w:pStyle w:val="NormalWeb"/>
        <w:shd w:val="clear" w:color="auto" w:fill="FFFFFF"/>
        <w:jc w:val="both"/>
        <w:rPr>
          <w:ins w:id="3009" w:author="Utente di Microsoft Office" w:date="2019-05-16T00:20:00Z"/>
          <w:sz w:val="20"/>
          <w:szCs w:val="20"/>
        </w:rPr>
      </w:pPr>
    </w:p>
    <w:p w14:paraId="664DC269" w14:textId="775A087E" w:rsidR="006609B5" w:rsidRDefault="00E663F6">
      <w:pPr>
        <w:pStyle w:val="NormalWeb"/>
        <w:shd w:val="clear" w:color="auto" w:fill="FFFFFF"/>
        <w:jc w:val="both"/>
        <w:rPr>
          <w:ins w:id="3010" w:author="Utente di Microsoft Office" w:date="2019-05-16T00:04:00Z"/>
          <w:sz w:val="20"/>
          <w:szCs w:val="20"/>
        </w:rPr>
      </w:pPr>
      <w:ins w:id="3011" w:author="Utente di Microsoft Office" w:date="2019-05-16T00:04:00Z">
        <w:r>
          <w:rPr>
            <w:sz w:val="20"/>
            <w:szCs w:val="20"/>
          </w:rPr>
          <w:t>3.4.3 Le proprietà in OWL</w:t>
        </w:r>
      </w:ins>
    </w:p>
    <w:p w14:paraId="7D83251D" w14:textId="63A24039" w:rsidR="00E663F6" w:rsidRDefault="003D2DB5">
      <w:pPr>
        <w:pStyle w:val="NormalWeb"/>
        <w:shd w:val="clear" w:color="auto" w:fill="FFFFFF"/>
        <w:jc w:val="both"/>
        <w:rPr>
          <w:ins w:id="3012" w:author="Utente di Microsoft Office" w:date="2019-05-16T00:19:00Z"/>
          <w:sz w:val="20"/>
          <w:szCs w:val="20"/>
        </w:rPr>
      </w:pPr>
      <w:ins w:id="3013" w:author="Utente di Microsoft Office" w:date="2019-05-16T00:04:00Z">
        <w:r>
          <w:rPr>
            <w:sz w:val="20"/>
            <w:szCs w:val="20"/>
          </w:rPr>
          <w:t>Oltre al</w:t>
        </w:r>
      </w:ins>
      <w:ins w:id="3014" w:author="Utente di Microsoft Office" w:date="2019-05-16T00:05:00Z">
        <w:r>
          <w:rPr>
            <w:sz w:val="20"/>
            <w:szCs w:val="20"/>
          </w:rPr>
          <w:t xml:space="preserve">le classi e agli individui in OWL è possibile definire delle proprietà. Che definiscono fatti </w:t>
        </w:r>
      </w:ins>
      <w:ins w:id="3015" w:author="Utente di Microsoft Office" w:date="2019-05-16T00:06:00Z">
        <w:r w:rsidR="00501D10">
          <w:rPr>
            <w:sz w:val="20"/>
            <w:szCs w:val="20"/>
          </w:rPr>
          <w:t xml:space="preserve">generali </w:t>
        </w:r>
      </w:ins>
      <w:ins w:id="3016" w:author="Utente di Microsoft Office" w:date="2019-05-16T00:05:00Z">
        <w:r>
          <w:rPr>
            <w:sz w:val="20"/>
            <w:szCs w:val="20"/>
          </w:rPr>
          <w:t>per</w:t>
        </w:r>
      </w:ins>
      <w:ins w:id="3017" w:author="Utente di Microsoft Office" w:date="2019-05-16T00:06:00Z">
        <w:r w:rsidR="00501D10">
          <w:rPr>
            <w:sz w:val="20"/>
            <w:szCs w:val="20"/>
          </w:rPr>
          <w:t xml:space="preserve"> le</w:t>
        </w:r>
      </w:ins>
      <w:ins w:id="3018" w:author="Utente di Microsoft Office" w:date="2019-05-16T00:05:00Z">
        <w:r>
          <w:rPr>
            <w:sz w:val="20"/>
            <w:szCs w:val="20"/>
          </w:rPr>
          <w:t xml:space="preserve"> classi e fatti </w:t>
        </w:r>
      </w:ins>
      <w:ins w:id="3019" w:author="Utente di Microsoft Office" w:date="2019-05-16T00:06:00Z">
        <w:r w:rsidR="00501D10">
          <w:rPr>
            <w:sz w:val="20"/>
            <w:szCs w:val="20"/>
          </w:rPr>
          <w:t>specifici per gli individui.</w:t>
        </w:r>
      </w:ins>
    </w:p>
    <w:p w14:paraId="6286BFBE" w14:textId="40ACF796" w:rsidR="000907D3" w:rsidRDefault="000907D3">
      <w:pPr>
        <w:pStyle w:val="NormalWeb"/>
        <w:shd w:val="clear" w:color="auto" w:fill="FFFFFF"/>
        <w:jc w:val="both"/>
        <w:rPr>
          <w:ins w:id="3020" w:author="Utente di Microsoft Office" w:date="2019-05-16T00:20:00Z"/>
          <w:sz w:val="20"/>
          <w:szCs w:val="20"/>
        </w:rPr>
      </w:pPr>
      <w:ins w:id="3021" w:author="Utente di Microsoft Office" w:date="2019-05-16T00:19:00Z">
        <w:r>
          <w:rPr>
            <w:sz w:val="20"/>
            <w:szCs w:val="20"/>
          </w:rPr>
          <w:t xml:space="preserve">Una proprietà è una relazione binaria. </w:t>
        </w:r>
      </w:ins>
      <w:ins w:id="3022" w:author="Utente di Microsoft Office" w:date="2019-05-16T00:20:00Z">
        <w:r w:rsidR="00F45C52">
          <w:rPr>
            <w:sz w:val="20"/>
            <w:szCs w:val="20"/>
          </w:rPr>
          <w:t>Possono essere definite due tipi di proprietà:</w:t>
        </w:r>
      </w:ins>
    </w:p>
    <w:p w14:paraId="46A30152" w14:textId="7A837E65" w:rsidR="00F45C52" w:rsidRPr="008C6B2F" w:rsidRDefault="00C71C12">
      <w:pPr>
        <w:pStyle w:val="NormalWeb"/>
        <w:shd w:val="clear" w:color="auto" w:fill="FFFFFF"/>
        <w:jc w:val="both"/>
        <w:rPr>
          <w:ins w:id="3023" w:author="Utente di Microsoft Office" w:date="2019-05-16T00:21:00Z"/>
          <w:sz w:val="20"/>
          <w:szCs w:val="20"/>
        </w:rPr>
      </w:pPr>
      <w:ins w:id="3024" w:author="Utente di Microsoft Office" w:date="2019-05-16T00:20:00Z">
        <w:r w:rsidRPr="001762F8">
          <w:rPr>
            <w:b/>
            <w:bCs/>
            <w:sz w:val="20"/>
            <w:szCs w:val="20"/>
            <w:rPrChange w:id="3025" w:author="Utente di Microsoft Office" w:date="2019-05-16T06:39:00Z">
              <w:rPr>
                <w:sz w:val="20"/>
                <w:szCs w:val="20"/>
              </w:rPr>
            </w:rPrChange>
          </w:rPr>
          <w:t xml:space="preserve">Data </w:t>
        </w:r>
        <w:proofErr w:type="spellStart"/>
        <w:r w:rsidRPr="001762F8">
          <w:rPr>
            <w:b/>
            <w:bCs/>
            <w:sz w:val="20"/>
            <w:szCs w:val="20"/>
            <w:rPrChange w:id="3026" w:author="Utente di Microsoft Office" w:date="2019-05-16T06:39:00Z">
              <w:rPr>
                <w:sz w:val="20"/>
                <w:szCs w:val="20"/>
              </w:rPr>
            </w:rPrChange>
          </w:rPr>
          <w:t>type</w:t>
        </w:r>
        <w:proofErr w:type="spellEnd"/>
        <w:r w:rsidRPr="001762F8">
          <w:rPr>
            <w:b/>
            <w:bCs/>
            <w:sz w:val="20"/>
            <w:szCs w:val="20"/>
            <w:rPrChange w:id="3027" w:author="Utente di Microsoft Office" w:date="2019-05-16T06:39:00Z">
              <w:rPr>
                <w:sz w:val="20"/>
                <w:szCs w:val="20"/>
              </w:rPr>
            </w:rPrChange>
          </w:rPr>
          <w:t xml:space="preserve"> </w:t>
        </w:r>
        <w:proofErr w:type="spellStart"/>
        <w:r w:rsidRPr="001762F8">
          <w:rPr>
            <w:b/>
            <w:bCs/>
            <w:sz w:val="20"/>
            <w:szCs w:val="20"/>
            <w:rPrChange w:id="3028" w:author="Utente di Microsoft Office" w:date="2019-05-16T06:39:00Z">
              <w:rPr>
                <w:sz w:val="20"/>
                <w:szCs w:val="20"/>
              </w:rPr>
            </w:rPrChange>
          </w:rPr>
          <w:t>propert</w:t>
        </w:r>
      </w:ins>
      <w:ins w:id="3029" w:author="Utente di Microsoft Office" w:date="2019-05-16T00:21:00Z">
        <w:r w:rsidRPr="001762F8">
          <w:rPr>
            <w:b/>
            <w:bCs/>
            <w:sz w:val="20"/>
            <w:szCs w:val="20"/>
            <w:rPrChange w:id="3030" w:author="Utente di Microsoft Office" w:date="2019-05-16T06:39:00Z">
              <w:rPr>
                <w:sz w:val="20"/>
                <w:szCs w:val="20"/>
              </w:rPr>
            </w:rPrChange>
          </w:rPr>
          <w:t>ies</w:t>
        </w:r>
        <w:proofErr w:type="spellEnd"/>
        <w:r w:rsidRPr="008C6B2F">
          <w:rPr>
            <w:sz w:val="20"/>
            <w:szCs w:val="20"/>
          </w:rPr>
          <w:t xml:space="preserve">: </w:t>
        </w:r>
      </w:ins>
      <w:ins w:id="3031" w:author="Utente di Microsoft Office" w:date="2019-05-16T00:22:00Z">
        <w:r w:rsidR="008C6B2F" w:rsidRPr="008C6B2F">
          <w:rPr>
            <w:sz w:val="20"/>
            <w:szCs w:val="20"/>
          </w:rPr>
          <w:t>rela</w:t>
        </w:r>
        <w:r w:rsidR="008C6B2F" w:rsidRPr="008C6B2F">
          <w:rPr>
            <w:sz w:val="20"/>
            <w:szCs w:val="20"/>
            <w:rPrChange w:id="3032" w:author="Utente di Microsoft Office" w:date="2019-05-16T00:22:00Z">
              <w:rPr>
                <w:sz w:val="20"/>
                <w:szCs w:val="20"/>
                <w:lang w:val="en-US"/>
              </w:rPr>
            </w:rPrChange>
          </w:rPr>
          <w:t>zioni t</w:t>
        </w:r>
        <w:r w:rsidR="008C6B2F">
          <w:rPr>
            <w:sz w:val="20"/>
            <w:szCs w:val="20"/>
          </w:rPr>
          <w:t xml:space="preserve">ra istanze di classi e elementi </w:t>
        </w:r>
        <w:r w:rsidR="008C6B2F" w:rsidRPr="00493494">
          <w:rPr>
            <w:i/>
            <w:iCs/>
            <w:sz w:val="20"/>
            <w:szCs w:val="20"/>
            <w:rPrChange w:id="3033" w:author="Utente di Microsoft Office" w:date="2019-05-16T00:23:00Z">
              <w:rPr>
                <w:sz w:val="20"/>
                <w:szCs w:val="20"/>
              </w:rPr>
            </w:rPrChange>
          </w:rPr>
          <w:t xml:space="preserve">RDF </w:t>
        </w:r>
        <w:proofErr w:type="spellStart"/>
        <w:r w:rsidR="008C6B2F" w:rsidRPr="00493494">
          <w:rPr>
            <w:i/>
            <w:iCs/>
            <w:sz w:val="20"/>
            <w:szCs w:val="20"/>
            <w:rPrChange w:id="3034" w:author="Utente di Microsoft Office" w:date="2019-05-16T00:23:00Z">
              <w:rPr>
                <w:sz w:val="20"/>
                <w:szCs w:val="20"/>
              </w:rPr>
            </w:rPrChange>
          </w:rPr>
          <w:t>literals</w:t>
        </w:r>
        <w:proofErr w:type="spellEnd"/>
        <w:r w:rsidR="008C6B2F">
          <w:rPr>
            <w:sz w:val="20"/>
            <w:szCs w:val="20"/>
          </w:rPr>
          <w:t xml:space="preserve"> </w:t>
        </w:r>
      </w:ins>
      <w:ins w:id="3035" w:author="Utente di Microsoft Office" w:date="2019-05-16T00:23:00Z">
        <w:r w:rsidR="008C6B2F">
          <w:rPr>
            <w:sz w:val="20"/>
            <w:szCs w:val="20"/>
          </w:rPr>
          <w:t xml:space="preserve">o </w:t>
        </w:r>
        <w:r w:rsidR="008C6B2F" w:rsidRPr="00493494">
          <w:rPr>
            <w:i/>
            <w:iCs/>
            <w:sz w:val="20"/>
            <w:szCs w:val="20"/>
            <w:rPrChange w:id="3036" w:author="Utente di Microsoft Office" w:date="2019-05-16T00:23:00Z">
              <w:rPr>
                <w:sz w:val="20"/>
                <w:szCs w:val="20"/>
              </w:rPr>
            </w:rPrChange>
          </w:rPr>
          <w:t>XML Schema</w:t>
        </w:r>
        <w:r w:rsidR="008C6B2F">
          <w:rPr>
            <w:sz w:val="20"/>
            <w:szCs w:val="20"/>
          </w:rPr>
          <w:t>.</w:t>
        </w:r>
      </w:ins>
    </w:p>
    <w:p w14:paraId="1B7510C1" w14:textId="6DFDE389" w:rsidR="00C71C12" w:rsidRDefault="00C71C12">
      <w:pPr>
        <w:pStyle w:val="NormalWeb"/>
        <w:shd w:val="clear" w:color="auto" w:fill="FFFFFF"/>
        <w:jc w:val="both"/>
        <w:rPr>
          <w:ins w:id="3037" w:author="Utente di Microsoft Office" w:date="2019-05-19T08:01:00Z"/>
          <w:sz w:val="20"/>
          <w:szCs w:val="20"/>
        </w:rPr>
      </w:pPr>
      <w:ins w:id="3038" w:author="Utente di Microsoft Office" w:date="2019-05-16T00:21:00Z">
        <w:r w:rsidRPr="001762F8">
          <w:rPr>
            <w:b/>
            <w:bCs/>
            <w:sz w:val="20"/>
            <w:szCs w:val="20"/>
            <w:rPrChange w:id="3039" w:author="Utente di Microsoft Office" w:date="2019-05-16T06:39:00Z">
              <w:rPr>
                <w:sz w:val="20"/>
                <w:szCs w:val="20"/>
              </w:rPr>
            </w:rPrChange>
          </w:rPr>
          <w:t xml:space="preserve">Object </w:t>
        </w:r>
        <w:proofErr w:type="spellStart"/>
        <w:r w:rsidRPr="001762F8">
          <w:rPr>
            <w:b/>
            <w:bCs/>
            <w:sz w:val="20"/>
            <w:szCs w:val="20"/>
            <w:rPrChange w:id="3040" w:author="Utente di Microsoft Office" w:date="2019-05-16T06:39:00Z">
              <w:rPr>
                <w:sz w:val="20"/>
                <w:szCs w:val="20"/>
              </w:rPr>
            </w:rPrChange>
          </w:rPr>
          <w:t>properties</w:t>
        </w:r>
        <w:proofErr w:type="spellEnd"/>
        <w:r w:rsidRPr="0066690B">
          <w:rPr>
            <w:sz w:val="20"/>
            <w:szCs w:val="20"/>
          </w:rPr>
          <w:t xml:space="preserve">: </w:t>
        </w:r>
      </w:ins>
      <w:ins w:id="3041" w:author="Utente di Microsoft Office" w:date="2019-05-16T00:24:00Z">
        <w:r w:rsidR="0066690B" w:rsidRPr="0066690B">
          <w:rPr>
            <w:sz w:val="20"/>
            <w:szCs w:val="20"/>
            <w:rPrChange w:id="3042" w:author="Utente di Microsoft Office" w:date="2019-05-16T00:24:00Z">
              <w:rPr>
                <w:sz w:val="20"/>
                <w:szCs w:val="20"/>
                <w:lang w:val="en-US"/>
              </w:rPr>
            </w:rPrChange>
          </w:rPr>
          <w:t>relazioni tra ist</w:t>
        </w:r>
        <w:r w:rsidR="0066690B">
          <w:rPr>
            <w:sz w:val="20"/>
            <w:szCs w:val="20"/>
          </w:rPr>
          <w:t>anze di due classi.</w:t>
        </w:r>
      </w:ins>
    </w:p>
    <w:p w14:paraId="400EE951" w14:textId="1FA7AFE7" w:rsidR="00964BE2" w:rsidRDefault="00964BE2">
      <w:pPr>
        <w:pStyle w:val="NormalWeb"/>
        <w:shd w:val="clear" w:color="auto" w:fill="FFFFFF"/>
        <w:jc w:val="both"/>
        <w:rPr>
          <w:ins w:id="3043" w:author="Utente di Microsoft Office" w:date="2019-05-19T08:11:00Z"/>
          <w:sz w:val="20"/>
          <w:szCs w:val="20"/>
        </w:rPr>
      </w:pPr>
      <w:ins w:id="3044" w:author="Utente di Microsoft Office" w:date="2019-05-19T08:01:00Z">
        <w:r>
          <w:rPr>
            <w:sz w:val="20"/>
            <w:szCs w:val="20"/>
          </w:rPr>
          <w:t>Distinguiamo le proprietà quindi, in due categorie</w:t>
        </w:r>
      </w:ins>
      <w:ins w:id="3045" w:author="Utente di Microsoft Office" w:date="2019-05-19T08:02:00Z">
        <w:r>
          <w:rPr>
            <w:sz w:val="20"/>
            <w:szCs w:val="20"/>
          </w:rPr>
          <w:t xml:space="preserve">. Se definiscono un legame tra un individuo e una classe la chiameremo Object </w:t>
        </w:r>
        <w:proofErr w:type="spellStart"/>
        <w:r>
          <w:rPr>
            <w:sz w:val="20"/>
            <w:szCs w:val="20"/>
          </w:rPr>
          <w:t>property</w:t>
        </w:r>
        <w:proofErr w:type="spellEnd"/>
        <w:r>
          <w:rPr>
            <w:sz w:val="20"/>
            <w:szCs w:val="20"/>
          </w:rPr>
          <w:t xml:space="preserve">. </w:t>
        </w:r>
      </w:ins>
      <w:ins w:id="3046" w:author="Utente di Microsoft Office" w:date="2019-05-19T08:03:00Z">
        <w:r w:rsidR="00E87F54">
          <w:rPr>
            <w:sz w:val="20"/>
            <w:szCs w:val="20"/>
          </w:rPr>
          <w:t xml:space="preserve">Se definiscono invece un legame tra una proprietà e un tipo di dato, ci troveremo di fronte ad una Data </w:t>
        </w:r>
        <w:proofErr w:type="spellStart"/>
        <w:r w:rsidR="00E87F54">
          <w:rPr>
            <w:sz w:val="20"/>
            <w:szCs w:val="20"/>
          </w:rPr>
          <w:t>type</w:t>
        </w:r>
        <w:proofErr w:type="spellEnd"/>
        <w:r w:rsidR="00E87F54">
          <w:rPr>
            <w:sz w:val="20"/>
            <w:szCs w:val="20"/>
          </w:rPr>
          <w:t xml:space="preserve"> </w:t>
        </w:r>
        <w:proofErr w:type="spellStart"/>
        <w:r w:rsidR="00E87F54">
          <w:rPr>
            <w:sz w:val="20"/>
            <w:szCs w:val="20"/>
          </w:rPr>
          <w:t>property</w:t>
        </w:r>
        <w:proofErr w:type="spellEnd"/>
        <w:r w:rsidR="00E87F54">
          <w:rPr>
            <w:sz w:val="20"/>
            <w:szCs w:val="20"/>
          </w:rPr>
          <w:t>.</w:t>
        </w:r>
      </w:ins>
      <w:ins w:id="3047" w:author="Utente di Microsoft Office" w:date="2019-05-19T08:08:00Z">
        <w:r w:rsidR="002179EA">
          <w:rPr>
            <w:sz w:val="20"/>
            <w:szCs w:val="20"/>
          </w:rPr>
          <w:t xml:space="preserve"> Le proprietà sui tipi di dati possono essere definite in accordo ai </w:t>
        </w:r>
        <w:proofErr w:type="spellStart"/>
        <w:r w:rsidR="002179EA">
          <w:rPr>
            <w:sz w:val="20"/>
            <w:szCs w:val="20"/>
          </w:rPr>
          <w:t>litterals</w:t>
        </w:r>
        <w:proofErr w:type="spellEnd"/>
        <w:r w:rsidR="002179EA">
          <w:rPr>
            <w:sz w:val="20"/>
            <w:szCs w:val="20"/>
          </w:rPr>
          <w:t xml:space="preserve"> RDF oppure come semplici</w:t>
        </w:r>
      </w:ins>
      <w:ins w:id="3048" w:author="Utente di Microsoft Office" w:date="2019-05-19T08:09:00Z">
        <w:r w:rsidR="002179EA">
          <w:rPr>
            <w:sz w:val="20"/>
            <w:szCs w:val="20"/>
          </w:rPr>
          <w:t xml:space="preserve"> XML </w:t>
        </w:r>
        <w:r w:rsidR="00E62444">
          <w:rPr>
            <w:sz w:val="20"/>
            <w:szCs w:val="20"/>
          </w:rPr>
          <w:t xml:space="preserve">Schema </w:t>
        </w:r>
        <w:proofErr w:type="spellStart"/>
        <w:r w:rsidR="002179EA">
          <w:rPr>
            <w:sz w:val="20"/>
            <w:szCs w:val="20"/>
          </w:rPr>
          <w:t>datatypes</w:t>
        </w:r>
        <w:proofErr w:type="spellEnd"/>
        <w:r w:rsidR="002179EA">
          <w:rPr>
            <w:sz w:val="20"/>
            <w:szCs w:val="20"/>
          </w:rPr>
          <w:t>.</w:t>
        </w:r>
      </w:ins>
    </w:p>
    <w:p w14:paraId="7F13FCF7" w14:textId="5F44294A" w:rsidR="00217696" w:rsidRPr="00124DCA" w:rsidRDefault="00217696" w:rsidP="00201E0D">
      <w:pPr>
        <w:pStyle w:val="NormalWeb"/>
        <w:shd w:val="clear" w:color="auto" w:fill="FFFFFF"/>
        <w:jc w:val="both"/>
        <w:rPr>
          <w:ins w:id="3049" w:author="Utente di Microsoft Office" w:date="2019-05-16T00:24:00Z"/>
          <w:rPrChange w:id="3050" w:author="Utente di Microsoft Office" w:date="2019-05-19T08:18:00Z">
            <w:rPr>
              <w:ins w:id="3051" w:author="Utente di Microsoft Office" w:date="2019-05-16T00:24:00Z"/>
              <w:sz w:val="20"/>
              <w:szCs w:val="20"/>
            </w:rPr>
          </w:rPrChange>
        </w:rPr>
      </w:pPr>
      <w:ins w:id="3052" w:author="Utente di Microsoft Office" w:date="2019-05-19T08:11:00Z">
        <w:r>
          <w:rPr>
            <w:sz w:val="20"/>
            <w:szCs w:val="20"/>
          </w:rPr>
          <w:t>OWL utilizza la maggior parte de</w:t>
        </w:r>
      </w:ins>
      <w:ins w:id="3053" w:author="Utente di Microsoft Office" w:date="2019-05-19T08:12:00Z">
        <w:r>
          <w:rPr>
            <w:sz w:val="20"/>
            <w:szCs w:val="20"/>
          </w:rPr>
          <w:t xml:space="preserve">gli XML Schema </w:t>
        </w:r>
        <w:proofErr w:type="spellStart"/>
        <w:r>
          <w:rPr>
            <w:sz w:val="20"/>
            <w:szCs w:val="20"/>
          </w:rPr>
          <w:t>datatypes</w:t>
        </w:r>
        <w:proofErr w:type="spellEnd"/>
        <w:r>
          <w:rPr>
            <w:sz w:val="20"/>
            <w:szCs w:val="20"/>
          </w:rPr>
          <w:t xml:space="preserve">. I loro riferimenti </w:t>
        </w:r>
      </w:ins>
      <w:ins w:id="3054" w:author="Utente di Microsoft Office" w:date="2019-05-19T08:13:00Z">
        <w:r>
          <w:rPr>
            <w:sz w:val="20"/>
            <w:szCs w:val="20"/>
          </w:rPr>
          <w:t xml:space="preserve">vengono costruiti partendo dall’URI base: </w:t>
        </w:r>
      </w:ins>
      <w:ins w:id="3055" w:author="Utente di Microsoft Office" w:date="2019-05-19T08:14:00Z">
        <w:r w:rsidR="001647A1">
          <w:rPr>
            <w:rFonts w:ascii="Courier New" w:hAnsi="Courier New" w:cs="Courier New"/>
            <w:sz w:val="20"/>
            <w:szCs w:val="20"/>
          </w:rPr>
          <w:fldChar w:fldCharType="begin"/>
        </w:r>
        <w:r w:rsidR="001647A1">
          <w:rPr>
            <w:rFonts w:ascii="Courier New" w:hAnsi="Courier New" w:cs="Courier New"/>
            <w:sz w:val="20"/>
            <w:szCs w:val="20"/>
          </w:rPr>
          <w:instrText xml:space="preserve"> HYPERLINK "</w:instrText>
        </w:r>
      </w:ins>
      <w:ins w:id="3056" w:author="Utente di Microsoft Office" w:date="2019-05-19T08:13:00Z">
        <w:r w:rsidR="001647A1" w:rsidRPr="00E318F6">
          <w:rPr>
            <w:rFonts w:ascii="Courier New" w:hAnsi="Courier New" w:cs="Courier New"/>
            <w:sz w:val="20"/>
            <w:szCs w:val="20"/>
            <w:rPrChange w:id="3057" w:author="Utente di Microsoft Office" w:date="2019-05-19T08:14:00Z">
              <w:rPr>
                <w:rFonts w:ascii="CourierNew" w:hAnsi="CourierNew"/>
                <w:sz w:val="14"/>
                <w:szCs w:val="14"/>
              </w:rPr>
            </w:rPrChange>
          </w:rPr>
          <w:instrText>http://www.w3.org/2001/XMLSchema</w:instrText>
        </w:r>
      </w:ins>
      <w:ins w:id="3058" w:author="Utente di Microsoft Office" w:date="2019-05-19T08:14:00Z">
        <w:r w:rsidR="001647A1">
          <w:rPr>
            <w:rFonts w:ascii="Courier New" w:hAnsi="Courier New" w:cs="Courier New"/>
            <w:sz w:val="20"/>
            <w:szCs w:val="20"/>
          </w:rPr>
          <w:instrText xml:space="preserve">" </w:instrText>
        </w:r>
        <w:r w:rsidR="001647A1">
          <w:rPr>
            <w:rFonts w:ascii="Courier New" w:hAnsi="Courier New" w:cs="Courier New"/>
            <w:sz w:val="20"/>
            <w:szCs w:val="20"/>
          </w:rPr>
          <w:fldChar w:fldCharType="separate"/>
        </w:r>
      </w:ins>
      <w:ins w:id="3059" w:author="Utente di Microsoft Office" w:date="2019-05-19T08:13:00Z">
        <w:r w:rsidR="001647A1" w:rsidRPr="00623103">
          <w:rPr>
            <w:rStyle w:val="Hyperlink"/>
            <w:rFonts w:ascii="Courier New" w:hAnsi="Courier New" w:cs="Courier New"/>
            <w:sz w:val="20"/>
            <w:szCs w:val="20"/>
            <w:rPrChange w:id="3060" w:author="Utente di Microsoft Office" w:date="2019-05-19T08:14:00Z">
              <w:rPr>
                <w:rFonts w:ascii="CourierNew" w:hAnsi="CourierNew"/>
                <w:sz w:val="14"/>
                <w:szCs w:val="14"/>
              </w:rPr>
            </w:rPrChange>
          </w:rPr>
          <w:t>http://www.w3.org/2001/XMLSchema</w:t>
        </w:r>
      </w:ins>
      <w:ins w:id="3061" w:author="Utente di Microsoft Office" w:date="2019-05-19T08:14:00Z">
        <w:r w:rsidR="001647A1">
          <w:rPr>
            <w:rFonts w:ascii="Courier New" w:hAnsi="Courier New" w:cs="Courier New"/>
            <w:sz w:val="20"/>
            <w:szCs w:val="20"/>
          </w:rPr>
          <w:fldChar w:fldCharType="end"/>
        </w:r>
        <w:r w:rsidR="001647A1">
          <w:rPr>
            <w:sz w:val="20"/>
            <w:szCs w:val="20"/>
          </w:rPr>
          <w:t xml:space="preserve">. </w:t>
        </w:r>
      </w:ins>
      <w:ins w:id="3062" w:author="Utente di Microsoft Office" w:date="2019-05-19T08:15:00Z">
        <w:r w:rsidR="005D54B5">
          <w:rPr>
            <w:sz w:val="20"/>
            <w:szCs w:val="20"/>
          </w:rPr>
          <w:t xml:space="preserve">Che insieme ai </w:t>
        </w:r>
        <w:proofErr w:type="spellStart"/>
        <w:proofErr w:type="gramStart"/>
        <w:r w:rsidR="005D54B5" w:rsidRPr="00124DCA">
          <w:rPr>
            <w:rFonts w:ascii="Courier New" w:hAnsi="Courier New" w:cs="Courier New"/>
            <w:sz w:val="20"/>
            <w:szCs w:val="20"/>
            <w:rPrChange w:id="3063" w:author="Utente di Microsoft Office" w:date="2019-05-19T08:18:00Z">
              <w:rPr>
                <w:rFonts w:ascii="CourierNew" w:hAnsi="CourierNew"/>
                <w:sz w:val="14"/>
                <w:szCs w:val="14"/>
              </w:rPr>
            </w:rPrChange>
          </w:rPr>
          <w:t>rdfs:Literal</w:t>
        </w:r>
        <w:proofErr w:type="spellEnd"/>
        <w:proofErr w:type="gramEnd"/>
        <w:r w:rsidR="005D54B5" w:rsidRPr="005D54B5">
          <w:rPr>
            <w:sz w:val="20"/>
            <w:szCs w:val="20"/>
            <w:rPrChange w:id="3064" w:author="Utente di Microsoft Office" w:date="2019-05-19T08:16:00Z">
              <w:rPr>
                <w:rFonts w:ascii="CourierNew" w:hAnsi="CourierNew"/>
                <w:sz w:val="14"/>
                <w:szCs w:val="14"/>
              </w:rPr>
            </w:rPrChange>
          </w:rPr>
          <w:t xml:space="preserve"> </w:t>
        </w:r>
        <w:r w:rsidR="005D54B5" w:rsidRPr="005D54B5">
          <w:rPr>
            <w:sz w:val="20"/>
            <w:szCs w:val="20"/>
            <w:rPrChange w:id="3065" w:author="Utente di Microsoft Office" w:date="2019-05-19T08:15:00Z">
              <w:rPr/>
            </w:rPrChange>
          </w:rPr>
          <w:t>formano i tipi di dati utilizzati in OWL.</w:t>
        </w:r>
      </w:ins>
      <w:ins w:id="3066" w:author="Utente di Microsoft Office" w:date="2019-05-19T08:18:00Z">
        <w:r w:rsidR="00124DCA">
          <w:rPr>
            <w:sz w:val="20"/>
            <w:szCs w:val="20"/>
          </w:rPr>
          <w:t xml:space="preserve"> Tutti i </w:t>
        </w:r>
        <w:proofErr w:type="spellStart"/>
        <w:r w:rsidR="00124DCA">
          <w:rPr>
            <w:sz w:val="20"/>
            <w:szCs w:val="20"/>
          </w:rPr>
          <w:t>reasoner</w:t>
        </w:r>
        <w:proofErr w:type="spellEnd"/>
        <w:r w:rsidR="00124DCA">
          <w:rPr>
            <w:sz w:val="20"/>
            <w:szCs w:val="20"/>
          </w:rPr>
          <w:t xml:space="preserve"> che vengono applicati su documenti OWL hanno come requisito fondamentale quello di supportare i tipi </w:t>
        </w:r>
        <w:proofErr w:type="spellStart"/>
        <w:proofErr w:type="gramStart"/>
        <w:r w:rsidR="00124DCA" w:rsidRPr="00201E0D">
          <w:rPr>
            <w:rFonts w:ascii="Courier New" w:hAnsi="Courier New" w:cs="Courier New"/>
            <w:sz w:val="20"/>
            <w:szCs w:val="20"/>
            <w:rPrChange w:id="3067" w:author="Utente di Microsoft Office" w:date="2019-05-19T08:19:00Z">
              <w:rPr>
                <w:rFonts w:ascii="CourierNew" w:hAnsi="CourierNew"/>
                <w:sz w:val="14"/>
                <w:szCs w:val="14"/>
              </w:rPr>
            </w:rPrChange>
          </w:rPr>
          <w:t>xsd:integer</w:t>
        </w:r>
        <w:proofErr w:type="spellEnd"/>
        <w:proofErr w:type="gramEnd"/>
        <w:r w:rsidR="00124DCA" w:rsidRPr="00124DCA">
          <w:rPr>
            <w:sz w:val="20"/>
            <w:szCs w:val="20"/>
            <w:rPrChange w:id="3068" w:author="Utente di Microsoft Office" w:date="2019-05-19T08:19:00Z">
              <w:rPr>
                <w:rFonts w:ascii="CourierNew" w:hAnsi="CourierNew"/>
                <w:sz w:val="14"/>
                <w:szCs w:val="14"/>
              </w:rPr>
            </w:rPrChange>
          </w:rPr>
          <w:t xml:space="preserve"> </w:t>
        </w:r>
        <w:r w:rsidR="00124DCA" w:rsidRPr="00124DCA">
          <w:rPr>
            <w:sz w:val="20"/>
            <w:szCs w:val="20"/>
            <w:rPrChange w:id="3069" w:author="Utente di Microsoft Office" w:date="2019-05-19T08:19:00Z">
              <w:rPr>
                <w:rFonts w:ascii="TimesNewRoman" w:hAnsi="TimesNewRoman"/>
                <w:sz w:val="16"/>
                <w:szCs w:val="16"/>
              </w:rPr>
            </w:rPrChange>
          </w:rPr>
          <w:t>e</w:t>
        </w:r>
        <w:r w:rsidR="00124DCA" w:rsidRPr="00201E0D">
          <w:rPr>
            <w:rFonts w:ascii="Courier New" w:hAnsi="Courier New" w:cs="Courier New"/>
            <w:sz w:val="20"/>
            <w:szCs w:val="20"/>
            <w:rPrChange w:id="3070" w:author="Utente di Microsoft Office" w:date="2019-05-19T08:19:00Z">
              <w:rPr>
                <w:rFonts w:ascii="TimesNewRoman" w:hAnsi="TimesNewRoman"/>
                <w:sz w:val="16"/>
                <w:szCs w:val="16"/>
              </w:rPr>
            </w:rPrChange>
          </w:rPr>
          <w:t xml:space="preserve"> </w:t>
        </w:r>
        <w:proofErr w:type="spellStart"/>
        <w:r w:rsidR="00124DCA" w:rsidRPr="00201E0D">
          <w:rPr>
            <w:rFonts w:ascii="Courier New" w:hAnsi="Courier New" w:cs="Courier New"/>
            <w:sz w:val="20"/>
            <w:szCs w:val="20"/>
            <w:rPrChange w:id="3071" w:author="Utente di Microsoft Office" w:date="2019-05-19T08:19:00Z">
              <w:rPr>
                <w:rFonts w:ascii="CourierNew" w:hAnsi="CourierNew"/>
                <w:sz w:val="14"/>
                <w:szCs w:val="14"/>
              </w:rPr>
            </w:rPrChange>
          </w:rPr>
          <w:t>xsd:string</w:t>
        </w:r>
      </w:ins>
      <w:proofErr w:type="spellEnd"/>
      <w:ins w:id="3072" w:author="Utente di Microsoft Office" w:date="2019-05-19T08:19:00Z">
        <w:r w:rsidR="00124DCA">
          <w:rPr>
            <w:sz w:val="20"/>
            <w:szCs w:val="20"/>
          </w:rPr>
          <w:t>.</w:t>
        </w:r>
      </w:ins>
    </w:p>
    <w:p w14:paraId="2EEE20D3" w14:textId="31E16BFF" w:rsidR="00281CA5" w:rsidRDefault="00101B43">
      <w:pPr>
        <w:pStyle w:val="NormalWeb"/>
        <w:shd w:val="clear" w:color="auto" w:fill="FFFFFF"/>
        <w:jc w:val="both"/>
        <w:rPr>
          <w:ins w:id="3073" w:author="Utente di Microsoft Office" w:date="2019-05-19T07:13:00Z"/>
          <w:sz w:val="20"/>
          <w:szCs w:val="20"/>
        </w:rPr>
      </w:pPr>
      <w:ins w:id="3074" w:author="Utente di Microsoft Office" w:date="2019-05-16T00:25:00Z">
        <w:r>
          <w:rPr>
            <w:sz w:val="20"/>
            <w:szCs w:val="20"/>
          </w:rPr>
          <w:t>Ad una proprietà possono essere associate delle restrizioni, ad esempi</w:t>
        </w:r>
      </w:ins>
      <w:ins w:id="3075" w:author="Utente di Microsoft Office" w:date="2019-05-16T00:26:00Z">
        <w:r>
          <w:rPr>
            <w:sz w:val="20"/>
            <w:szCs w:val="20"/>
          </w:rPr>
          <w:t xml:space="preserve">o può essere associato un </w:t>
        </w:r>
        <w:proofErr w:type="spellStart"/>
        <w:r>
          <w:rPr>
            <w:sz w:val="20"/>
            <w:szCs w:val="20"/>
          </w:rPr>
          <w:t>range</w:t>
        </w:r>
        <w:proofErr w:type="spellEnd"/>
        <w:r>
          <w:rPr>
            <w:sz w:val="20"/>
            <w:szCs w:val="20"/>
          </w:rPr>
          <w:t xml:space="preserve"> (intervallo) al quale essa si applica, </w:t>
        </w:r>
      </w:ins>
      <w:ins w:id="3076" w:author="Utente di Microsoft Office" w:date="2019-05-17T00:38:00Z">
        <w:r w:rsidR="003B0F52">
          <w:rPr>
            <w:sz w:val="20"/>
            <w:szCs w:val="20"/>
          </w:rPr>
          <w:t>che rappresenta il punto di partenza della proprietà. Il dominio</w:t>
        </w:r>
      </w:ins>
      <w:ins w:id="3077" w:author="Utente di Microsoft Office" w:date="2019-05-17T00:39:00Z">
        <w:r w:rsidR="003B0F52">
          <w:rPr>
            <w:sz w:val="20"/>
            <w:szCs w:val="20"/>
          </w:rPr>
          <w:t xml:space="preserve"> di una proprietà invece rappresenta il punto di arrivo.</w:t>
        </w:r>
      </w:ins>
      <w:ins w:id="3078" w:author="Utente di Microsoft Office" w:date="2019-05-17T00:41:00Z">
        <w:r w:rsidR="00CE504B">
          <w:rPr>
            <w:sz w:val="20"/>
            <w:szCs w:val="20"/>
          </w:rPr>
          <w:t xml:space="preserve"> Ovvero solo dalle classi di un intervallo può partire una propri</w:t>
        </w:r>
      </w:ins>
      <w:ins w:id="3079" w:author="Utente di Microsoft Office" w:date="2019-05-17T00:42:00Z">
        <w:r w:rsidR="00CE504B">
          <w:rPr>
            <w:sz w:val="20"/>
            <w:szCs w:val="20"/>
          </w:rPr>
          <w:t xml:space="preserve">età e solo nelle classi del dominio può </w:t>
        </w:r>
      </w:ins>
      <w:ins w:id="3080" w:author="Utente di Microsoft Office" w:date="2019-05-19T07:13:00Z">
        <w:r w:rsidR="00281CA5">
          <w:rPr>
            <w:sz w:val="20"/>
            <w:szCs w:val="20"/>
          </w:rPr>
          <w:t>atterrare</w:t>
        </w:r>
      </w:ins>
      <w:ins w:id="3081" w:author="Utente di Microsoft Office" w:date="2019-05-17T00:42:00Z">
        <w:r w:rsidR="00CE504B">
          <w:rPr>
            <w:sz w:val="20"/>
            <w:szCs w:val="20"/>
          </w:rPr>
          <w:t xml:space="preserve"> una proprietà.</w:t>
        </w:r>
      </w:ins>
      <w:ins w:id="3082" w:author="Utente di Microsoft Office" w:date="2019-05-17T00:46:00Z">
        <w:r w:rsidR="002A3998">
          <w:rPr>
            <w:sz w:val="20"/>
            <w:szCs w:val="20"/>
          </w:rPr>
          <w:t xml:space="preserve"> </w:t>
        </w:r>
      </w:ins>
    </w:p>
    <w:p w14:paraId="758F6414" w14:textId="3D8A25CB" w:rsidR="00281CA5" w:rsidRPr="00281CA5" w:rsidRDefault="00281CA5">
      <w:pPr>
        <w:pStyle w:val="NormalWeb"/>
        <w:shd w:val="clear" w:color="auto" w:fill="FFFFFF"/>
        <w:rPr>
          <w:ins w:id="3083" w:author="Utente di Microsoft Office" w:date="2019-05-19T07:13:00Z"/>
          <w:rFonts w:ascii="Courier New" w:hAnsi="Courier New" w:cs="Courier New"/>
          <w:sz w:val="20"/>
          <w:szCs w:val="20"/>
          <w:lang w:val="en-US"/>
          <w:rPrChange w:id="3084" w:author="Utente di Microsoft Office" w:date="2019-05-19T07:15:00Z">
            <w:rPr>
              <w:ins w:id="3085" w:author="Utente di Microsoft Office" w:date="2019-05-19T07:13:00Z"/>
            </w:rPr>
          </w:rPrChange>
        </w:rPr>
        <w:pPrChange w:id="3086" w:author="Utente di Microsoft Office" w:date="2019-05-19T07:14:00Z">
          <w:pPr>
            <w:spacing w:before="100" w:beforeAutospacing="1" w:after="100" w:afterAutospacing="1"/>
          </w:pPr>
        </w:pPrChange>
      </w:pPr>
      <w:ins w:id="3087" w:author="Utente di Microsoft Office" w:date="2019-05-19T07:13:00Z">
        <w:r w:rsidRPr="00281CA5">
          <w:rPr>
            <w:rFonts w:ascii="Courier New" w:hAnsi="Courier New" w:cs="Courier New"/>
            <w:sz w:val="20"/>
            <w:szCs w:val="20"/>
            <w:lang w:val="en-US"/>
            <w:rPrChange w:id="3088" w:author="Utente di Microsoft Office" w:date="2019-05-19T07:15:00Z">
              <w:rPr>
                <w:rFonts w:ascii="CourierNew" w:hAnsi="CourierNew"/>
                <w:sz w:val="14"/>
                <w:szCs w:val="14"/>
              </w:rPr>
            </w:rPrChange>
          </w:rPr>
          <w:t>&lt;</w:t>
        </w:r>
        <w:proofErr w:type="spellStart"/>
        <w:proofErr w:type="gramStart"/>
        <w:r w:rsidRPr="00281CA5">
          <w:rPr>
            <w:rFonts w:ascii="Courier New" w:hAnsi="Courier New" w:cs="Courier New"/>
            <w:sz w:val="20"/>
            <w:szCs w:val="20"/>
            <w:lang w:val="en-US"/>
            <w:rPrChange w:id="3089" w:author="Utente di Microsoft Office" w:date="2019-05-19T07:15:00Z">
              <w:rPr>
                <w:rFonts w:ascii="CourierNew" w:hAnsi="CourierNew"/>
                <w:sz w:val="14"/>
                <w:szCs w:val="14"/>
              </w:rPr>
            </w:rPrChange>
          </w:rPr>
          <w:t>owl:ObjectProperty</w:t>
        </w:r>
        <w:proofErr w:type="spellEnd"/>
        <w:proofErr w:type="gramEnd"/>
        <w:r w:rsidRPr="00281CA5">
          <w:rPr>
            <w:rFonts w:ascii="Courier New" w:hAnsi="Courier New" w:cs="Courier New"/>
            <w:sz w:val="20"/>
            <w:szCs w:val="20"/>
            <w:lang w:val="en-US"/>
            <w:rPrChange w:id="3090" w:author="Utente di Microsoft Office" w:date="2019-05-19T07:15:00Z">
              <w:rPr>
                <w:rFonts w:ascii="CourierNew" w:hAnsi="CourierNew"/>
                <w:sz w:val="14"/>
                <w:szCs w:val="14"/>
              </w:rPr>
            </w:rPrChange>
          </w:rPr>
          <w:t xml:space="preserve"> </w:t>
        </w:r>
        <w:proofErr w:type="spellStart"/>
        <w:r w:rsidRPr="00281CA5">
          <w:rPr>
            <w:rFonts w:ascii="Courier New" w:hAnsi="Courier New" w:cs="Courier New"/>
            <w:sz w:val="20"/>
            <w:szCs w:val="20"/>
            <w:lang w:val="en-US"/>
            <w:rPrChange w:id="3091" w:author="Utente di Microsoft Office" w:date="2019-05-19T07:15:00Z">
              <w:rPr>
                <w:rFonts w:ascii="CourierNew" w:hAnsi="CourierNew"/>
                <w:sz w:val="14"/>
                <w:szCs w:val="14"/>
              </w:rPr>
            </w:rPrChange>
          </w:rPr>
          <w:t>rdf:ID</w:t>
        </w:r>
        <w:proofErr w:type="spellEnd"/>
        <w:r w:rsidRPr="00281CA5">
          <w:rPr>
            <w:rFonts w:ascii="Courier New" w:hAnsi="Courier New" w:cs="Courier New"/>
            <w:sz w:val="20"/>
            <w:szCs w:val="20"/>
            <w:lang w:val="en-US"/>
            <w:rPrChange w:id="3092" w:author="Utente di Microsoft Office" w:date="2019-05-19T07:15:00Z">
              <w:rPr>
                <w:rFonts w:ascii="CourierNew" w:hAnsi="CourierNew"/>
                <w:sz w:val="14"/>
                <w:szCs w:val="14"/>
              </w:rPr>
            </w:rPrChange>
          </w:rPr>
          <w:t>="</w:t>
        </w:r>
      </w:ins>
      <w:proofErr w:type="spellStart"/>
      <w:ins w:id="3093" w:author="Utente di Microsoft Office" w:date="2019-05-19T07:16:00Z">
        <w:r w:rsidR="00A05D5E">
          <w:rPr>
            <w:rFonts w:ascii="Courier New" w:hAnsi="Courier New" w:cs="Courier New"/>
            <w:sz w:val="20"/>
            <w:szCs w:val="20"/>
            <w:lang w:val="en-US"/>
          </w:rPr>
          <w:t>writeBy</w:t>
        </w:r>
      </w:ins>
      <w:proofErr w:type="spellEnd"/>
      <w:ins w:id="3094" w:author="Utente di Microsoft Office" w:date="2019-05-19T07:13:00Z">
        <w:r w:rsidRPr="00281CA5">
          <w:rPr>
            <w:rFonts w:ascii="Courier New" w:hAnsi="Courier New" w:cs="Courier New"/>
            <w:sz w:val="20"/>
            <w:szCs w:val="20"/>
            <w:lang w:val="en-US"/>
            <w:rPrChange w:id="3095" w:author="Utente di Microsoft Office" w:date="2019-05-19T07:15:00Z">
              <w:rPr>
                <w:rFonts w:ascii="CourierNew" w:hAnsi="CourierNew"/>
                <w:sz w:val="14"/>
                <w:szCs w:val="14"/>
              </w:rPr>
            </w:rPrChange>
          </w:rPr>
          <w:t xml:space="preserve">"&gt; ... </w:t>
        </w:r>
      </w:ins>
    </w:p>
    <w:p w14:paraId="18FF544B" w14:textId="64B20118" w:rsidR="00281CA5" w:rsidRPr="00281CA5" w:rsidRDefault="00281CA5">
      <w:pPr>
        <w:pStyle w:val="NormalWeb"/>
        <w:shd w:val="clear" w:color="auto" w:fill="FFFFFF"/>
        <w:rPr>
          <w:ins w:id="3096" w:author="Utente di Microsoft Office" w:date="2019-05-19T07:13:00Z"/>
          <w:rFonts w:ascii="Courier New" w:hAnsi="Courier New" w:cs="Courier New"/>
          <w:sz w:val="20"/>
          <w:szCs w:val="20"/>
          <w:lang w:val="en-US"/>
          <w:rPrChange w:id="3097" w:author="Utente di Microsoft Office" w:date="2019-05-19T07:14:00Z">
            <w:rPr>
              <w:ins w:id="3098" w:author="Utente di Microsoft Office" w:date="2019-05-19T07:13:00Z"/>
            </w:rPr>
          </w:rPrChange>
        </w:rPr>
        <w:pPrChange w:id="3099" w:author="Utente di Microsoft Office" w:date="2019-05-19T07:14:00Z">
          <w:pPr>
            <w:spacing w:before="100" w:beforeAutospacing="1" w:after="100" w:afterAutospacing="1"/>
          </w:pPr>
        </w:pPrChange>
      </w:pPr>
      <w:ins w:id="3100" w:author="Utente di Microsoft Office" w:date="2019-05-19T07:13:00Z">
        <w:r w:rsidRPr="00281CA5">
          <w:rPr>
            <w:rFonts w:ascii="Courier New" w:hAnsi="Courier New" w:cs="Courier New"/>
            <w:sz w:val="20"/>
            <w:szCs w:val="20"/>
            <w:lang w:val="en-US"/>
            <w:rPrChange w:id="3101" w:author="Utente di Microsoft Office" w:date="2019-05-19T07:15:00Z">
              <w:rPr>
                <w:rFonts w:ascii="CourierNew" w:hAnsi="CourierNew"/>
                <w:sz w:val="14"/>
                <w:szCs w:val="14"/>
                <w:lang w:val="en-US"/>
              </w:rPr>
            </w:rPrChange>
          </w:rPr>
          <w:tab/>
        </w:r>
        <w:r w:rsidRPr="00281CA5">
          <w:rPr>
            <w:rFonts w:ascii="Courier New" w:hAnsi="Courier New" w:cs="Courier New"/>
            <w:sz w:val="20"/>
            <w:szCs w:val="20"/>
            <w:lang w:val="en-US"/>
            <w:rPrChange w:id="3102" w:author="Utente di Microsoft Office" w:date="2019-05-19T07:14:00Z">
              <w:rPr>
                <w:rFonts w:ascii="CourierNew" w:hAnsi="CourierNew"/>
                <w:sz w:val="14"/>
                <w:szCs w:val="14"/>
              </w:rPr>
            </w:rPrChange>
          </w:rPr>
          <w:t>&lt;</w:t>
        </w:r>
        <w:proofErr w:type="spellStart"/>
        <w:proofErr w:type="gramStart"/>
        <w:r w:rsidRPr="00281CA5">
          <w:rPr>
            <w:rFonts w:ascii="Courier New" w:hAnsi="Courier New" w:cs="Courier New"/>
            <w:sz w:val="20"/>
            <w:szCs w:val="20"/>
            <w:lang w:val="en-US"/>
            <w:rPrChange w:id="3103" w:author="Utente di Microsoft Office" w:date="2019-05-19T07:14:00Z">
              <w:rPr>
                <w:rFonts w:ascii="CourierNew" w:hAnsi="CourierNew"/>
                <w:sz w:val="14"/>
                <w:szCs w:val="14"/>
              </w:rPr>
            </w:rPrChange>
          </w:rPr>
          <w:t>rdfs:domain</w:t>
        </w:r>
        <w:proofErr w:type="spellEnd"/>
        <w:proofErr w:type="gramEnd"/>
        <w:r w:rsidRPr="00281CA5">
          <w:rPr>
            <w:rFonts w:ascii="Courier New" w:hAnsi="Courier New" w:cs="Courier New"/>
            <w:sz w:val="20"/>
            <w:szCs w:val="20"/>
            <w:lang w:val="en-US"/>
            <w:rPrChange w:id="3104" w:author="Utente di Microsoft Office" w:date="2019-05-19T07:14:00Z">
              <w:rPr>
                <w:rFonts w:ascii="CourierNew" w:hAnsi="CourierNew"/>
                <w:sz w:val="14"/>
                <w:szCs w:val="14"/>
              </w:rPr>
            </w:rPrChange>
          </w:rPr>
          <w:t xml:space="preserve"> </w:t>
        </w:r>
        <w:proofErr w:type="spellStart"/>
        <w:r w:rsidRPr="00281CA5">
          <w:rPr>
            <w:rFonts w:ascii="Courier New" w:hAnsi="Courier New" w:cs="Courier New"/>
            <w:sz w:val="20"/>
            <w:szCs w:val="20"/>
            <w:lang w:val="en-US"/>
            <w:rPrChange w:id="3105" w:author="Utente di Microsoft Office" w:date="2019-05-19T07:14:00Z">
              <w:rPr>
                <w:rFonts w:ascii="CourierNew" w:hAnsi="CourierNew"/>
                <w:sz w:val="14"/>
                <w:szCs w:val="14"/>
              </w:rPr>
            </w:rPrChange>
          </w:rPr>
          <w:t>rdf:resource</w:t>
        </w:r>
        <w:proofErr w:type="spellEnd"/>
        <w:r w:rsidRPr="00281CA5">
          <w:rPr>
            <w:rFonts w:ascii="Courier New" w:hAnsi="Courier New" w:cs="Courier New"/>
            <w:sz w:val="20"/>
            <w:szCs w:val="20"/>
            <w:lang w:val="en-US"/>
            <w:rPrChange w:id="3106" w:author="Utente di Microsoft Office" w:date="2019-05-19T07:14:00Z">
              <w:rPr>
                <w:rFonts w:ascii="CourierNew" w:hAnsi="CourierNew"/>
                <w:sz w:val="14"/>
                <w:szCs w:val="14"/>
              </w:rPr>
            </w:rPrChange>
          </w:rPr>
          <w:t>="</w:t>
        </w:r>
      </w:ins>
      <w:ins w:id="3107" w:author="Utente di Microsoft Office" w:date="2019-05-19T07:38:00Z">
        <w:r w:rsidR="002E2DC8" w:rsidRPr="00BE4D5C">
          <w:rPr>
            <w:rFonts w:ascii="Courier New" w:hAnsi="Courier New" w:cs="Courier New"/>
            <w:sz w:val="20"/>
            <w:szCs w:val="20"/>
            <w:lang w:val="en-US"/>
          </w:rPr>
          <w:t>#</w:t>
        </w:r>
        <w:r w:rsidR="002E2DC8">
          <w:rPr>
            <w:rFonts w:ascii="Courier New" w:hAnsi="Courier New" w:cs="Courier New"/>
            <w:sz w:val="20"/>
            <w:szCs w:val="20"/>
            <w:lang w:val="en-US"/>
          </w:rPr>
          <w:t>Writer</w:t>
        </w:r>
      </w:ins>
      <w:ins w:id="3108" w:author="Utente di Microsoft Office" w:date="2019-05-19T07:13:00Z">
        <w:r w:rsidRPr="00281CA5">
          <w:rPr>
            <w:rFonts w:ascii="Courier New" w:hAnsi="Courier New" w:cs="Courier New"/>
            <w:sz w:val="20"/>
            <w:szCs w:val="20"/>
            <w:lang w:val="en-US"/>
            <w:rPrChange w:id="3109" w:author="Utente di Microsoft Office" w:date="2019-05-19T07:14:00Z">
              <w:rPr>
                <w:rFonts w:ascii="CourierNew" w:hAnsi="CourierNew"/>
                <w:sz w:val="14"/>
                <w:szCs w:val="14"/>
              </w:rPr>
            </w:rPrChange>
          </w:rPr>
          <w:t xml:space="preserve">" /&gt; </w:t>
        </w:r>
      </w:ins>
    </w:p>
    <w:p w14:paraId="1A46F01B" w14:textId="27F6B2A9" w:rsidR="00281CA5" w:rsidRDefault="00B95AFB" w:rsidP="00281CA5">
      <w:pPr>
        <w:pStyle w:val="NormalWeb"/>
        <w:shd w:val="clear" w:color="auto" w:fill="FFFFFF"/>
        <w:rPr>
          <w:ins w:id="3110" w:author="Utente di Microsoft Office" w:date="2019-05-19T07:19:00Z"/>
          <w:rFonts w:ascii="Courier New" w:hAnsi="Courier New" w:cs="Courier New"/>
          <w:sz w:val="20"/>
          <w:szCs w:val="20"/>
          <w:lang w:val="en-US"/>
        </w:rPr>
      </w:pPr>
      <w:ins w:id="3111" w:author="Utente di Microsoft Office" w:date="2019-05-19T07:34:00Z">
        <w:r>
          <w:rPr>
            <w:rFonts w:ascii="Courier New" w:hAnsi="Courier New" w:cs="Courier New"/>
            <w:sz w:val="20"/>
            <w:szCs w:val="20"/>
            <w:lang w:val="en-US"/>
          </w:rPr>
          <w:tab/>
        </w:r>
      </w:ins>
      <w:ins w:id="3112" w:author="Utente di Microsoft Office" w:date="2019-05-19T07:13:00Z">
        <w:r w:rsidR="00281CA5" w:rsidRPr="00A05D5E">
          <w:rPr>
            <w:rFonts w:ascii="Courier New" w:hAnsi="Courier New" w:cs="Courier New"/>
            <w:sz w:val="20"/>
            <w:szCs w:val="20"/>
            <w:lang w:val="en-US"/>
            <w:rPrChange w:id="3113" w:author="Utente di Microsoft Office" w:date="2019-05-19T07:17:00Z">
              <w:rPr>
                <w:rFonts w:ascii="CourierNew" w:hAnsi="CourierNew"/>
                <w:sz w:val="14"/>
                <w:szCs w:val="14"/>
              </w:rPr>
            </w:rPrChange>
          </w:rPr>
          <w:t>&lt;</w:t>
        </w:r>
        <w:proofErr w:type="spellStart"/>
        <w:proofErr w:type="gramStart"/>
        <w:r w:rsidR="00281CA5" w:rsidRPr="00A05D5E">
          <w:rPr>
            <w:rFonts w:ascii="Courier New" w:hAnsi="Courier New" w:cs="Courier New"/>
            <w:sz w:val="20"/>
            <w:szCs w:val="20"/>
            <w:lang w:val="en-US"/>
            <w:rPrChange w:id="3114" w:author="Utente di Microsoft Office" w:date="2019-05-19T07:17:00Z">
              <w:rPr>
                <w:rFonts w:ascii="CourierNew" w:hAnsi="CourierNew"/>
                <w:sz w:val="14"/>
                <w:szCs w:val="14"/>
              </w:rPr>
            </w:rPrChange>
          </w:rPr>
          <w:t>rdfs:range</w:t>
        </w:r>
        <w:proofErr w:type="spellEnd"/>
        <w:proofErr w:type="gramEnd"/>
        <w:r w:rsidR="00281CA5" w:rsidRPr="00A05D5E">
          <w:rPr>
            <w:rFonts w:ascii="Courier New" w:hAnsi="Courier New" w:cs="Courier New"/>
            <w:sz w:val="20"/>
            <w:szCs w:val="20"/>
            <w:lang w:val="en-US"/>
            <w:rPrChange w:id="3115" w:author="Utente di Microsoft Office" w:date="2019-05-19T07:17:00Z">
              <w:rPr>
                <w:rFonts w:ascii="CourierNew" w:hAnsi="CourierNew"/>
                <w:sz w:val="14"/>
                <w:szCs w:val="14"/>
              </w:rPr>
            </w:rPrChange>
          </w:rPr>
          <w:t xml:space="preserve"> </w:t>
        </w:r>
        <w:proofErr w:type="spellStart"/>
        <w:r w:rsidR="00281CA5" w:rsidRPr="00A05D5E">
          <w:rPr>
            <w:rFonts w:ascii="Courier New" w:hAnsi="Courier New" w:cs="Courier New"/>
            <w:sz w:val="20"/>
            <w:szCs w:val="20"/>
            <w:lang w:val="en-US"/>
            <w:rPrChange w:id="3116" w:author="Utente di Microsoft Office" w:date="2019-05-19T07:17:00Z">
              <w:rPr>
                <w:rFonts w:ascii="CourierNew" w:hAnsi="CourierNew"/>
                <w:sz w:val="14"/>
                <w:szCs w:val="14"/>
              </w:rPr>
            </w:rPrChange>
          </w:rPr>
          <w:t>rdf:resource</w:t>
        </w:r>
        <w:proofErr w:type="spellEnd"/>
        <w:r w:rsidR="00281CA5" w:rsidRPr="00A05D5E">
          <w:rPr>
            <w:rFonts w:ascii="Courier New" w:hAnsi="Courier New" w:cs="Courier New"/>
            <w:sz w:val="20"/>
            <w:szCs w:val="20"/>
            <w:lang w:val="en-US"/>
            <w:rPrChange w:id="3117" w:author="Utente di Microsoft Office" w:date="2019-05-19T07:17:00Z">
              <w:rPr>
                <w:rFonts w:ascii="CourierNew" w:hAnsi="CourierNew"/>
                <w:sz w:val="14"/>
                <w:szCs w:val="14"/>
              </w:rPr>
            </w:rPrChange>
          </w:rPr>
          <w:t>="</w:t>
        </w:r>
      </w:ins>
      <w:ins w:id="3118" w:author="Utente di Microsoft Office" w:date="2019-05-19T07:38:00Z">
        <w:r w:rsidR="002E2DC8" w:rsidRPr="00BE4D5C">
          <w:rPr>
            <w:rFonts w:ascii="Courier New" w:hAnsi="Courier New" w:cs="Courier New"/>
            <w:sz w:val="20"/>
            <w:szCs w:val="20"/>
            <w:lang w:val="en-US"/>
          </w:rPr>
          <w:t>#</w:t>
        </w:r>
        <w:r w:rsidR="002E2DC8">
          <w:rPr>
            <w:rFonts w:ascii="Courier New" w:hAnsi="Courier New" w:cs="Courier New"/>
            <w:sz w:val="20"/>
            <w:szCs w:val="20"/>
            <w:lang w:val="en-US"/>
          </w:rPr>
          <w:t>Book</w:t>
        </w:r>
      </w:ins>
      <w:ins w:id="3119" w:author="Utente di Microsoft Office" w:date="2019-05-19T07:13:00Z">
        <w:r w:rsidR="00281CA5" w:rsidRPr="00A05D5E">
          <w:rPr>
            <w:rFonts w:ascii="Courier New" w:hAnsi="Courier New" w:cs="Courier New"/>
            <w:sz w:val="20"/>
            <w:szCs w:val="20"/>
            <w:lang w:val="en-US"/>
            <w:rPrChange w:id="3120" w:author="Utente di Microsoft Office" w:date="2019-05-19T07:17:00Z">
              <w:rPr>
                <w:rFonts w:ascii="CourierNew" w:hAnsi="CourierNew"/>
                <w:sz w:val="14"/>
                <w:szCs w:val="14"/>
              </w:rPr>
            </w:rPrChange>
          </w:rPr>
          <w:t>" /&gt; &lt;/</w:t>
        </w:r>
        <w:proofErr w:type="spellStart"/>
        <w:r w:rsidR="00281CA5" w:rsidRPr="00A05D5E">
          <w:rPr>
            <w:rFonts w:ascii="Courier New" w:hAnsi="Courier New" w:cs="Courier New"/>
            <w:sz w:val="20"/>
            <w:szCs w:val="20"/>
            <w:lang w:val="en-US"/>
            <w:rPrChange w:id="3121" w:author="Utente di Microsoft Office" w:date="2019-05-19T07:17:00Z">
              <w:rPr>
                <w:rFonts w:ascii="CourierNew" w:hAnsi="CourierNew"/>
                <w:sz w:val="14"/>
                <w:szCs w:val="14"/>
              </w:rPr>
            </w:rPrChange>
          </w:rPr>
          <w:t>owl:ObjectProperty</w:t>
        </w:r>
        <w:proofErr w:type="spellEnd"/>
        <w:r w:rsidR="00281CA5" w:rsidRPr="00A05D5E">
          <w:rPr>
            <w:rFonts w:ascii="Courier New" w:hAnsi="Courier New" w:cs="Courier New"/>
            <w:sz w:val="20"/>
            <w:szCs w:val="20"/>
            <w:lang w:val="en-US"/>
            <w:rPrChange w:id="3122" w:author="Utente di Microsoft Office" w:date="2019-05-19T07:17:00Z">
              <w:rPr>
                <w:rFonts w:ascii="CourierNew" w:hAnsi="CourierNew"/>
                <w:sz w:val="14"/>
                <w:szCs w:val="14"/>
              </w:rPr>
            </w:rPrChange>
          </w:rPr>
          <w:t xml:space="preserve">&gt; </w:t>
        </w:r>
      </w:ins>
    </w:p>
    <w:p w14:paraId="32676757" w14:textId="2FF8D7BA" w:rsidR="005E31F5" w:rsidRDefault="0024638B" w:rsidP="008F77F1">
      <w:pPr>
        <w:pStyle w:val="NormalWeb"/>
        <w:shd w:val="clear" w:color="auto" w:fill="FFFFFF"/>
        <w:jc w:val="both"/>
        <w:rPr>
          <w:ins w:id="3123" w:author="Utente di Microsoft Office" w:date="2019-05-19T07:51:00Z"/>
          <w:sz w:val="20"/>
          <w:szCs w:val="20"/>
        </w:rPr>
      </w:pPr>
      <w:ins w:id="3124" w:author="Utente di Microsoft Office" w:date="2019-05-19T07:19:00Z">
        <w:r w:rsidRPr="0024638B">
          <w:rPr>
            <w:sz w:val="20"/>
            <w:szCs w:val="20"/>
            <w:rPrChange w:id="3125" w:author="Utente di Microsoft Office" w:date="2019-05-19T07:24:00Z">
              <w:rPr>
                <w:rFonts w:ascii="Courier New" w:hAnsi="Courier New" w:cs="Courier New"/>
                <w:sz w:val="20"/>
                <w:szCs w:val="20"/>
                <w:lang w:val="en-US"/>
              </w:rPr>
            </w:rPrChange>
          </w:rPr>
          <w:t>In questo modo nella nostra on</w:t>
        </w:r>
        <w:r w:rsidRPr="0024638B">
          <w:rPr>
            <w:sz w:val="20"/>
            <w:szCs w:val="20"/>
            <w:rPrChange w:id="3126" w:author="Utente di Microsoft Office" w:date="2019-05-19T07:24:00Z">
              <w:rPr>
                <w:rFonts w:ascii="Courier New" w:hAnsi="Courier New" w:cs="Courier New"/>
                <w:sz w:val="20"/>
                <w:szCs w:val="20"/>
              </w:rPr>
            </w:rPrChange>
          </w:rPr>
          <w:t xml:space="preserve">tologia abbiamo definito un intervallo </w:t>
        </w:r>
      </w:ins>
      <w:ins w:id="3127" w:author="Utente di Microsoft Office" w:date="2019-05-19T07:35:00Z">
        <w:r w:rsidR="006B0006">
          <w:rPr>
            <w:sz w:val="20"/>
            <w:szCs w:val="20"/>
          </w:rPr>
          <w:t xml:space="preserve">e un dominio </w:t>
        </w:r>
      </w:ins>
      <w:ins w:id="3128" w:author="Utente di Microsoft Office" w:date="2019-05-19T07:19:00Z">
        <w:r w:rsidRPr="0024638B">
          <w:rPr>
            <w:sz w:val="20"/>
            <w:szCs w:val="20"/>
            <w:rPrChange w:id="3129" w:author="Utente di Microsoft Office" w:date="2019-05-19T07:24:00Z">
              <w:rPr>
                <w:rFonts w:ascii="Courier New" w:hAnsi="Courier New" w:cs="Courier New"/>
                <w:sz w:val="20"/>
                <w:szCs w:val="20"/>
              </w:rPr>
            </w:rPrChange>
          </w:rPr>
          <w:t xml:space="preserve">per la proprietà </w:t>
        </w:r>
      </w:ins>
      <w:ins w:id="3130" w:author="Utente di Microsoft Office" w:date="2019-05-19T07:22:00Z">
        <w:r>
          <w:rPr>
            <w:rFonts w:ascii="Courier New" w:hAnsi="Courier New" w:cs="Courier New"/>
            <w:sz w:val="20"/>
            <w:szCs w:val="20"/>
          </w:rPr>
          <w:t>#</w:t>
        </w:r>
      </w:ins>
      <w:proofErr w:type="spellStart"/>
      <w:ins w:id="3131" w:author="Utente di Microsoft Office" w:date="2019-05-19T07:19:00Z">
        <w:r>
          <w:rPr>
            <w:rFonts w:ascii="Courier New" w:hAnsi="Courier New" w:cs="Courier New"/>
            <w:sz w:val="20"/>
            <w:szCs w:val="20"/>
          </w:rPr>
          <w:t>writeBy</w:t>
        </w:r>
        <w:proofErr w:type="spellEnd"/>
        <w:r w:rsidRPr="0024638B">
          <w:rPr>
            <w:sz w:val="20"/>
            <w:szCs w:val="20"/>
            <w:rPrChange w:id="3132" w:author="Utente di Microsoft Office" w:date="2019-05-19T07:23:00Z">
              <w:rPr>
                <w:rFonts w:ascii="Courier New" w:hAnsi="Courier New" w:cs="Courier New"/>
                <w:sz w:val="20"/>
                <w:szCs w:val="20"/>
              </w:rPr>
            </w:rPrChange>
          </w:rPr>
          <w:t>. Stiamo dic</w:t>
        </w:r>
      </w:ins>
      <w:ins w:id="3133" w:author="Utente di Microsoft Office" w:date="2019-05-19T07:20:00Z">
        <w:r w:rsidRPr="0024638B">
          <w:rPr>
            <w:sz w:val="20"/>
            <w:szCs w:val="20"/>
            <w:rPrChange w:id="3134" w:author="Utente di Microsoft Office" w:date="2019-05-19T07:23:00Z">
              <w:rPr>
                <w:rFonts w:ascii="Courier New" w:hAnsi="Courier New" w:cs="Courier New"/>
                <w:sz w:val="20"/>
                <w:szCs w:val="20"/>
              </w:rPr>
            </w:rPrChange>
          </w:rPr>
          <w:t>endo che la proprietà</w:t>
        </w:r>
        <w:r w:rsidRPr="00DD5858">
          <w:rPr>
            <w:sz w:val="20"/>
            <w:szCs w:val="20"/>
            <w:rPrChange w:id="3135" w:author="Utente di Microsoft Office" w:date="2019-05-19T07:24:00Z">
              <w:rPr>
                <w:rFonts w:ascii="Courier New" w:hAnsi="Courier New" w:cs="Courier New"/>
                <w:sz w:val="20"/>
                <w:szCs w:val="20"/>
              </w:rPr>
            </w:rPrChange>
          </w:rPr>
          <w:t xml:space="preserve"> </w:t>
        </w:r>
        <w:r>
          <w:rPr>
            <w:rFonts w:ascii="Courier New" w:hAnsi="Courier New" w:cs="Courier New"/>
            <w:sz w:val="20"/>
            <w:szCs w:val="20"/>
          </w:rPr>
          <w:t>#</w:t>
        </w:r>
      </w:ins>
      <w:proofErr w:type="spellStart"/>
      <w:ins w:id="3136" w:author="Utente di Microsoft Office" w:date="2019-05-19T07:21:00Z">
        <w:r>
          <w:rPr>
            <w:rFonts w:ascii="Courier New" w:hAnsi="Courier New" w:cs="Courier New"/>
            <w:sz w:val="20"/>
            <w:szCs w:val="20"/>
          </w:rPr>
          <w:t>writeBy</w:t>
        </w:r>
        <w:proofErr w:type="spellEnd"/>
        <w:r w:rsidRPr="00DD5858">
          <w:rPr>
            <w:sz w:val="20"/>
            <w:szCs w:val="20"/>
            <w:rPrChange w:id="3137" w:author="Utente di Microsoft Office" w:date="2019-05-19T07:25:00Z">
              <w:rPr>
                <w:rFonts w:ascii="Courier New" w:hAnsi="Courier New" w:cs="Courier New"/>
                <w:sz w:val="20"/>
                <w:szCs w:val="20"/>
              </w:rPr>
            </w:rPrChange>
          </w:rPr>
          <w:t xml:space="preserve"> </w:t>
        </w:r>
        <w:r w:rsidRPr="0024638B">
          <w:rPr>
            <w:sz w:val="20"/>
            <w:szCs w:val="20"/>
            <w:rPrChange w:id="3138" w:author="Utente di Microsoft Office" w:date="2019-05-19T07:23:00Z">
              <w:rPr>
                <w:rFonts w:ascii="Courier New" w:hAnsi="Courier New" w:cs="Courier New"/>
                <w:sz w:val="20"/>
                <w:szCs w:val="20"/>
              </w:rPr>
            </w:rPrChange>
          </w:rPr>
          <w:t>può atterrare solamente nell’intervallo de</w:t>
        </w:r>
      </w:ins>
      <w:ins w:id="3139" w:author="Utente di Microsoft Office" w:date="2019-05-19T07:39:00Z">
        <w:r w:rsidR="00A02033">
          <w:rPr>
            <w:sz w:val="20"/>
            <w:szCs w:val="20"/>
          </w:rPr>
          <w:t xml:space="preserve">gli scrittori </w:t>
        </w:r>
      </w:ins>
      <w:ins w:id="3140" w:author="Utente di Microsoft Office" w:date="2019-05-19T07:36:00Z">
        <w:r w:rsidR="006B0006">
          <w:rPr>
            <w:sz w:val="20"/>
            <w:szCs w:val="20"/>
          </w:rPr>
          <w:t>(</w:t>
        </w:r>
      </w:ins>
      <w:ins w:id="3141" w:author="Utente di Microsoft Office" w:date="2019-05-19T07:39:00Z">
        <w:r w:rsidR="00A02033" w:rsidRPr="00BE4D5C">
          <w:rPr>
            <w:rFonts w:ascii="Courier New" w:hAnsi="Courier New" w:cs="Courier New"/>
            <w:sz w:val="20"/>
            <w:szCs w:val="20"/>
          </w:rPr>
          <w:t>#Writer</w:t>
        </w:r>
      </w:ins>
      <w:ins w:id="3142" w:author="Utente di Microsoft Office" w:date="2019-05-19T07:36:00Z">
        <w:r w:rsidR="006B0006">
          <w:rPr>
            <w:sz w:val="20"/>
            <w:szCs w:val="20"/>
          </w:rPr>
          <w:t>)</w:t>
        </w:r>
      </w:ins>
      <w:ins w:id="3143" w:author="Utente di Microsoft Office" w:date="2019-05-19T07:35:00Z">
        <w:r w:rsidR="006B0006">
          <w:rPr>
            <w:sz w:val="20"/>
            <w:szCs w:val="20"/>
          </w:rPr>
          <w:t xml:space="preserve">, e può essere associata solo ad uno </w:t>
        </w:r>
      </w:ins>
      <w:ins w:id="3144" w:author="Utente di Microsoft Office" w:date="2019-05-19T07:39:00Z">
        <w:r w:rsidR="00A02033">
          <w:rPr>
            <w:sz w:val="20"/>
            <w:szCs w:val="20"/>
          </w:rPr>
          <w:t>lib</w:t>
        </w:r>
      </w:ins>
      <w:ins w:id="3145" w:author="Utente di Microsoft Office" w:date="2019-05-19T07:40:00Z">
        <w:r w:rsidR="00A02033">
          <w:rPr>
            <w:sz w:val="20"/>
            <w:szCs w:val="20"/>
          </w:rPr>
          <w:t>ro</w:t>
        </w:r>
      </w:ins>
      <w:ins w:id="3146" w:author="Utente di Microsoft Office" w:date="2019-05-19T07:35:00Z">
        <w:r w:rsidR="006B0006">
          <w:rPr>
            <w:sz w:val="20"/>
            <w:szCs w:val="20"/>
          </w:rPr>
          <w:t xml:space="preserve"> (</w:t>
        </w:r>
      </w:ins>
      <w:ins w:id="3147" w:author="Utente di Microsoft Office" w:date="2019-05-19T07:39:00Z">
        <w:r w:rsidR="00A02033" w:rsidRPr="00BE4D5C">
          <w:rPr>
            <w:rFonts w:ascii="Courier New" w:hAnsi="Courier New" w:cs="Courier New"/>
            <w:sz w:val="20"/>
            <w:szCs w:val="20"/>
          </w:rPr>
          <w:t>#Book</w:t>
        </w:r>
      </w:ins>
      <w:ins w:id="3148" w:author="Utente di Microsoft Office" w:date="2019-05-19T07:35:00Z">
        <w:r w:rsidR="006B0006">
          <w:rPr>
            <w:sz w:val="20"/>
            <w:szCs w:val="20"/>
          </w:rPr>
          <w:t>)</w:t>
        </w:r>
      </w:ins>
      <w:ins w:id="3149" w:author="Utente di Microsoft Office" w:date="2019-05-19T07:21:00Z">
        <w:r w:rsidRPr="0024638B">
          <w:rPr>
            <w:sz w:val="20"/>
            <w:szCs w:val="20"/>
            <w:rPrChange w:id="3150" w:author="Utente di Microsoft Office" w:date="2019-05-19T07:23:00Z">
              <w:rPr>
                <w:rFonts w:ascii="Courier New" w:hAnsi="Courier New" w:cs="Courier New"/>
                <w:sz w:val="20"/>
                <w:szCs w:val="20"/>
              </w:rPr>
            </w:rPrChange>
          </w:rPr>
          <w:t>. Tale scelta è ovviamente opinabile, ma pot</w:t>
        </w:r>
      </w:ins>
      <w:ins w:id="3151" w:author="Utente di Microsoft Office" w:date="2019-05-20T06:58:00Z">
        <w:r w:rsidR="009736B0">
          <w:rPr>
            <w:sz w:val="20"/>
            <w:szCs w:val="20"/>
          </w:rPr>
          <w:t>r</w:t>
        </w:r>
      </w:ins>
      <w:ins w:id="3152" w:author="Utente di Microsoft Office" w:date="2019-05-19T07:21:00Z">
        <w:r w:rsidRPr="0024638B">
          <w:rPr>
            <w:sz w:val="20"/>
            <w:szCs w:val="20"/>
            <w:rPrChange w:id="3153" w:author="Utente di Microsoft Office" w:date="2019-05-19T07:23:00Z">
              <w:rPr>
                <w:rFonts w:ascii="Courier New" w:hAnsi="Courier New" w:cs="Courier New"/>
                <w:sz w:val="20"/>
                <w:szCs w:val="20"/>
              </w:rPr>
            </w:rPrChange>
          </w:rPr>
          <w:t xml:space="preserve">emmo definire questa restrizione se </w:t>
        </w:r>
      </w:ins>
      <w:ins w:id="3154" w:author="Utente di Microsoft Office" w:date="2019-05-19T07:22:00Z">
        <w:r w:rsidRPr="0024638B">
          <w:rPr>
            <w:sz w:val="20"/>
            <w:szCs w:val="20"/>
            <w:rPrChange w:id="3155" w:author="Utente di Microsoft Office" w:date="2019-05-19T07:23:00Z">
              <w:rPr>
                <w:rFonts w:ascii="Courier New" w:hAnsi="Courier New" w:cs="Courier New"/>
                <w:sz w:val="20"/>
                <w:szCs w:val="20"/>
              </w:rPr>
            </w:rPrChange>
          </w:rPr>
          <w:t>utile per gli scopi della nostra ontologia.</w:t>
        </w:r>
      </w:ins>
      <w:ins w:id="3156" w:author="Utente di Microsoft Office" w:date="2019-05-19T07:50:00Z">
        <w:r w:rsidR="005E31F5">
          <w:rPr>
            <w:sz w:val="20"/>
            <w:szCs w:val="20"/>
          </w:rPr>
          <w:t xml:space="preserve"> </w:t>
        </w:r>
      </w:ins>
    </w:p>
    <w:p w14:paraId="5DDF18E0" w14:textId="65C10784" w:rsidR="0024638B" w:rsidRDefault="005E31F5" w:rsidP="008F77F1">
      <w:pPr>
        <w:pStyle w:val="NormalWeb"/>
        <w:shd w:val="clear" w:color="auto" w:fill="FFFFFF"/>
        <w:jc w:val="both"/>
        <w:rPr>
          <w:ins w:id="3157" w:author="Utente di Microsoft Office" w:date="2019-05-19T07:55:00Z"/>
          <w:sz w:val="20"/>
          <w:szCs w:val="20"/>
        </w:rPr>
      </w:pPr>
      <w:ins w:id="3158" w:author="Utente di Microsoft Office" w:date="2019-05-19T07:50:00Z">
        <w:r>
          <w:rPr>
            <w:sz w:val="20"/>
            <w:szCs w:val="20"/>
          </w:rPr>
          <w:t>Potremo definire anche altre restrizioni</w:t>
        </w:r>
      </w:ins>
      <w:ins w:id="3159" w:author="Utente di Microsoft Office" w:date="2019-05-19T07:52:00Z">
        <w:r>
          <w:rPr>
            <w:sz w:val="20"/>
            <w:szCs w:val="20"/>
          </w:rPr>
          <w:t xml:space="preserve">, ad esempio potremo dire che un oggetto </w:t>
        </w:r>
      </w:ins>
      <w:ins w:id="3160" w:author="Utente di Microsoft Office" w:date="2019-05-19T07:53:00Z">
        <w:r w:rsidR="001E088D" w:rsidRPr="00BE4D5C">
          <w:rPr>
            <w:rFonts w:ascii="Courier New" w:hAnsi="Courier New" w:cs="Courier New"/>
            <w:sz w:val="20"/>
            <w:szCs w:val="20"/>
          </w:rPr>
          <w:t>#Book</w:t>
        </w:r>
      </w:ins>
      <w:ins w:id="3161" w:author="Utente di Microsoft Office" w:date="2019-05-19T07:52:00Z">
        <w:r>
          <w:rPr>
            <w:sz w:val="20"/>
            <w:szCs w:val="20"/>
          </w:rPr>
          <w:t xml:space="preserve"> ha almeno uno scrittore </w:t>
        </w:r>
      </w:ins>
      <w:ins w:id="3162" w:author="Utente di Microsoft Office" w:date="2019-05-19T07:53:00Z">
        <w:r w:rsidR="001E088D">
          <w:rPr>
            <w:sz w:val="20"/>
            <w:szCs w:val="20"/>
          </w:rPr>
          <w:t>(</w:t>
        </w:r>
        <w:r w:rsidR="001E088D" w:rsidRPr="00BE4D5C">
          <w:rPr>
            <w:rFonts w:ascii="Courier New" w:hAnsi="Courier New" w:cs="Courier New"/>
            <w:sz w:val="20"/>
            <w:szCs w:val="20"/>
          </w:rPr>
          <w:t>#Writer</w:t>
        </w:r>
        <w:r w:rsidR="001E088D">
          <w:rPr>
            <w:sz w:val="20"/>
            <w:szCs w:val="20"/>
          </w:rPr>
          <w:t xml:space="preserve">) </w:t>
        </w:r>
      </w:ins>
      <w:ins w:id="3163" w:author="Utente di Microsoft Office" w:date="2019-05-19T07:52:00Z">
        <w:r>
          <w:rPr>
            <w:sz w:val="20"/>
            <w:szCs w:val="20"/>
          </w:rPr>
          <w:t>che l</w:t>
        </w:r>
        <w:r w:rsidR="001E088D">
          <w:rPr>
            <w:sz w:val="20"/>
            <w:szCs w:val="20"/>
          </w:rPr>
          <w:t>’h</w:t>
        </w:r>
        <w:r>
          <w:rPr>
            <w:sz w:val="20"/>
            <w:szCs w:val="20"/>
          </w:rPr>
          <w:t>a scritto</w:t>
        </w:r>
      </w:ins>
      <w:ins w:id="3164" w:author="Utente di Microsoft Office" w:date="2019-05-19T07:55:00Z">
        <w:r w:rsidR="00073BAE">
          <w:rPr>
            <w:sz w:val="20"/>
            <w:szCs w:val="20"/>
          </w:rPr>
          <w:t>:</w:t>
        </w:r>
      </w:ins>
    </w:p>
    <w:p w14:paraId="6A98B564" w14:textId="3A5757A0" w:rsidR="00073BAE" w:rsidRPr="00073BAE" w:rsidRDefault="00073BAE">
      <w:pPr>
        <w:pStyle w:val="NormalWeb"/>
        <w:shd w:val="clear" w:color="auto" w:fill="FFFFFF"/>
        <w:rPr>
          <w:ins w:id="3165" w:author="Utente di Microsoft Office" w:date="2019-05-19T07:55:00Z"/>
          <w:rFonts w:ascii="Courier New" w:hAnsi="Courier New" w:cs="Courier New"/>
          <w:sz w:val="20"/>
          <w:szCs w:val="20"/>
          <w:lang w:val="en-US"/>
          <w:rPrChange w:id="3166" w:author="Utente di Microsoft Office" w:date="2019-05-19T07:55:00Z">
            <w:rPr>
              <w:ins w:id="3167" w:author="Utente di Microsoft Office" w:date="2019-05-19T07:55:00Z"/>
            </w:rPr>
          </w:rPrChange>
        </w:rPr>
        <w:pPrChange w:id="3168" w:author="Utente di Microsoft Office" w:date="2019-05-19T07:55:00Z">
          <w:pPr>
            <w:spacing w:before="100" w:beforeAutospacing="1" w:after="100" w:afterAutospacing="1"/>
          </w:pPr>
        </w:pPrChange>
      </w:pPr>
      <w:ins w:id="3169" w:author="Utente di Microsoft Office" w:date="2019-05-19T07:55:00Z">
        <w:r w:rsidRPr="00073BAE">
          <w:rPr>
            <w:rFonts w:ascii="Courier New" w:hAnsi="Courier New" w:cs="Courier New"/>
            <w:sz w:val="20"/>
            <w:szCs w:val="20"/>
            <w:lang w:val="en-US"/>
            <w:rPrChange w:id="3170" w:author="Utente di Microsoft Office" w:date="2019-05-19T07:55:00Z">
              <w:rPr>
                <w:rFonts w:ascii="CourierNew" w:hAnsi="CourierNew"/>
                <w:sz w:val="14"/>
                <w:szCs w:val="14"/>
              </w:rPr>
            </w:rPrChange>
          </w:rPr>
          <w:t>&lt;</w:t>
        </w:r>
        <w:proofErr w:type="spellStart"/>
        <w:proofErr w:type="gramStart"/>
        <w:r w:rsidRPr="00073BAE">
          <w:rPr>
            <w:rFonts w:ascii="Courier New" w:hAnsi="Courier New" w:cs="Courier New"/>
            <w:sz w:val="20"/>
            <w:szCs w:val="20"/>
            <w:lang w:val="en-US"/>
            <w:rPrChange w:id="3171" w:author="Utente di Microsoft Office" w:date="2019-05-19T07:55:00Z">
              <w:rPr>
                <w:rFonts w:ascii="CourierNew" w:hAnsi="CourierNew"/>
                <w:sz w:val="14"/>
                <w:szCs w:val="14"/>
              </w:rPr>
            </w:rPrChange>
          </w:rPr>
          <w:t>owl:Restriction</w:t>
        </w:r>
        <w:proofErr w:type="spellEnd"/>
        <w:proofErr w:type="gramEnd"/>
        <w:r w:rsidRPr="00073BAE">
          <w:rPr>
            <w:rFonts w:ascii="Courier New" w:hAnsi="Courier New" w:cs="Courier New"/>
            <w:sz w:val="20"/>
            <w:szCs w:val="20"/>
            <w:lang w:val="en-US"/>
            <w:rPrChange w:id="3172" w:author="Utente di Microsoft Office" w:date="2019-05-19T07:55:00Z">
              <w:rPr>
                <w:rFonts w:ascii="CourierNew" w:hAnsi="CourierNew"/>
                <w:sz w:val="14"/>
                <w:szCs w:val="14"/>
              </w:rPr>
            </w:rPrChange>
          </w:rPr>
          <w:t>&gt;</w:t>
        </w:r>
        <w:r w:rsidRPr="00073BAE">
          <w:rPr>
            <w:rFonts w:ascii="Courier New" w:hAnsi="Courier New" w:cs="Courier New"/>
            <w:sz w:val="20"/>
            <w:szCs w:val="20"/>
            <w:lang w:val="en-US"/>
            <w:rPrChange w:id="3173" w:author="Utente di Microsoft Office" w:date="2019-05-19T07:55:00Z">
              <w:rPr>
                <w:rFonts w:ascii="CourierNew" w:hAnsi="CourierNew"/>
                <w:sz w:val="14"/>
                <w:szCs w:val="14"/>
              </w:rPr>
            </w:rPrChange>
          </w:rPr>
          <w:br/>
        </w:r>
        <w:r>
          <w:rPr>
            <w:rFonts w:ascii="Courier New" w:hAnsi="Courier New" w:cs="Courier New"/>
            <w:sz w:val="20"/>
            <w:szCs w:val="20"/>
            <w:lang w:val="en-US"/>
          </w:rPr>
          <w:tab/>
        </w:r>
        <w:r w:rsidRPr="00073BAE">
          <w:rPr>
            <w:rFonts w:ascii="Courier New" w:hAnsi="Courier New" w:cs="Courier New"/>
            <w:sz w:val="20"/>
            <w:szCs w:val="20"/>
            <w:lang w:val="en-US"/>
            <w:rPrChange w:id="3174" w:author="Utente di Microsoft Office" w:date="2019-05-19T07:55:00Z">
              <w:rPr>
                <w:rFonts w:ascii="CourierNew" w:hAnsi="CourierNew"/>
                <w:sz w:val="14"/>
                <w:szCs w:val="14"/>
              </w:rPr>
            </w:rPrChange>
          </w:rPr>
          <w:t>&lt;</w:t>
        </w:r>
        <w:proofErr w:type="spellStart"/>
        <w:r w:rsidRPr="00073BAE">
          <w:rPr>
            <w:rFonts w:ascii="Courier New" w:hAnsi="Courier New" w:cs="Courier New"/>
            <w:sz w:val="20"/>
            <w:szCs w:val="20"/>
            <w:lang w:val="en-US"/>
            <w:rPrChange w:id="3175" w:author="Utente di Microsoft Office" w:date="2019-05-19T07:55:00Z">
              <w:rPr>
                <w:rFonts w:ascii="CourierNew" w:hAnsi="CourierNew"/>
                <w:sz w:val="14"/>
                <w:szCs w:val="14"/>
              </w:rPr>
            </w:rPrChange>
          </w:rPr>
          <w:t>owl:onProperty</w:t>
        </w:r>
        <w:proofErr w:type="spellEnd"/>
        <w:r w:rsidRPr="00073BAE">
          <w:rPr>
            <w:rFonts w:ascii="Courier New" w:hAnsi="Courier New" w:cs="Courier New"/>
            <w:sz w:val="20"/>
            <w:szCs w:val="20"/>
            <w:lang w:val="en-US"/>
            <w:rPrChange w:id="3176" w:author="Utente di Microsoft Office" w:date="2019-05-19T07:55:00Z">
              <w:rPr>
                <w:rFonts w:ascii="CourierNew" w:hAnsi="CourierNew"/>
                <w:sz w:val="14"/>
                <w:szCs w:val="14"/>
              </w:rPr>
            </w:rPrChange>
          </w:rPr>
          <w:t xml:space="preserve"> </w:t>
        </w:r>
        <w:proofErr w:type="spellStart"/>
        <w:r w:rsidRPr="00073BAE">
          <w:rPr>
            <w:rFonts w:ascii="Courier New" w:hAnsi="Courier New" w:cs="Courier New"/>
            <w:sz w:val="20"/>
            <w:szCs w:val="20"/>
            <w:lang w:val="en-US"/>
            <w:rPrChange w:id="3177" w:author="Utente di Microsoft Office" w:date="2019-05-19T07:55:00Z">
              <w:rPr>
                <w:rFonts w:ascii="CourierNew" w:hAnsi="CourierNew"/>
                <w:sz w:val="14"/>
                <w:szCs w:val="14"/>
              </w:rPr>
            </w:rPrChange>
          </w:rPr>
          <w:t>rdf:resource</w:t>
        </w:r>
        <w:proofErr w:type="spellEnd"/>
        <w:r w:rsidRPr="00073BAE">
          <w:rPr>
            <w:rFonts w:ascii="Courier New" w:hAnsi="Courier New" w:cs="Courier New"/>
            <w:sz w:val="20"/>
            <w:szCs w:val="20"/>
            <w:lang w:val="en-US"/>
            <w:rPrChange w:id="3178" w:author="Utente di Microsoft Office" w:date="2019-05-19T07:55:00Z">
              <w:rPr>
                <w:rFonts w:ascii="CourierNew" w:hAnsi="CourierNew"/>
                <w:sz w:val="14"/>
                <w:szCs w:val="14"/>
              </w:rPr>
            </w:rPrChange>
          </w:rPr>
          <w:t>="#</w:t>
        </w:r>
        <w:proofErr w:type="spellStart"/>
        <w:r>
          <w:rPr>
            <w:rFonts w:ascii="Courier New" w:hAnsi="Courier New" w:cs="Courier New"/>
            <w:sz w:val="20"/>
            <w:szCs w:val="20"/>
            <w:lang w:val="en-US"/>
          </w:rPr>
          <w:t>writeBy</w:t>
        </w:r>
        <w:proofErr w:type="spellEnd"/>
        <w:r w:rsidRPr="00073BAE">
          <w:rPr>
            <w:rFonts w:ascii="Courier New" w:hAnsi="Courier New" w:cs="Courier New"/>
            <w:sz w:val="20"/>
            <w:szCs w:val="20"/>
            <w:lang w:val="en-US"/>
            <w:rPrChange w:id="3179" w:author="Utente di Microsoft Office" w:date="2019-05-19T07:55:00Z">
              <w:rPr>
                <w:rFonts w:ascii="CourierNew" w:hAnsi="CourierNew"/>
                <w:sz w:val="14"/>
                <w:szCs w:val="14"/>
              </w:rPr>
            </w:rPrChange>
          </w:rPr>
          <w:t>"/&gt;</w:t>
        </w:r>
        <w:r w:rsidRPr="00073BAE">
          <w:rPr>
            <w:rFonts w:ascii="Courier New" w:hAnsi="Courier New" w:cs="Courier New"/>
            <w:sz w:val="20"/>
            <w:szCs w:val="20"/>
            <w:lang w:val="en-US"/>
            <w:rPrChange w:id="3180" w:author="Utente di Microsoft Office" w:date="2019-05-19T07:55:00Z">
              <w:rPr>
                <w:rFonts w:ascii="CourierNew" w:hAnsi="CourierNew"/>
                <w:sz w:val="14"/>
                <w:szCs w:val="14"/>
              </w:rPr>
            </w:rPrChange>
          </w:rPr>
          <w:br/>
        </w:r>
        <w:r>
          <w:rPr>
            <w:rFonts w:ascii="Courier New" w:hAnsi="Courier New" w:cs="Courier New"/>
            <w:sz w:val="20"/>
            <w:szCs w:val="20"/>
            <w:lang w:val="en-US"/>
          </w:rPr>
          <w:tab/>
        </w:r>
        <w:r w:rsidRPr="00073BAE">
          <w:rPr>
            <w:rFonts w:ascii="Courier New" w:hAnsi="Courier New" w:cs="Courier New"/>
            <w:sz w:val="20"/>
            <w:szCs w:val="20"/>
            <w:lang w:val="en-US"/>
            <w:rPrChange w:id="3181" w:author="Utente di Microsoft Office" w:date="2019-05-19T07:55:00Z">
              <w:rPr>
                <w:rFonts w:ascii="CourierNew" w:hAnsi="CourierNew"/>
                <w:sz w:val="14"/>
                <w:szCs w:val="14"/>
              </w:rPr>
            </w:rPrChange>
          </w:rPr>
          <w:t>&lt;</w:t>
        </w:r>
        <w:proofErr w:type="spellStart"/>
        <w:r w:rsidRPr="00073BAE">
          <w:rPr>
            <w:rFonts w:ascii="Courier New" w:hAnsi="Courier New" w:cs="Courier New"/>
            <w:sz w:val="20"/>
            <w:szCs w:val="20"/>
            <w:lang w:val="en-US"/>
            <w:rPrChange w:id="3182" w:author="Utente di Microsoft Office" w:date="2019-05-19T07:55:00Z">
              <w:rPr>
                <w:rFonts w:ascii="CourierNew" w:hAnsi="CourierNew"/>
                <w:sz w:val="14"/>
                <w:szCs w:val="14"/>
              </w:rPr>
            </w:rPrChange>
          </w:rPr>
          <w:t>owl:minCardinality</w:t>
        </w:r>
        <w:proofErr w:type="spellEnd"/>
        <w:r w:rsidRPr="00073BAE">
          <w:rPr>
            <w:rFonts w:ascii="Courier New" w:hAnsi="Courier New" w:cs="Courier New"/>
            <w:sz w:val="20"/>
            <w:szCs w:val="20"/>
            <w:lang w:val="en-US"/>
            <w:rPrChange w:id="3183" w:author="Utente di Microsoft Office" w:date="2019-05-19T07:55:00Z">
              <w:rPr>
                <w:rFonts w:ascii="CourierNew" w:hAnsi="CourierNew"/>
                <w:sz w:val="14"/>
                <w:szCs w:val="14"/>
              </w:rPr>
            </w:rPrChange>
          </w:rPr>
          <w:t xml:space="preserve"> </w:t>
        </w:r>
        <w:r>
          <w:rPr>
            <w:rFonts w:ascii="Courier New" w:hAnsi="Courier New" w:cs="Courier New"/>
            <w:sz w:val="20"/>
            <w:szCs w:val="20"/>
            <w:lang w:val="en-US"/>
          </w:rPr>
          <w:tab/>
        </w:r>
      </w:ins>
      <w:ins w:id="3184" w:author="Utente di Microsoft Office" w:date="2019-05-19T07:56:00Z">
        <w:r>
          <w:rPr>
            <w:rFonts w:ascii="Courier New" w:hAnsi="Courier New" w:cs="Courier New"/>
            <w:sz w:val="20"/>
            <w:szCs w:val="20"/>
            <w:lang w:val="en-US"/>
          </w:rPr>
          <w:tab/>
        </w:r>
      </w:ins>
      <w:proofErr w:type="spellStart"/>
      <w:ins w:id="3185" w:author="Utente di Microsoft Office" w:date="2019-05-19T07:55:00Z">
        <w:r w:rsidRPr="00073BAE">
          <w:rPr>
            <w:rFonts w:ascii="Courier New" w:hAnsi="Courier New" w:cs="Courier New"/>
            <w:sz w:val="20"/>
            <w:szCs w:val="20"/>
            <w:lang w:val="en-US"/>
            <w:rPrChange w:id="3186" w:author="Utente di Microsoft Office" w:date="2019-05-19T07:55:00Z">
              <w:rPr>
                <w:rFonts w:ascii="CourierNew" w:hAnsi="CourierNew"/>
                <w:sz w:val="14"/>
                <w:szCs w:val="14"/>
              </w:rPr>
            </w:rPrChange>
          </w:rPr>
          <w:t>rdf:datatype</w:t>
        </w:r>
        <w:proofErr w:type="spellEnd"/>
        <w:r w:rsidRPr="00073BAE">
          <w:rPr>
            <w:rFonts w:ascii="Courier New" w:hAnsi="Courier New" w:cs="Courier New"/>
            <w:sz w:val="20"/>
            <w:szCs w:val="20"/>
            <w:lang w:val="en-US"/>
            <w:rPrChange w:id="3187" w:author="Utente di Microsoft Office" w:date="2019-05-19T07:55:00Z">
              <w:rPr>
                <w:rFonts w:ascii="CourierNew" w:hAnsi="CourierNew"/>
                <w:sz w:val="14"/>
                <w:szCs w:val="14"/>
              </w:rPr>
            </w:rPrChange>
          </w:rPr>
          <w:t>="&amp;</w:t>
        </w:r>
        <w:proofErr w:type="spellStart"/>
        <w:r w:rsidRPr="00073BAE">
          <w:rPr>
            <w:rFonts w:ascii="Courier New" w:hAnsi="Courier New" w:cs="Courier New"/>
            <w:sz w:val="20"/>
            <w:szCs w:val="20"/>
            <w:lang w:val="en-US"/>
            <w:rPrChange w:id="3188" w:author="Utente di Microsoft Office" w:date="2019-05-19T07:55:00Z">
              <w:rPr>
                <w:rFonts w:ascii="CourierNew" w:hAnsi="CourierNew"/>
                <w:sz w:val="14"/>
                <w:szCs w:val="14"/>
              </w:rPr>
            </w:rPrChange>
          </w:rPr>
          <w:t>xsd;nonNegativeInteger</w:t>
        </w:r>
        <w:proofErr w:type="spellEnd"/>
        <w:r w:rsidRPr="00073BAE">
          <w:rPr>
            <w:rFonts w:ascii="Courier New" w:hAnsi="Courier New" w:cs="Courier New"/>
            <w:sz w:val="20"/>
            <w:szCs w:val="20"/>
            <w:lang w:val="en-US"/>
            <w:rPrChange w:id="3189" w:author="Utente di Microsoft Office" w:date="2019-05-19T07:55:00Z">
              <w:rPr>
                <w:rFonts w:ascii="CourierNew" w:hAnsi="CourierNew"/>
                <w:sz w:val="14"/>
                <w:szCs w:val="14"/>
              </w:rPr>
            </w:rPrChange>
          </w:rPr>
          <w:t>"&gt;1&lt;/</w:t>
        </w:r>
        <w:proofErr w:type="spellStart"/>
        <w:r w:rsidRPr="00073BAE">
          <w:rPr>
            <w:rFonts w:ascii="Courier New" w:hAnsi="Courier New" w:cs="Courier New"/>
            <w:sz w:val="20"/>
            <w:szCs w:val="20"/>
            <w:lang w:val="en-US"/>
            <w:rPrChange w:id="3190" w:author="Utente di Microsoft Office" w:date="2019-05-19T07:55:00Z">
              <w:rPr>
                <w:rFonts w:ascii="CourierNew" w:hAnsi="CourierNew"/>
                <w:sz w:val="14"/>
                <w:szCs w:val="14"/>
              </w:rPr>
            </w:rPrChange>
          </w:rPr>
          <w:t>owl:minCardinality</w:t>
        </w:r>
        <w:proofErr w:type="spellEnd"/>
        <w:r w:rsidRPr="00073BAE">
          <w:rPr>
            <w:rFonts w:ascii="Courier New" w:hAnsi="Courier New" w:cs="Courier New"/>
            <w:sz w:val="20"/>
            <w:szCs w:val="20"/>
            <w:lang w:val="en-US"/>
            <w:rPrChange w:id="3191" w:author="Utente di Microsoft Office" w:date="2019-05-19T07:55:00Z">
              <w:rPr>
                <w:rFonts w:ascii="CourierNew" w:hAnsi="CourierNew"/>
                <w:sz w:val="14"/>
                <w:szCs w:val="14"/>
              </w:rPr>
            </w:rPrChange>
          </w:rPr>
          <w:t xml:space="preserve">&gt; </w:t>
        </w:r>
      </w:ins>
    </w:p>
    <w:p w14:paraId="394A3CFA" w14:textId="445F1282" w:rsidR="00073BAE" w:rsidRPr="00917DF2" w:rsidRDefault="00073BAE">
      <w:pPr>
        <w:pStyle w:val="NormalWeb"/>
        <w:shd w:val="clear" w:color="auto" w:fill="FFFFFF"/>
        <w:rPr>
          <w:ins w:id="3192" w:author="Utente di Microsoft Office" w:date="2019-05-19T07:13:00Z"/>
          <w:rFonts w:ascii="Courier New" w:hAnsi="Courier New" w:cs="Courier New"/>
          <w:sz w:val="20"/>
          <w:szCs w:val="20"/>
          <w:rPrChange w:id="3193" w:author="Utente di Microsoft Office" w:date="2019-05-19T20:40:00Z">
            <w:rPr>
              <w:ins w:id="3194" w:author="Utente di Microsoft Office" w:date="2019-05-19T07:13:00Z"/>
              <w:sz w:val="20"/>
              <w:szCs w:val="20"/>
            </w:rPr>
          </w:rPrChange>
        </w:rPr>
        <w:pPrChange w:id="3195" w:author="Utente di Microsoft Office" w:date="2019-05-19T07:56:00Z">
          <w:pPr>
            <w:pStyle w:val="NormalWeb"/>
            <w:shd w:val="clear" w:color="auto" w:fill="FFFFFF"/>
            <w:jc w:val="both"/>
          </w:pPr>
        </w:pPrChange>
      </w:pPr>
      <w:ins w:id="3196" w:author="Utente di Microsoft Office" w:date="2019-05-19T07:55:00Z">
        <w:r w:rsidRPr="00917DF2">
          <w:rPr>
            <w:rFonts w:ascii="Courier New" w:hAnsi="Courier New" w:cs="Courier New"/>
            <w:sz w:val="20"/>
            <w:szCs w:val="20"/>
            <w:rPrChange w:id="3197" w:author="Utente di Microsoft Office" w:date="2019-05-19T20:40:00Z">
              <w:rPr>
                <w:rFonts w:ascii="CourierNew" w:hAnsi="CourierNew"/>
                <w:sz w:val="14"/>
                <w:szCs w:val="14"/>
              </w:rPr>
            </w:rPrChange>
          </w:rPr>
          <w:t>&lt;/</w:t>
        </w:r>
        <w:proofErr w:type="spellStart"/>
        <w:proofErr w:type="gramStart"/>
        <w:r w:rsidRPr="00917DF2">
          <w:rPr>
            <w:rFonts w:ascii="Courier New" w:hAnsi="Courier New" w:cs="Courier New"/>
            <w:sz w:val="20"/>
            <w:szCs w:val="20"/>
            <w:rPrChange w:id="3198" w:author="Utente di Microsoft Office" w:date="2019-05-19T20:40:00Z">
              <w:rPr>
                <w:rFonts w:ascii="CourierNew" w:hAnsi="CourierNew"/>
                <w:sz w:val="14"/>
                <w:szCs w:val="14"/>
              </w:rPr>
            </w:rPrChange>
          </w:rPr>
          <w:t>owl:Restriction</w:t>
        </w:r>
        <w:proofErr w:type="spellEnd"/>
        <w:proofErr w:type="gramEnd"/>
        <w:r w:rsidRPr="00917DF2">
          <w:rPr>
            <w:rFonts w:ascii="Courier New" w:hAnsi="Courier New" w:cs="Courier New"/>
            <w:sz w:val="20"/>
            <w:szCs w:val="20"/>
            <w:rPrChange w:id="3199" w:author="Utente di Microsoft Office" w:date="2019-05-19T20:40:00Z">
              <w:rPr>
                <w:rFonts w:ascii="CourierNew" w:hAnsi="CourierNew"/>
                <w:sz w:val="14"/>
                <w:szCs w:val="14"/>
              </w:rPr>
            </w:rPrChange>
          </w:rPr>
          <w:t xml:space="preserve">&gt; </w:t>
        </w:r>
      </w:ins>
    </w:p>
    <w:p w14:paraId="3CC48EE4" w14:textId="3C2FA40A" w:rsidR="007620DB" w:rsidRPr="007620DB" w:rsidRDefault="002A3998">
      <w:pPr>
        <w:pStyle w:val="NormalWeb"/>
        <w:shd w:val="clear" w:color="auto" w:fill="FFFFFF"/>
        <w:jc w:val="both"/>
        <w:rPr>
          <w:ins w:id="3200" w:author="Utente di Microsoft Office" w:date="2019-05-19T10:27:00Z"/>
          <w:sz w:val="20"/>
          <w:szCs w:val="20"/>
          <w:rPrChange w:id="3201" w:author="Utente di Microsoft Office" w:date="2019-05-19T10:31:00Z">
            <w:rPr>
              <w:ins w:id="3202" w:author="Utente di Microsoft Office" w:date="2019-05-19T10:27:00Z"/>
            </w:rPr>
          </w:rPrChange>
        </w:rPr>
        <w:pPrChange w:id="3203" w:author="Utente di Microsoft Office" w:date="2019-05-19T10:32:00Z">
          <w:pPr>
            <w:pStyle w:val="NormalWeb"/>
            <w:shd w:val="clear" w:color="auto" w:fill="FFFFFF"/>
          </w:pPr>
        </w:pPrChange>
      </w:pPr>
      <w:ins w:id="3204" w:author="Utente di Microsoft Office" w:date="2019-05-17T00:46:00Z">
        <w:r>
          <w:rPr>
            <w:sz w:val="20"/>
            <w:szCs w:val="20"/>
          </w:rPr>
          <w:t xml:space="preserve">Per una proprietà è possibile anche definire domini multipli, in questo caso </w:t>
        </w:r>
      </w:ins>
      <w:ins w:id="3205" w:author="Utente di Microsoft Office" w:date="2019-05-17T00:47:00Z">
        <w:r>
          <w:rPr>
            <w:sz w:val="20"/>
            <w:szCs w:val="20"/>
          </w:rPr>
          <w:t xml:space="preserve">il dominio della proprietà è identificato dall’intersezione di questi domini. Stesso discorso può essere fatto per l’intervallo </w:t>
        </w:r>
      </w:ins>
      <w:ins w:id="3206" w:author="Utente di Microsoft Office" w:date="2019-05-17T00:48:00Z">
        <w:r>
          <w:rPr>
            <w:sz w:val="20"/>
            <w:szCs w:val="20"/>
          </w:rPr>
          <w:t>[6]</w:t>
        </w:r>
      </w:ins>
      <w:ins w:id="3207" w:author="Utente di Microsoft Office" w:date="2019-05-17T00:47:00Z">
        <w:r>
          <w:rPr>
            <w:sz w:val="20"/>
            <w:szCs w:val="20"/>
          </w:rPr>
          <w:t>.</w:t>
        </w:r>
      </w:ins>
      <w:ins w:id="3208" w:author="Utente di Microsoft Office" w:date="2019-05-17T00:51:00Z">
        <w:r w:rsidR="002F25F3">
          <w:rPr>
            <w:sz w:val="20"/>
            <w:szCs w:val="20"/>
          </w:rPr>
          <w:t xml:space="preserve"> Da notare che l’uso degli intervalli e dei domini è differente dall’uso dei tip</w:t>
        </w:r>
      </w:ins>
      <w:ins w:id="3209" w:author="Utente di Microsoft Office" w:date="2019-05-17T00:52:00Z">
        <w:r w:rsidR="002F25F3">
          <w:rPr>
            <w:sz w:val="20"/>
            <w:szCs w:val="20"/>
          </w:rPr>
          <w:t>i in un linguaggio di programmazione classico. In OWL un intervallo può essere utilizzato per definire il tipo di un</w:t>
        </w:r>
      </w:ins>
      <w:ins w:id="3210" w:author="Utente di Microsoft Office" w:date="2019-05-17T00:53:00Z">
        <w:r w:rsidR="002F7B62">
          <w:rPr>
            <w:sz w:val="20"/>
            <w:szCs w:val="20"/>
          </w:rPr>
          <w:t xml:space="preserve"> dato</w:t>
        </w:r>
      </w:ins>
      <w:ins w:id="3211" w:author="Utente di Microsoft Office" w:date="2019-05-17T00:52:00Z">
        <w:r w:rsidR="002F25F3">
          <w:rPr>
            <w:sz w:val="20"/>
            <w:szCs w:val="20"/>
          </w:rPr>
          <w:t>.</w:t>
        </w:r>
      </w:ins>
      <w:ins w:id="3212" w:author="Utente di Microsoft Office" w:date="2019-05-19T10:25:00Z">
        <w:r w:rsidR="007620DB">
          <w:rPr>
            <w:sz w:val="20"/>
            <w:szCs w:val="20"/>
          </w:rPr>
          <w:t xml:space="preserve"> </w:t>
        </w:r>
        <w:proofErr w:type="gramStart"/>
        <w:r w:rsidR="007620DB">
          <w:rPr>
            <w:sz w:val="20"/>
            <w:szCs w:val="20"/>
          </w:rPr>
          <w:t>Inoltre</w:t>
        </w:r>
        <w:proofErr w:type="gramEnd"/>
        <w:r w:rsidR="007620DB">
          <w:rPr>
            <w:sz w:val="20"/>
            <w:szCs w:val="20"/>
          </w:rPr>
          <w:t xml:space="preserve"> è </w:t>
        </w:r>
      </w:ins>
      <w:ins w:id="3213" w:author="Utente di Microsoft Office" w:date="2019-05-19T10:26:00Z">
        <w:r w:rsidR="007620DB">
          <w:rPr>
            <w:sz w:val="20"/>
            <w:szCs w:val="20"/>
          </w:rPr>
          <w:t xml:space="preserve">possibile definire ulteriori restrizioni per particolari sottoclassi di una classe. Con i meccanismi </w:t>
        </w:r>
      </w:ins>
      <w:proofErr w:type="spellStart"/>
      <w:proofErr w:type="gramStart"/>
      <w:ins w:id="3214" w:author="Utente di Microsoft Office" w:date="2019-05-19T10:27:00Z">
        <w:r w:rsidR="007620DB" w:rsidRPr="007620DB">
          <w:rPr>
            <w:rFonts w:ascii="CourierNew" w:hAnsi="CourierNew"/>
            <w:sz w:val="20"/>
            <w:szCs w:val="20"/>
            <w:rPrChange w:id="3215" w:author="Utente di Microsoft Office" w:date="2019-05-19T10:28:00Z">
              <w:rPr>
                <w:rFonts w:ascii="CourierNew" w:hAnsi="CourierNew"/>
                <w:sz w:val="14"/>
                <w:szCs w:val="14"/>
              </w:rPr>
            </w:rPrChange>
          </w:rPr>
          <w:t>owl:someValuesFrom</w:t>
        </w:r>
        <w:proofErr w:type="spellEnd"/>
        <w:proofErr w:type="gramEnd"/>
        <w:r w:rsidR="007620DB" w:rsidRPr="007620DB">
          <w:rPr>
            <w:rFonts w:ascii="TimesNewRoman" w:hAnsi="TimesNewRoman"/>
            <w:sz w:val="20"/>
            <w:szCs w:val="20"/>
            <w:rPrChange w:id="3216" w:author="Utente di Microsoft Office" w:date="2019-05-19T10:28:00Z">
              <w:rPr>
                <w:rFonts w:ascii="CourierNew" w:hAnsi="CourierNew"/>
                <w:sz w:val="14"/>
                <w:szCs w:val="14"/>
              </w:rPr>
            </w:rPrChange>
          </w:rPr>
          <w:t xml:space="preserve"> </w:t>
        </w:r>
        <w:r w:rsidR="007620DB" w:rsidRPr="007620DB">
          <w:rPr>
            <w:rFonts w:ascii="TimesNewRoman" w:hAnsi="TimesNewRoman"/>
            <w:sz w:val="20"/>
            <w:szCs w:val="20"/>
            <w:rPrChange w:id="3217" w:author="Utente di Microsoft Office" w:date="2019-05-19T10:27:00Z">
              <w:rPr>
                <w:rFonts w:ascii="TimesNewRoman" w:hAnsi="TimesNewRoman"/>
                <w:sz w:val="16"/>
                <w:szCs w:val="16"/>
              </w:rPr>
            </w:rPrChange>
          </w:rPr>
          <w:t>e</w:t>
        </w:r>
        <w:r w:rsidR="007620DB" w:rsidRPr="007620DB">
          <w:rPr>
            <w:rFonts w:ascii="TimesNewRoman" w:hAnsi="TimesNewRoman"/>
            <w:sz w:val="16"/>
            <w:szCs w:val="16"/>
          </w:rPr>
          <w:t xml:space="preserve"> </w:t>
        </w:r>
        <w:proofErr w:type="spellStart"/>
        <w:r w:rsidR="007620DB" w:rsidRPr="007620DB">
          <w:rPr>
            <w:rFonts w:ascii="CourierNew" w:hAnsi="CourierNew"/>
            <w:sz w:val="20"/>
            <w:szCs w:val="20"/>
            <w:rPrChange w:id="3218" w:author="Utente di Microsoft Office" w:date="2019-05-19T10:27:00Z">
              <w:rPr>
                <w:rFonts w:ascii="CourierNew" w:hAnsi="CourierNew"/>
                <w:sz w:val="14"/>
                <w:szCs w:val="14"/>
              </w:rPr>
            </w:rPrChange>
          </w:rPr>
          <w:t>owl:allValuesFrom</w:t>
        </w:r>
      </w:ins>
      <w:proofErr w:type="spellEnd"/>
      <w:ins w:id="3219" w:author="Utente di Microsoft Office" w:date="2019-05-19T10:28:00Z">
        <w:r w:rsidR="007620DB">
          <w:rPr>
            <w:rFonts w:ascii="CourierNew" w:hAnsi="CourierNew"/>
            <w:sz w:val="14"/>
            <w:szCs w:val="14"/>
          </w:rPr>
          <w:t xml:space="preserve">. </w:t>
        </w:r>
        <w:r w:rsidR="007620DB" w:rsidRPr="007620DB">
          <w:rPr>
            <w:sz w:val="20"/>
            <w:szCs w:val="20"/>
            <w:rPrChange w:id="3220" w:author="Utente di Microsoft Office" w:date="2019-05-19T10:30:00Z">
              <w:rPr>
                <w:rFonts w:ascii="CourierNew" w:hAnsi="CourierNew"/>
                <w:sz w:val="14"/>
                <w:szCs w:val="14"/>
              </w:rPr>
            </w:rPrChange>
          </w:rPr>
          <w:t xml:space="preserve">Ad esempio potremo </w:t>
        </w:r>
      </w:ins>
      <w:ins w:id="3221" w:author="Utente di Microsoft Office" w:date="2019-05-19T10:29:00Z">
        <w:r w:rsidR="007620DB" w:rsidRPr="007620DB">
          <w:rPr>
            <w:sz w:val="20"/>
            <w:szCs w:val="20"/>
            <w:rPrChange w:id="3222" w:author="Utente di Microsoft Office" w:date="2019-05-19T10:30:00Z">
              <w:rPr>
                <w:rFonts w:ascii="CourierNew" w:hAnsi="CourierNew"/>
                <w:sz w:val="14"/>
                <w:szCs w:val="14"/>
              </w:rPr>
            </w:rPrChange>
          </w:rPr>
          <w:t xml:space="preserve">decidere che un libro di matematica ha un autore che </w:t>
        </w:r>
        <w:r w:rsidR="007620DB" w:rsidRPr="007620DB">
          <w:rPr>
            <w:rFonts w:hint="eastAsia"/>
            <w:sz w:val="20"/>
            <w:szCs w:val="20"/>
            <w:rPrChange w:id="3223" w:author="Utente di Microsoft Office" w:date="2019-05-19T10:30:00Z">
              <w:rPr>
                <w:rFonts w:ascii="CourierNew" w:hAnsi="CourierNew" w:hint="eastAsia"/>
                <w:sz w:val="14"/>
                <w:szCs w:val="14"/>
              </w:rPr>
            </w:rPrChange>
          </w:rPr>
          <w:t>è</w:t>
        </w:r>
        <w:r w:rsidR="007620DB" w:rsidRPr="007620DB">
          <w:rPr>
            <w:sz w:val="20"/>
            <w:szCs w:val="20"/>
            <w:rPrChange w:id="3224" w:author="Utente di Microsoft Office" w:date="2019-05-19T10:30:00Z">
              <w:rPr>
                <w:rFonts w:ascii="CourierNew" w:hAnsi="CourierNew"/>
                <w:sz w:val="14"/>
                <w:szCs w:val="14"/>
              </w:rPr>
            </w:rPrChange>
          </w:rPr>
          <w:t xml:space="preserve"> un matematico applicando</w:t>
        </w:r>
        <w:r w:rsidR="007620DB" w:rsidRPr="007620DB">
          <w:rPr>
            <w:sz w:val="20"/>
            <w:szCs w:val="20"/>
            <w:rPrChange w:id="3225" w:author="Utente di Microsoft Office" w:date="2019-05-19T10:31:00Z">
              <w:rPr>
                <w:rFonts w:ascii="CourierNew" w:hAnsi="CourierNew"/>
                <w:sz w:val="14"/>
                <w:szCs w:val="14"/>
              </w:rPr>
            </w:rPrChange>
          </w:rPr>
          <w:t xml:space="preserve"> </w:t>
        </w:r>
      </w:ins>
      <w:proofErr w:type="spellStart"/>
      <w:proofErr w:type="gramStart"/>
      <w:ins w:id="3226" w:author="Utente di Microsoft Office" w:date="2019-05-19T10:33:00Z">
        <w:r w:rsidR="00140EC4" w:rsidRPr="00140EC4">
          <w:rPr>
            <w:rFonts w:ascii="CourierNew" w:hAnsi="CourierNew"/>
            <w:sz w:val="20"/>
            <w:szCs w:val="20"/>
            <w:rPrChange w:id="3227" w:author="Utente di Microsoft Office" w:date="2019-05-19T10:33:00Z">
              <w:rPr>
                <w:sz w:val="20"/>
                <w:szCs w:val="20"/>
              </w:rPr>
            </w:rPrChange>
          </w:rPr>
          <w:t>owl:</w:t>
        </w:r>
      </w:ins>
      <w:ins w:id="3228" w:author="Utente di Microsoft Office" w:date="2019-05-19T10:29:00Z">
        <w:r w:rsidR="007620DB" w:rsidRPr="007620DB">
          <w:rPr>
            <w:rFonts w:ascii="CourierNew" w:hAnsi="CourierNew"/>
            <w:sz w:val="20"/>
            <w:szCs w:val="20"/>
            <w:rPrChange w:id="3229" w:author="Utente di Microsoft Office" w:date="2019-05-19T10:31:00Z">
              <w:rPr>
                <w:rFonts w:ascii="CourierNew" w:hAnsi="CourierNew"/>
                <w:sz w:val="14"/>
                <w:szCs w:val="14"/>
              </w:rPr>
            </w:rPrChange>
          </w:rPr>
          <w:t>allValueFrom</w:t>
        </w:r>
      </w:ins>
      <w:proofErr w:type="spellEnd"/>
      <w:proofErr w:type="gramEnd"/>
      <w:ins w:id="3230" w:author="Utente di Microsoft Office" w:date="2019-05-19T10:30:00Z">
        <w:r w:rsidR="007620DB" w:rsidRPr="007620DB">
          <w:rPr>
            <w:sz w:val="20"/>
            <w:szCs w:val="20"/>
            <w:rPrChange w:id="3231" w:author="Utente di Microsoft Office" w:date="2019-05-19T10:31:00Z">
              <w:rPr>
                <w:rFonts w:ascii="CourierNew" w:hAnsi="CourierNew"/>
                <w:sz w:val="14"/>
                <w:szCs w:val="14"/>
              </w:rPr>
            </w:rPrChange>
          </w:rPr>
          <w:t xml:space="preserve">. Mentre applicando </w:t>
        </w:r>
        <w:proofErr w:type="spellStart"/>
        <w:proofErr w:type="gramStart"/>
        <w:r w:rsidR="007620DB" w:rsidRPr="00BE4D5C">
          <w:rPr>
            <w:rFonts w:ascii="CourierNew" w:hAnsi="CourierNew"/>
            <w:sz w:val="20"/>
            <w:szCs w:val="20"/>
          </w:rPr>
          <w:t>owl:someValuesFrom</w:t>
        </w:r>
        <w:proofErr w:type="spellEnd"/>
        <w:proofErr w:type="gramEnd"/>
        <w:r w:rsidR="007620DB" w:rsidRPr="007620DB">
          <w:rPr>
            <w:sz w:val="20"/>
            <w:szCs w:val="20"/>
            <w:rPrChange w:id="3232" w:author="Utente di Microsoft Office" w:date="2019-05-19T10:31:00Z">
              <w:rPr>
                <w:rFonts w:ascii="CourierNew" w:hAnsi="CourierNew"/>
                <w:sz w:val="20"/>
                <w:szCs w:val="20"/>
              </w:rPr>
            </w:rPrChange>
          </w:rPr>
          <w:t xml:space="preserve"> potremo dire che se un libro di matematica ha pi</w:t>
        </w:r>
        <w:r w:rsidR="007620DB" w:rsidRPr="007620DB">
          <w:rPr>
            <w:rFonts w:hint="eastAsia"/>
            <w:sz w:val="20"/>
            <w:szCs w:val="20"/>
            <w:rPrChange w:id="3233" w:author="Utente di Microsoft Office" w:date="2019-05-19T10:31:00Z">
              <w:rPr>
                <w:rFonts w:ascii="CourierNew" w:hAnsi="CourierNew" w:hint="eastAsia"/>
                <w:sz w:val="20"/>
                <w:szCs w:val="20"/>
              </w:rPr>
            </w:rPrChange>
          </w:rPr>
          <w:t>ù</w:t>
        </w:r>
        <w:r w:rsidR="007620DB" w:rsidRPr="007620DB">
          <w:rPr>
            <w:sz w:val="20"/>
            <w:szCs w:val="20"/>
            <w:rPrChange w:id="3234" w:author="Utente di Microsoft Office" w:date="2019-05-19T10:31:00Z">
              <w:rPr>
                <w:rFonts w:ascii="CourierNew" w:hAnsi="CourierNew"/>
                <w:sz w:val="20"/>
                <w:szCs w:val="20"/>
              </w:rPr>
            </w:rPrChange>
          </w:rPr>
          <w:t xml:space="preserve"> autori almeno uno di essi </w:t>
        </w:r>
        <w:r w:rsidR="007620DB" w:rsidRPr="007620DB">
          <w:rPr>
            <w:rFonts w:hint="eastAsia"/>
            <w:sz w:val="20"/>
            <w:szCs w:val="20"/>
            <w:rPrChange w:id="3235" w:author="Utente di Microsoft Office" w:date="2019-05-19T10:31:00Z">
              <w:rPr>
                <w:rFonts w:ascii="CourierNew" w:hAnsi="CourierNew" w:hint="eastAsia"/>
                <w:sz w:val="20"/>
                <w:szCs w:val="20"/>
              </w:rPr>
            </w:rPrChange>
          </w:rPr>
          <w:t>è</w:t>
        </w:r>
        <w:r w:rsidR="007620DB" w:rsidRPr="007620DB">
          <w:rPr>
            <w:sz w:val="20"/>
            <w:szCs w:val="20"/>
            <w:rPrChange w:id="3236" w:author="Utente di Microsoft Office" w:date="2019-05-19T10:31:00Z">
              <w:rPr>
                <w:rFonts w:ascii="CourierNew" w:hAnsi="CourierNew"/>
                <w:sz w:val="20"/>
                <w:szCs w:val="20"/>
              </w:rPr>
            </w:rPrChange>
          </w:rPr>
          <w:t xml:space="preserve"> un matematico.</w:t>
        </w:r>
      </w:ins>
    </w:p>
    <w:p w14:paraId="17B06E69" w14:textId="64E752CE" w:rsidR="00551CD0" w:rsidRDefault="00551CD0">
      <w:pPr>
        <w:pStyle w:val="NormalWeb"/>
        <w:shd w:val="clear" w:color="auto" w:fill="FFFFFF"/>
        <w:jc w:val="both"/>
        <w:rPr>
          <w:ins w:id="3237" w:author="Utente di Microsoft Office" w:date="2019-05-19T09:55:00Z"/>
          <w:sz w:val="20"/>
          <w:szCs w:val="20"/>
        </w:rPr>
      </w:pPr>
    </w:p>
    <w:p w14:paraId="1D0DAFA3" w14:textId="3D355F47" w:rsidR="00551CD0" w:rsidRDefault="00B7517E">
      <w:pPr>
        <w:pStyle w:val="NormalWeb"/>
        <w:shd w:val="clear" w:color="auto" w:fill="FFFFFF"/>
        <w:jc w:val="both"/>
        <w:rPr>
          <w:ins w:id="3238" w:author="Utente di Microsoft Office" w:date="2019-05-19T09:55:00Z"/>
          <w:sz w:val="20"/>
          <w:szCs w:val="20"/>
        </w:rPr>
      </w:pPr>
      <w:ins w:id="3239" w:author="Utente di Microsoft Office" w:date="2019-05-19T09:57:00Z">
        <w:r>
          <w:rPr>
            <w:sz w:val="20"/>
            <w:szCs w:val="20"/>
          </w:rPr>
          <w:t>In OWL u</w:t>
        </w:r>
      </w:ins>
      <w:ins w:id="3240" w:author="Utente di Microsoft Office" w:date="2019-05-19T09:55:00Z">
        <w:r w:rsidR="00551CD0">
          <w:rPr>
            <w:sz w:val="20"/>
            <w:szCs w:val="20"/>
          </w:rPr>
          <w:t>na proprietà può essere:</w:t>
        </w:r>
      </w:ins>
    </w:p>
    <w:p w14:paraId="0558B14E" w14:textId="46864C79" w:rsidR="00B7517E" w:rsidRDefault="00551CD0" w:rsidP="00B7517E">
      <w:pPr>
        <w:pStyle w:val="NormalWeb"/>
        <w:jc w:val="both"/>
        <w:rPr>
          <w:ins w:id="3241" w:author="Utente di Microsoft Office" w:date="2019-05-19T10:00:00Z"/>
          <w:sz w:val="20"/>
          <w:szCs w:val="20"/>
        </w:rPr>
      </w:pPr>
      <w:ins w:id="3242" w:author="Utente di Microsoft Office" w:date="2019-05-19T09:55:00Z">
        <w:r w:rsidRPr="00551CD0">
          <w:rPr>
            <w:b/>
            <w:bCs/>
            <w:sz w:val="20"/>
            <w:szCs w:val="20"/>
            <w:rPrChange w:id="3243" w:author="Utente di Microsoft Office" w:date="2019-05-19T09:56:00Z">
              <w:rPr>
                <w:sz w:val="20"/>
                <w:szCs w:val="20"/>
              </w:rPr>
            </w:rPrChange>
          </w:rPr>
          <w:t>T</w:t>
        </w:r>
      </w:ins>
      <w:ins w:id="3244" w:author="Utente di Microsoft Office" w:date="2019-05-19T10:07:00Z">
        <w:r w:rsidR="00BE4E7B">
          <w:rPr>
            <w:b/>
            <w:bCs/>
            <w:sz w:val="20"/>
            <w:szCs w:val="20"/>
          </w:rPr>
          <w:t>ra</w:t>
        </w:r>
      </w:ins>
      <w:ins w:id="3245" w:author="Utente di Microsoft Office" w:date="2019-05-19T09:55:00Z">
        <w:r w:rsidRPr="00551CD0">
          <w:rPr>
            <w:b/>
            <w:bCs/>
            <w:sz w:val="20"/>
            <w:szCs w:val="20"/>
            <w:rPrChange w:id="3246" w:author="Utente di Microsoft Office" w:date="2019-05-19T09:56:00Z">
              <w:rPr>
                <w:sz w:val="20"/>
                <w:szCs w:val="20"/>
              </w:rPr>
            </w:rPrChange>
          </w:rPr>
          <w:t>nsitiva</w:t>
        </w:r>
        <w:r>
          <w:rPr>
            <w:sz w:val="20"/>
            <w:szCs w:val="20"/>
          </w:rPr>
          <w:t>:</w:t>
        </w:r>
      </w:ins>
      <w:ins w:id="3247" w:author="Utente di Microsoft Office" w:date="2019-05-19T09:57:00Z">
        <w:r w:rsidR="00B7517E">
          <w:rPr>
            <w:sz w:val="20"/>
            <w:szCs w:val="20"/>
          </w:rPr>
          <w:t xml:space="preserve"> se una proprietà viene definita transitiva con </w:t>
        </w:r>
      </w:ins>
      <w:ins w:id="3248" w:author="Utente di Microsoft Office" w:date="2019-05-19T09:58:00Z">
        <w:r w:rsidR="00B7517E">
          <w:rPr>
            <w:sz w:val="20"/>
            <w:szCs w:val="20"/>
          </w:rPr>
          <w:t xml:space="preserve">il costrutto </w:t>
        </w:r>
        <w:r w:rsidR="00B7517E" w:rsidRPr="00B7517E">
          <w:rPr>
            <w:rFonts w:ascii="CourierNew" w:hAnsi="CourierNew"/>
            <w:sz w:val="20"/>
            <w:szCs w:val="20"/>
            <w:rPrChange w:id="3249" w:author="Utente di Microsoft Office" w:date="2019-05-19T09:58:00Z">
              <w:rPr>
                <w:rFonts w:ascii="CourierNew" w:hAnsi="CourierNew"/>
                <w:sz w:val="14"/>
                <w:szCs w:val="14"/>
              </w:rPr>
            </w:rPrChange>
          </w:rPr>
          <w:t>&lt;</w:t>
        </w:r>
        <w:proofErr w:type="spellStart"/>
        <w:proofErr w:type="gramStart"/>
        <w:r w:rsidR="00B7517E" w:rsidRPr="00B7517E">
          <w:rPr>
            <w:rFonts w:ascii="CourierNew" w:hAnsi="CourierNew"/>
            <w:sz w:val="20"/>
            <w:szCs w:val="20"/>
            <w:rPrChange w:id="3250" w:author="Utente di Microsoft Office" w:date="2019-05-19T09:58:00Z">
              <w:rPr>
                <w:rFonts w:ascii="CourierNew" w:hAnsi="CourierNew"/>
                <w:sz w:val="14"/>
                <w:szCs w:val="14"/>
              </w:rPr>
            </w:rPrChange>
          </w:rPr>
          <w:t>rdf:type</w:t>
        </w:r>
        <w:proofErr w:type="spellEnd"/>
        <w:proofErr w:type="gramEnd"/>
        <w:r w:rsidR="00B7517E" w:rsidRPr="00B7517E">
          <w:rPr>
            <w:rFonts w:ascii="CourierNew" w:hAnsi="CourierNew"/>
            <w:sz w:val="20"/>
            <w:szCs w:val="20"/>
            <w:rPrChange w:id="3251" w:author="Utente di Microsoft Office" w:date="2019-05-19T09:58:00Z">
              <w:rPr>
                <w:rFonts w:ascii="CourierNew" w:hAnsi="CourierNew"/>
                <w:sz w:val="14"/>
                <w:szCs w:val="14"/>
              </w:rPr>
            </w:rPrChange>
          </w:rPr>
          <w:t xml:space="preserve"> </w:t>
        </w:r>
        <w:proofErr w:type="spellStart"/>
        <w:r w:rsidR="00B7517E" w:rsidRPr="00B7517E">
          <w:rPr>
            <w:rFonts w:ascii="CourierNew" w:hAnsi="CourierNew"/>
            <w:sz w:val="20"/>
            <w:szCs w:val="20"/>
            <w:rPrChange w:id="3252" w:author="Utente di Microsoft Office" w:date="2019-05-19T09:58:00Z">
              <w:rPr>
                <w:rFonts w:ascii="CourierNew" w:hAnsi="CourierNew"/>
                <w:sz w:val="14"/>
                <w:szCs w:val="14"/>
              </w:rPr>
            </w:rPrChange>
          </w:rPr>
          <w:t>rdf:resource</w:t>
        </w:r>
        <w:proofErr w:type="spellEnd"/>
        <w:r w:rsidR="00B7517E" w:rsidRPr="00B7517E">
          <w:rPr>
            <w:rFonts w:ascii="CourierNew" w:hAnsi="CourierNew"/>
            <w:sz w:val="20"/>
            <w:szCs w:val="20"/>
            <w:rPrChange w:id="3253" w:author="Utente di Microsoft Office" w:date="2019-05-19T09:58:00Z">
              <w:rPr>
                <w:rFonts w:ascii="CourierNew" w:hAnsi="CourierNew"/>
                <w:sz w:val="14"/>
                <w:szCs w:val="14"/>
              </w:rPr>
            </w:rPrChange>
          </w:rPr>
          <w:t>="&amp;</w:t>
        </w:r>
        <w:proofErr w:type="spellStart"/>
        <w:r w:rsidR="00B7517E" w:rsidRPr="00B7517E">
          <w:rPr>
            <w:rFonts w:ascii="CourierNew" w:hAnsi="CourierNew"/>
            <w:sz w:val="20"/>
            <w:szCs w:val="20"/>
            <w:rPrChange w:id="3254" w:author="Utente di Microsoft Office" w:date="2019-05-19T09:58:00Z">
              <w:rPr>
                <w:rFonts w:ascii="CourierNew" w:hAnsi="CourierNew"/>
                <w:sz w:val="14"/>
                <w:szCs w:val="14"/>
              </w:rPr>
            </w:rPrChange>
          </w:rPr>
          <w:t>owl;TransitiveProperty</w:t>
        </w:r>
        <w:proofErr w:type="spellEnd"/>
        <w:r w:rsidR="00B7517E" w:rsidRPr="00B7517E">
          <w:rPr>
            <w:rFonts w:ascii="CourierNew" w:hAnsi="CourierNew"/>
            <w:sz w:val="20"/>
            <w:szCs w:val="20"/>
            <w:rPrChange w:id="3255" w:author="Utente di Microsoft Office" w:date="2019-05-19T09:58:00Z">
              <w:rPr>
                <w:rFonts w:ascii="CourierNew" w:hAnsi="CourierNew"/>
                <w:sz w:val="14"/>
                <w:szCs w:val="14"/>
              </w:rPr>
            </w:rPrChange>
          </w:rPr>
          <w:t>" /&gt;</w:t>
        </w:r>
        <w:r w:rsidR="00B7517E">
          <w:rPr>
            <w:rFonts w:ascii="CourierNew" w:hAnsi="CourierNew"/>
            <w:sz w:val="20"/>
            <w:szCs w:val="20"/>
          </w:rPr>
          <w:t xml:space="preserve"> </w:t>
        </w:r>
        <w:r w:rsidR="00B7517E" w:rsidRPr="00B7517E">
          <w:rPr>
            <w:sz w:val="20"/>
            <w:szCs w:val="20"/>
            <w:rPrChange w:id="3256" w:author="Utente di Microsoft Office" w:date="2019-05-19T09:59:00Z">
              <w:rPr>
                <w:rFonts w:ascii="CourierNew" w:hAnsi="CourierNew"/>
                <w:sz w:val="20"/>
                <w:szCs w:val="20"/>
              </w:rPr>
            </w:rPrChange>
          </w:rPr>
          <w:t xml:space="preserve">significa che se la </w:t>
        </w:r>
        <w:proofErr w:type="spellStart"/>
        <w:r w:rsidR="00B7517E" w:rsidRPr="00B7517E">
          <w:rPr>
            <w:sz w:val="20"/>
            <w:szCs w:val="20"/>
            <w:rPrChange w:id="3257" w:author="Utente di Microsoft Office" w:date="2019-05-19T09:59:00Z">
              <w:rPr>
                <w:rFonts w:ascii="CourierNew" w:hAnsi="CourierNew"/>
                <w:sz w:val="20"/>
                <w:szCs w:val="20"/>
              </w:rPr>
            </w:rPrChange>
          </w:rPr>
          <w:t>prop</w:t>
        </w:r>
      </w:ins>
      <w:ins w:id="3258" w:author="Utente di Microsoft Office" w:date="2019-05-19T09:59:00Z">
        <w:r w:rsidR="00B7517E" w:rsidRPr="00B7517E">
          <w:rPr>
            <w:sz w:val="20"/>
            <w:szCs w:val="20"/>
            <w:rPrChange w:id="3259" w:author="Utente di Microsoft Office" w:date="2019-05-19T09:59:00Z">
              <w:rPr>
                <w:rFonts w:ascii="CourierNew" w:hAnsi="CourierNew"/>
                <w:sz w:val="20"/>
                <w:szCs w:val="20"/>
              </w:rPr>
            </w:rPrChange>
          </w:rPr>
          <w:t>rieta</w:t>
        </w:r>
        <w:proofErr w:type="spellEnd"/>
        <w:r w:rsidR="00B7517E" w:rsidRPr="00B7517E">
          <w:rPr>
            <w:sz w:val="20"/>
            <w:szCs w:val="20"/>
            <w:rPrChange w:id="3260" w:author="Utente di Microsoft Office" w:date="2019-05-19T09:59:00Z">
              <w:rPr>
                <w:rFonts w:ascii="CourierNew" w:hAnsi="CourierNew"/>
                <w:sz w:val="20"/>
                <w:szCs w:val="20"/>
              </w:rPr>
            </w:rPrChange>
          </w:rPr>
          <w:t xml:space="preserve"> </w:t>
        </w:r>
        <w:r w:rsidR="00B7517E" w:rsidRPr="00B7517E">
          <w:rPr>
            <w:rFonts w:hint="eastAsia"/>
            <w:sz w:val="20"/>
            <w:szCs w:val="20"/>
            <w:rPrChange w:id="3261" w:author="Utente di Microsoft Office" w:date="2019-05-19T09:59:00Z">
              <w:rPr>
                <w:rFonts w:ascii="CourierNew" w:hAnsi="CourierNew" w:hint="eastAsia"/>
                <w:sz w:val="20"/>
                <w:szCs w:val="20"/>
              </w:rPr>
            </w:rPrChange>
          </w:rPr>
          <w:t>è</w:t>
        </w:r>
        <w:r w:rsidR="00B7517E" w:rsidRPr="00B7517E">
          <w:rPr>
            <w:sz w:val="20"/>
            <w:szCs w:val="20"/>
            <w:rPrChange w:id="3262" w:author="Utente di Microsoft Office" w:date="2019-05-19T09:59:00Z">
              <w:rPr>
                <w:rFonts w:ascii="CourierNew" w:hAnsi="CourierNew"/>
                <w:sz w:val="20"/>
                <w:szCs w:val="20"/>
              </w:rPr>
            </w:rPrChange>
          </w:rPr>
          <w:t xml:space="preserve"> valida tra X e Y e tra Y e z allora </w:t>
        </w:r>
        <w:r w:rsidR="00B7517E" w:rsidRPr="00B7517E">
          <w:rPr>
            <w:rFonts w:hint="eastAsia"/>
            <w:sz w:val="20"/>
            <w:szCs w:val="20"/>
            <w:rPrChange w:id="3263" w:author="Utente di Microsoft Office" w:date="2019-05-19T09:59:00Z">
              <w:rPr>
                <w:rFonts w:ascii="CourierNew" w:hAnsi="CourierNew" w:hint="eastAsia"/>
                <w:sz w:val="20"/>
                <w:szCs w:val="20"/>
              </w:rPr>
            </w:rPrChange>
          </w:rPr>
          <w:t>è</w:t>
        </w:r>
        <w:r w:rsidR="00B7517E" w:rsidRPr="00B7517E">
          <w:rPr>
            <w:sz w:val="20"/>
            <w:szCs w:val="20"/>
            <w:rPrChange w:id="3264" w:author="Utente di Microsoft Office" w:date="2019-05-19T09:59:00Z">
              <w:rPr>
                <w:rFonts w:ascii="CourierNew" w:hAnsi="CourierNew"/>
                <w:sz w:val="20"/>
                <w:szCs w:val="20"/>
              </w:rPr>
            </w:rPrChange>
          </w:rPr>
          <w:t xml:space="preserve"> valida anche tra X e Z. Ovvero</w:t>
        </w:r>
      </w:ins>
      <w:ins w:id="3265" w:author="Utente di Microsoft Office" w:date="2019-05-19T09:58:00Z">
        <w:r w:rsidR="00B7517E" w:rsidRPr="00B7517E">
          <w:rPr>
            <w:sz w:val="20"/>
            <w:szCs w:val="20"/>
            <w:rPrChange w:id="3266" w:author="Utente di Microsoft Office" w:date="2019-05-19T09:59:00Z">
              <w:rPr>
                <w:rFonts w:ascii="CourierNew" w:hAnsi="CourierNew"/>
                <w:sz w:val="20"/>
                <w:szCs w:val="20"/>
              </w:rPr>
            </w:rPrChange>
          </w:rPr>
          <w:t xml:space="preserve"> </w:t>
        </w:r>
      </w:ins>
      <w:ins w:id="3267" w:author="Utente di Microsoft Office" w:date="2019-05-19T09:57:00Z">
        <w:r w:rsidR="00B7517E" w:rsidRPr="00B7517E">
          <w:rPr>
            <w:sz w:val="20"/>
            <w:szCs w:val="20"/>
            <w:rPrChange w:id="3268" w:author="Utente di Microsoft Office" w:date="2019-05-19T09:57:00Z">
              <w:rPr>
                <w:rFonts w:ascii="CourierNew" w:hAnsi="CourierNew"/>
                <w:sz w:val="14"/>
                <w:szCs w:val="14"/>
              </w:rPr>
            </w:rPrChange>
          </w:rPr>
          <w:t>P(</w:t>
        </w:r>
        <w:proofErr w:type="spellStart"/>
        <w:r w:rsidR="00B7517E" w:rsidRPr="00B7517E">
          <w:rPr>
            <w:sz w:val="20"/>
            <w:szCs w:val="20"/>
            <w:rPrChange w:id="3269" w:author="Utente di Microsoft Office" w:date="2019-05-19T09:57:00Z">
              <w:rPr>
                <w:rFonts w:ascii="CourierNew" w:hAnsi="CourierNew"/>
                <w:sz w:val="14"/>
                <w:szCs w:val="14"/>
              </w:rPr>
            </w:rPrChange>
          </w:rPr>
          <w:t>x,y</w:t>
        </w:r>
        <w:proofErr w:type="spellEnd"/>
        <w:r w:rsidR="00B7517E" w:rsidRPr="00B7517E">
          <w:rPr>
            <w:sz w:val="20"/>
            <w:szCs w:val="20"/>
            <w:rPrChange w:id="3270" w:author="Utente di Microsoft Office" w:date="2019-05-19T09:57:00Z">
              <w:rPr>
                <w:rFonts w:ascii="CourierNew" w:hAnsi="CourierNew"/>
                <w:sz w:val="14"/>
                <w:szCs w:val="14"/>
              </w:rPr>
            </w:rPrChange>
          </w:rPr>
          <w:t>) e P(</w:t>
        </w:r>
        <w:proofErr w:type="spellStart"/>
        <w:r w:rsidR="00B7517E" w:rsidRPr="00B7517E">
          <w:rPr>
            <w:sz w:val="20"/>
            <w:szCs w:val="20"/>
            <w:rPrChange w:id="3271" w:author="Utente di Microsoft Office" w:date="2019-05-19T09:57:00Z">
              <w:rPr>
                <w:rFonts w:ascii="CourierNew" w:hAnsi="CourierNew"/>
                <w:sz w:val="14"/>
                <w:szCs w:val="14"/>
              </w:rPr>
            </w:rPrChange>
          </w:rPr>
          <w:t>y,z</w:t>
        </w:r>
        <w:proofErr w:type="spellEnd"/>
        <w:r w:rsidR="00B7517E" w:rsidRPr="00B7517E">
          <w:rPr>
            <w:sz w:val="20"/>
            <w:szCs w:val="20"/>
            <w:rPrChange w:id="3272" w:author="Utente di Microsoft Office" w:date="2019-05-19T09:57:00Z">
              <w:rPr>
                <w:rFonts w:ascii="CourierNew" w:hAnsi="CourierNew"/>
                <w:sz w:val="14"/>
                <w:szCs w:val="14"/>
              </w:rPr>
            </w:rPrChange>
          </w:rPr>
          <w:t>) implicano P(</w:t>
        </w:r>
        <w:proofErr w:type="spellStart"/>
        <w:r w:rsidR="00B7517E" w:rsidRPr="00B7517E">
          <w:rPr>
            <w:sz w:val="20"/>
            <w:szCs w:val="20"/>
            <w:rPrChange w:id="3273" w:author="Utente di Microsoft Office" w:date="2019-05-19T09:57:00Z">
              <w:rPr>
                <w:rFonts w:ascii="CourierNew" w:hAnsi="CourierNew"/>
                <w:sz w:val="14"/>
                <w:szCs w:val="14"/>
              </w:rPr>
            </w:rPrChange>
          </w:rPr>
          <w:t>x,z</w:t>
        </w:r>
        <w:proofErr w:type="spellEnd"/>
        <w:r w:rsidR="00B7517E" w:rsidRPr="00B7517E">
          <w:rPr>
            <w:sz w:val="20"/>
            <w:szCs w:val="20"/>
            <w:rPrChange w:id="3274" w:author="Utente di Microsoft Office" w:date="2019-05-19T09:57:00Z">
              <w:rPr>
                <w:rFonts w:ascii="CourierNew" w:hAnsi="CourierNew"/>
                <w:sz w:val="14"/>
                <w:szCs w:val="14"/>
              </w:rPr>
            </w:rPrChange>
          </w:rPr>
          <w:t>)</w:t>
        </w:r>
      </w:ins>
      <w:ins w:id="3275" w:author="Utente di Microsoft Office" w:date="2019-05-19T10:00:00Z">
        <w:r w:rsidR="003E00D1">
          <w:rPr>
            <w:sz w:val="20"/>
            <w:szCs w:val="20"/>
          </w:rPr>
          <w:t>.</w:t>
        </w:r>
      </w:ins>
    </w:p>
    <w:p w14:paraId="26479543" w14:textId="50852BA8" w:rsidR="00894436" w:rsidRPr="005B44EF" w:rsidRDefault="003E00D1" w:rsidP="005B44EF">
      <w:pPr>
        <w:pStyle w:val="NormalWeb"/>
        <w:shd w:val="clear" w:color="auto" w:fill="FFFFFF"/>
        <w:jc w:val="both"/>
        <w:rPr>
          <w:ins w:id="3276" w:author="Utente di Microsoft Office" w:date="2019-05-19T10:03:00Z"/>
          <w:rPrChange w:id="3277" w:author="Utente di Microsoft Office" w:date="2019-05-19T10:06:00Z">
            <w:rPr>
              <w:ins w:id="3278" w:author="Utente di Microsoft Office" w:date="2019-05-19T10:03:00Z"/>
              <w:sz w:val="20"/>
              <w:szCs w:val="20"/>
            </w:rPr>
          </w:rPrChange>
        </w:rPr>
      </w:pPr>
      <w:ins w:id="3279" w:author="Utente di Microsoft Office" w:date="2019-05-19T10:00:00Z">
        <w:r w:rsidRPr="003E00D1">
          <w:rPr>
            <w:b/>
            <w:bCs/>
            <w:sz w:val="20"/>
            <w:szCs w:val="20"/>
            <w:rPrChange w:id="3280" w:author="Utente di Microsoft Office" w:date="2019-05-19T10:00:00Z">
              <w:rPr>
                <w:sz w:val="20"/>
                <w:szCs w:val="20"/>
              </w:rPr>
            </w:rPrChange>
          </w:rPr>
          <w:t>Simmetrica</w:t>
        </w:r>
        <w:r>
          <w:rPr>
            <w:sz w:val="20"/>
            <w:szCs w:val="20"/>
          </w:rPr>
          <w:t xml:space="preserve">: </w:t>
        </w:r>
      </w:ins>
      <w:ins w:id="3281" w:author="Utente di Microsoft Office" w:date="2019-05-19T10:01:00Z">
        <w:r w:rsidR="00894436">
          <w:rPr>
            <w:sz w:val="20"/>
            <w:szCs w:val="20"/>
          </w:rPr>
          <w:t xml:space="preserve">se una proprietà viene definita simmetrica con il costrutto </w:t>
        </w:r>
        <w:r w:rsidR="00894436" w:rsidRPr="00894436">
          <w:rPr>
            <w:rFonts w:ascii="CourierNew" w:hAnsi="CourierNew"/>
            <w:sz w:val="20"/>
            <w:szCs w:val="20"/>
            <w:rPrChange w:id="3282" w:author="Utente di Microsoft Office" w:date="2019-05-19T10:01:00Z">
              <w:rPr>
                <w:rFonts w:ascii="CourierNew" w:hAnsi="CourierNew"/>
                <w:sz w:val="14"/>
                <w:szCs w:val="14"/>
              </w:rPr>
            </w:rPrChange>
          </w:rPr>
          <w:t>&lt;</w:t>
        </w:r>
        <w:proofErr w:type="spellStart"/>
        <w:proofErr w:type="gramStart"/>
        <w:r w:rsidR="00894436" w:rsidRPr="00894436">
          <w:rPr>
            <w:rFonts w:ascii="CourierNew" w:hAnsi="CourierNew"/>
            <w:sz w:val="20"/>
            <w:szCs w:val="20"/>
            <w:rPrChange w:id="3283" w:author="Utente di Microsoft Office" w:date="2019-05-19T10:01:00Z">
              <w:rPr>
                <w:rFonts w:ascii="CourierNew" w:hAnsi="CourierNew"/>
                <w:sz w:val="14"/>
                <w:szCs w:val="14"/>
              </w:rPr>
            </w:rPrChange>
          </w:rPr>
          <w:t>rdf:type</w:t>
        </w:r>
        <w:proofErr w:type="spellEnd"/>
        <w:proofErr w:type="gramEnd"/>
        <w:r w:rsidR="00894436" w:rsidRPr="00894436">
          <w:rPr>
            <w:rFonts w:ascii="CourierNew" w:hAnsi="CourierNew"/>
            <w:sz w:val="20"/>
            <w:szCs w:val="20"/>
            <w:rPrChange w:id="3284" w:author="Utente di Microsoft Office" w:date="2019-05-19T10:01:00Z">
              <w:rPr>
                <w:rFonts w:ascii="CourierNew" w:hAnsi="CourierNew"/>
                <w:sz w:val="14"/>
                <w:szCs w:val="14"/>
              </w:rPr>
            </w:rPrChange>
          </w:rPr>
          <w:t xml:space="preserve"> </w:t>
        </w:r>
        <w:proofErr w:type="spellStart"/>
        <w:r w:rsidR="00894436" w:rsidRPr="00894436">
          <w:rPr>
            <w:rFonts w:ascii="CourierNew" w:hAnsi="CourierNew"/>
            <w:sz w:val="20"/>
            <w:szCs w:val="20"/>
            <w:rPrChange w:id="3285" w:author="Utente di Microsoft Office" w:date="2019-05-19T10:01:00Z">
              <w:rPr>
                <w:rFonts w:ascii="CourierNew" w:hAnsi="CourierNew"/>
                <w:sz w:val="14"/>
                <w:szCs w:val="14"/>
              </w:rPr>
            </w:rPrChange>
          </w:rPr>
          <w:t>rdf:resource</w:t>
        </w:r>
        <w:proofErr w:type="spellEnd"/>
        <w:r w:rsidR="00894436" w:rsidRPr="00894436">
          <w:rPr>
            <w:rFonts w:ascii="CourierNew" w:hAnsi="CourierNew"/>
            <w:sz w:val="20"/>
            <w:szCs w:val="20"/>
            <w:rPrChange w:id="3286" w:author="Utente di Microsoft Office" w:date="2019-05-19T10:01:00Z">
              <w:rPr>
                <w:rFonts w:ascii="CourierNew" w:hAnsi="CourierNew"/>
                <w:sz w:val="14"/>
                <w:szCs w:val="14"/>
              </w:rPr>
            </w:rPrChange>
          </w:rPr>
          <w:t>="&amp;</w:t>
        </w:r>
        <w:proofErr w:type="spellStart"/>
        <w:r w:rsidR="00894436" w:rsidRPr="00894436">
          <w:rPr>
            <w:rFonts w:ascii="CourierNew" w:hAnsi="CourierNew"/>
            <w:sz w:val="20"/>
            <w:szCs w:val="20"/>
            <w:rPrChange w:id="3287" w:author="Utente di Microsoft Office" w:date="2019-05-19T10:01:00Z">
              <w:rPr>
                <w:rFonts w:ascii="CourierNew" w:hAnsi="CourierNew"/>
                <w:sz w:val="14"/>
                <w:szCs w:val="14"/>
              </w:rPr>
            </w:rPrChange>
          </w:rPr>
          <w:t>owl;SymmetricProperty</w:t>
        </w:r>
        <w:proofErr w:type="spellEnd"/>
        <w:r w:rsidR="00894436" w:rsidRPr="00894436">
          <w:rPr>
            <w:rFonts w:ascii="CourierNew" w:hAnsi="CourierNew"/>
            <w:sz w:val="20"/>
            <w:szCs w:val="20"/>
            <w:rPrChange w:id="3288" w:author="Utente di Microsoft Office" w:date="2019-05-19T10:01:00Z">
              <w:rPr>
                <w:rFonts w:ascii="CourierNew" w:hAnsi="CourierNew"/>
                <w:sz w:val="14"/>
                <w:szCs w:val="14"/>
              </w:rPr>
            </w:rPrChange>
          </w:rPr>
          <w:t>" /&gt;</w:t>
        </w:r>
        <w:r w:rsidR="00894436" w:rsidRPr="005B44EF">
          <w:rPr>
            <w:sz w:val="20"/>
            <w:szCs w:val="20"/>
            <w:rPrChange w:id="3289" w:author="Utente di Microsoft Office" w:date="2019-05-19T10:06:00Z">
              <w:rPr>
                <w:rFonts w:ascii="CourierNew" w:hAnsi="CourierNew"/>
                <w:sz w:val="14"/>
                <w:szCs w:val="14"/>
              </w:rPr>
            </w:rPrChange>
          </w:rPr>
          <w:t xml:space="preserve"> </w:t>
        </w:r>
      </w:ins>
      <w:ins w:id="3290" w:author="Utente di Microsoft Office" w:date="2019-05-19T10:02:00Z">
        <w:r w:rsidR="00894436" w:rsidRPr="00894436">
          <w:rPr>
            <w:sz w:val="20"/>
            <w:szCs w:val="20"/>
            <w:rPrChange w:id="3291" w:author="Utente di Microsoft Office" w:date="2019-05-19T10:02:00Z">
              <w:rPr>
                <w:rFonts w:ascii="CourierNew" w:hAnsi="CourierNew"/>
                <w:sz w:val="20"/>
                <w:szCs w:val="20"/>
              </w:rPr>
            </w:rPrChange>
          </w:rPr>
          <w:t>significa che se la propriet</w:t>
        </w:r>
        <w:r w:rsidR="00894436" w:rsidRPr="00894436">
          <w:rPr>
            <w:rFonts w:hint="eastAsia"/>
            <w:sz w:val="20"/>
            <w:szCs w:val="20"/>
            <w:rPrChange w:id="3292" w:author="Utente di Microsoft Office" w:date="2019-05-19T10:02:00Z">
              <w:rPr>
                <w:rFonts w:ascii="CourierNew" w:hAnsi="CourierNew" w:hint="eastAsia"/>
                <w:sz w:val="20"/>
                <w:szCs w:val="20"/>
              </w:rPr>
            </w:rPrChange>
          </w:rPr>
          <w:t>à</w:t>
        </w:r>
        <w:r w:rsidR="00894436" w:rsidRPr="00894436">
          <w:rPr>
            <w:sz w:val="20"/>
            <w:szCs w:val="20"/>
            <w:rPrChange w:id="3293" w:author="Utente di Microsoft Office" w:date="2019-05-19T10:02:00Z">
              <w:rPr>
                <w:rFonts w:ascii="CourierNew" w:hAnsi="CourierNew"/>
                <w:sz w:val="20"/>
                <w:szCs w:val="20"/>
              </w:rPr>
            </w:rPrChange>
          </w:rPr>
          <w:t xml:space="preserve"> e valida tra X e Y allora </w:t>
        </w:r>
        <w:r w:rsidR="00894436" w:rsidRPr="00894436">
          <w:rPr>
            <w:rFonts w:hint="eastAsia"/>
            <w:sz w:val="20"/>
            <w:szCs w:val="20"/>
            <w:rPrChange w:id="3294" w:author="Utente di Microsoft Office" w:date="2019-05-19T10:02:00Z">
              <w:rPr>
                <w:rFonts w:ascii="CourierNew" w:hAnsi="CourierNew" w:hint="eastAsia"/>
                <w:sz w:val="20"/>
                <w:szCs w:val="20"/>
              </w:rPr>
            </w:rPrChange>
          </w:rPr>
          <w:t>è</w:t>
        </w:r>
        <w:r w:rsidR="00894436" w:rsidRPr="00894436">
          <w:rPr>
            <w:sz w:val="20"/>
            <w:szCs w:val="20"/>
            <w:rPrChange w:id="3295" w:author="Utente di Microsoft Office" w:date="2019-05-19T10:02:00Z">
              <w:rPr>
                <w:rFonts w:ascii="CourierNew" w:hAnsi="CourierNew"/>
                <w:sz w:val="20"/>
                <w:szCs w:val="20"/>
              </w:rPr>
            </w:rPrChange>
          </w:rPr>
          <w:t xml:space="preserve"> valida anche tra Y e X.</w:t>
        </w:r>
      </w:ins>
      <w:ins w:id="3296" w:author="Utente di Microsoft Office" w:date="2019-05-19T10:05:00Z">
        <w:r w:rsidR="005B44EF">
          <w:rPr>
            <w:sz w:val="20"/>
            <w:szCs w:val="20"/>
          </w:rPr>
          <w:t xml:space="preserve"> Ovvero </w:t>
        </w:r>
        <w:r w:rsidR="005B44EF" w:rsidRPr="005B44EF">
          <w:rPr>
            <w:sz w:val="20"/>
            <w:szCs w:val="20"/>
            <w:rPrChange w:id="3297" w:author="Utente di Microsoft Office" w:date="2019-05-19T10:06:00Z">
              <w:rPr>
                <w:rFonts w:ascii="CourierNew" w:hAnsi="CourierNew"/>
                <w:sz w:val="14"/>
                <w:szCs w:val="14"/>
              </w:rPr>
            </w:rPrChange>
          </w:rPr>
          <w:t>P(</w:t>
        </w:r>
        <w:proofErr w:type="spellStart"/>
        <w:r w:rsidR="005B44EF" w:rsidRPr="005B44EF">
          <w:rPr>
            <w:sz w:val="20"/>
            <w:szCs w:val="20"/>
            <w:rPrChange w:id="3298" w:author="Utente di Microsoft Office" w:date="2019-05-19T10:06:00Z">
              <w:rPr>
                <w:rFonts w:ascii="CourierNew" w:hAnsi="CourierNew"/>
                <w:sz w:val="14"/>
                <w:szCs w:val="14"/>
              </w:rPr>
            </w:rPrChange>
          </w:rPr>
          <w:t>x,y</w:t>
        </w:r>
        <w:proofErr w:type="spellEnd"/>
        <w:r w:rsidR="005B44EF" w:rsidRPr="005B44EF">
          <w:rPr>
            <w:sz w:val="20"/>
            <w:szCs w:val="20"/>
            <w:rPrChange w:id="3299" w:author="Utente di Microsoft Office" w:date="2019-05-19T10:06:00Z">
              <w:rPr>
                <w:rFonts w:ascii="CourierNew" w:hAnsi="CourierNew"/>
                <w:sz w:val="14"/>
                <w:szCs w:val="14"/>
              </w:rPr>
            </w:rPrChange>
          </w:rPr>
          <w:t>) se e solo se P(</w:t>
        </w:r>
        <w:proofErr w:type="spellStart"/>
        <w:r w:rsidR="005B44EF" w:rsidRPr="005B44EF">
          <w:rPr>
            <w:sz w:val="20"/>
            <w:szCs w:val="20"/>
            <w:rPrChange w:id="3300" w:author="Utente di Microsoft Office" w:date="2019-05-19T10:06:00Z">
              <w:rPr>
                <w:rFonts w:ascii="CourierNew" w:hAnsi="CourierNew"/>
                <w:sz w:val="14"/>
                <w:szCs w:val="14"/>
              </w:rPr>
            </w:rPrChange>
          </w:rPr>
          <w:t>y,x</w:t>
        </w:r>
        <w:proofErr w:type="spellEnd"/>
        <w:r w:rsidR="005B44EF" w:rsidRPr="005B44EF">
          <w:rPr>
            <w:sz w:val="20"/>
            <w:szCs w:val="20"/>
            <w:rPrChange w:id="3301" w:author="Utente di Microsoft Office" w:date="2019-05-19T10:06:00Z">
              <w:rPr>
                <w:rFonts w:ascii="CourierNew" w:hAnsi="CourierNew"/>
                <w:sz w:val="14"/>
                <w:szCs w:val="14"/>
              </w:rPr>
            </w:rPrChange>
          </w:rPr>
          <w:t>)</w:t>
        </w:r>
      </w:ins>
      <w:ins w:id="3302" w:author="Utente di Microsoft Office" w:date="2019-05-19T10:06:00Z">
        <w:r w:rsidR="005B44EF">
          <w:rPr>
            <w:sz w:val="20"/>
            <w:szCs w:val="20"/>
          </w:rPr>
          <w:t>.</w:t>
        </w:r>
      </w:ins>
      <w:ins w:id="3303" w:author="Utente di Microsoft Office" w:date="2019-05-19T10:05:00Z">
        <w:r w:rsidR="005B44EF" w:rsidRPr="005B44EF">
          <w:rPr>
            <w:rFonts w:ascii="CourierNew" w:hAnsi="CourierNew"/>
            <w:sz w:val="14"/>
            <w:szCs w:val="14"/>
          </w:rPr>
          <w:t xml:space="preserve"> </w:t>
        </w:r>
      </w:ins>
    </w:p>
    <w:p w14:paraId="4C89EE87" w14:textId="69178F8F" w:rsidR="005B44EF" w:rsidRDefault="005B44EF" w:rsidP="005B44EF">
      <w:pPr>
        <w:pStyle w:val="NormalWeb"/>
        <w:shd w:val="clear" w:color="auto" w:fill="FFFFFF"/>
        <w:jc w:val="both"/>
        <w:rPr>
          <w:ins w:id="3304" w:author="Utente di Microsoft Office" w:date="2019-05-19T10:07:00Z"/>
          <w:sz w:val="20"/>
          <w:szCs w:val="20"/>
        </w:rPr>
      </w:pPr>
      <w:ins w:id="3305" w:author="Utente di Microsoft Office" w:date="2019-05-19T10:03:00Z">
        <w:r w:rsidRPr="005B44EF">
          <w:rPr>
            <w:b/>
            <w:bCs/>
            <w:sz w:val="20"/>
            <w:szCs w:val="20"/>
            <w:rPrChange w:id="3306" w:author="Utente di Microsoft Office" w:date="2019-05-19T10:06:00Z">
              <w:rPr>
                <w:sz w:val="20"/>
                <w:szCs w:val="20"/>
              </w:rPr>
            </w:rPrChange>
          </w:rPr>
          <w:t>Funzionale</w:t>
        </w:r>
        <w:r>
          <w:rPr>
            <w:sz w:val="20"/>
            <w:szCs w:val="20"/>
          </w:rPr>
          <w:t xml:space="preserve">: se una proprietà è definita </w:t>
        </w:r>
      </w:ins>
      <w:ins w:id="3307" w:author="Utente di Microsoft Office" w:date="2019-05-19T10:04:00Z">
        <w:r>
          <w:rPr>
            <w:sz w:val="20"/>
            <w:szCs w:val="20"/>
          </w:rPr>
          <w:t xml:space="preserve">come funzionale con il </w:t>
        </w:r>
        <w:proofErr w:type="spellStart"/>
        <w:r>
          <w:rPr>
            <w:sz w:val="20"/>
            <w:szCs w:val="20"/>
          </w:rPr>
          <w:t>cstrutto</w:t>
        </w:r>
        <w:proofErr w:type="spellEnd"/>
        <w:r>
          <w:rPr>
            <w:sz w:val="20"/>
            <w:szCs w:val="20"/>
          </w:rPr>
          <w:t xml:space="preserve"> </w:t>
        </w:r>
        <w:r w:rsidRPr="005B44EF">
          <w:rPr>
            <w:rFonts w:ascii="CourierNew" w:hAnsi="CourierNew"/>
            <w:sz w:val="20"/>
            <w:szCs w:val="20"/>
            <w:rPrChange w:id="3308" w:author="Utente di Microsoft Office" w:date="2019-05-19T10:04:00Z">
              <w:rPr>
                <w:rFonts w:ascii="CourierNew" w:hAnsi="CourierNew"/>
                <w:sz w:val="14"/>
                <w:szCs w:val="14"/>
              </w:rPr>
            </w:rPrChange>
          </w:rPr>
          <w:t>&lt;</w:t>
        </w:r>
        <w:proofErr w:type="spellStart"/>
        <w:proofErr w:type="gramStart"/>
        <w:r w:rsidRPr="005B44EF">
          <w:rPr>
            <w:rFonts w:ascii="CourierNew" w:hAnsi="CourierNew"/>
            <w:sz w:val="20"/>
            <w:szCs w:val="20"/>
            <w:rPrChange w:id="3309" w:author="Utente di Microsoft Office" w:date="2019-05-19T10:04:00Z">
              <w:rPr>
                <w:rFonts w:ascii="CourierNew" w:hAnsi="CourierNew"/>
                <w:sz w:val="14"/>
                <w:szCs w:val="14"/>
              </w:rPr>
            </w:rPrChange>
          </w:rPr>
          <w:t>rdf:type</w:t>
        </w:r>
        <w:proofErr w:type="spellEnd"/>
        <w:proofErr w:type="gramEnd"/>
        <w:r w:rsidRPr="005B44EF">
          <w:rPr>
            <w:rFonts w:ascii="CourierNew" w:hAnsi="CourierNew"/>
            <w:sz w:val="20"/>
            <w:szCs w:val="20"/>
            <w:rPrChange w:id="3310" w:author="Utente di Microsoft Office" w:date="2019-05-19T10:04:00Z">
              <w:rPr>
                <w:rFonts w:ascii="CourierNew" w:hAnsi="CourierNew"/>
                <w:sz w:val="14"/>
                <w:szCs w:val="14"/>
              </w:rPr>
            </w:rPrChange>
          </w:rPr>
          <w:t xml:space="preserve"> </w:t>
        </w:r>
        <w:proofErr w:type="spellStart"/>
        <w:r w:rsidRPr="005B44EF">
          <w:rPr>
            <w:rFonts w:ascii="CourierNew" w:hAnsi="CourierNew"/>
            <w:sz w:val="20"/>
            <w:szCs w:val="20"/>
            <w:rPrChange w:id="3311" w:author="Utente di Microsoft Office" w:date="2019-05-19T10:04:00Z">
              <w:rPr>
                <w:rFonts w:ascii="CourierNew" w:hAnsi="CourierNew"/>
                <w:sz w:val="14"/>
                <w:szCs w:val="14"/>
              </w:rPr>
            </w:rPrChange>
          </w:rPr>
          <w:t>rdf:resource</w:t>
        </w:r>
        <w:proofErr w:type="spellEnd"/>
        <w:r w:rsidRPr="005B44EF">
          <w:rPr>
            <w:rFonts w:ascii="CourierNew" w:hAnsi="CourierNew"/>
            <w:sz w:val="20"/>
            <w:szCs w:val="20"/>
            <w:rPrChange w:id="3312" w:author="Utente di Microsoft Office" w:date="2019-05-19T10:04:00Z">
              <w:rPr>
                <w:rFonts w:ascii="CourierNew" w:hAnsi="CourierNew"/>
                <w:sz w:val="14"/>
                <w:szCs w:val="14"/>
              </w:rPr>
            </w:rPrChange>
          </w:rPr>
          <w:t>="&amp;</w:t>
        </w:r>
        <w:proofErr w:type="spellStart"/>
        <w:r w:rsidRPr="005B44EF">
          <w:rPr>
            <w:rFonts w:ascii="CourierNew" w:hAnsi="CourierNew"/>
            <w:sz w:val="20"/>
            <w:szCs w:val="20"/>
            <w:rPrChange w:id="3313" w:author="Utente di Microsoft Office" w:date="2019-05-19T10:04:00Z">
              <w:rPr>
                <w:rFonts w:ascii="CourierNew" w:hAnsi="CourierNew"/>
                <w:sz w:val="14"/>
                <w:szCs w:val="14"/>
              </w:rPr>
            </w:rPrChange>
          </w:rPr>
          <w:t>owl;FunctionalProperty</w:t>
        </w:r>
        <w:proofErr w:type="spellEnd"/>
        <w:r w:rsidRPr="005B44EF">
          <w:rPr>
            <w:rFonts w:ascii="CourierNew" w:hAnsi="CourierNew"/>
            <w:sz w:val="20"/>
            <w:szCs w:val="20"/>
            <w:rPrChange w:id="3314" w:author="Utente di Microsoft Office" w:date="2019-05-19T10:04:00Z">
              <w:rPr>
                <w:rFonts w:ascii="CourierNew" w:hAnsi="CourierNew"/>
                <w:sz w:val="14"/>
                <w:szCs w:val="14"/>
              </w:rPr>
            </w:rPrChange>
          </w:rPr>
          <w:t>" /&gt;</w:t>
        </w:r>
        <w:r w:rsidRPr="005B44EF">
          <w:rPr>
            <w:sz w:val="20"/>
            <w:szCs w:val="20"/>
            <w:rPrChange w:id="3315" w:author="Utente di Microsoft Office" w:date="2019-05-19T10:06:00Z">
              <w:rPr>
                <w:rFonts w:ascii="CourierNew" w:hAnsi="CourierNew"/>
                <w:sz w:val="14"/>
                <w:szCs w:val="14"/>
              </w:rPr>
            </w:rPrChange>
          </w:rPr>
          <w:t xml:space="preserve"> </w:t>
        </w:r>
        <w:r w:rsidRPr="005B44EF">
          <w:rPr>
            <w:sz w:val="20"/>
            <w:szCs w:val="20"/>
            <w:rPrChange w:id="3316" w:author="Utente di Microsoft Office" w:date="2019-05-19T10:06:00Z">
              <w:rPr>
                <w:rFonts w:ascii="CourierNew" w:hAnsi="CourierNew"/>
                <w:sz w:val="20"/>
                <w:szCs w:val="20"/>
              </w:rPr>
            </w:rPrChange>
          </w:rPr>
          <w:t>allora se la propriet</w:t>
        </w:r>
        <w:r w:rsidRPr="005B44EF">
          <w:rPr>
            <w:rFonts w:hint="eastAsia"/>
            <w:sz w:val="20"/>
            <w:szCs w:val="20"/>
            <w:rPrChange w:id="3317" w:author="Utente di Microsoft Office" w:date="2019-05-19T10:06:00Z">
              <w:rPr>
                <w:rFonts w:ascii="CourierNew" w:hAnsi="CourierNew" w:hint="eastAsia"/>
                <w:sz w:val="20"/>
                <w:szCs w:val="20"/>
              </w:rPr>
            </w:rPrChange>
          </w:rPr>
          <w:t>à</w:t>
        </w:r>
        <w:r w:rsidRPr="005B44EF">
          <w:rPr>
            <w:sz w:val="20"/>
            <w:szCs w:val="20"/>
            <w:rPrChange w:id="3318" w:author="Utente di Microsoft Office" w:date="2019-05-19T10:06:00Z">
              <w:rPr>
                <w:rFonts w:ascii="CourierNew" w:hAnsi="CourierNew"/>
                <w:sz w:val="20"/>
                <w:szCs w:val="20"/>
              </w:rPr>
            </w:rPrChange>
          </w:rPr>
          <w:t xml:space="preserve"> e valida tra X e Y e tra X e Z qu</w:t>
        </w:r>
      </w:ins>
      <w:ins w:id="3319" w:author="Utente di Microsoft Office" w:date="2019-05-19T10:05:00Z">
        <w:r w:rsidRPr="005B44EF">
          <w:rPr>
            <w:sz w:val="20"/>
            <w:szCs w:val="20"/>
            <w:rPrChange w:id="3320" w:author="Utente di Microsoft Office" w:date="2019-05-19T10:06:00Z">
              <w:rPr>
                <w:rFonts w:ascii="CourierNew" w:hAnsi="CourierNew"/>
                <w:sz w:val="20"/>
                <w:szCs w:val="20"/>
              </w:rPr>
            </w:rPrChange>
          </w:rPr>
          <w:t xml:space="preserve">esto </w:t>
        </w:r>
        <w:proofErr w:type="spellStart"/>
        <w:r w:rsidRPr="005B44EF">
          <w:rPr>
            <w:sz w:val="20"/>
            <w:szCs w:val="20"/>
            <w:rPrChange w:id="3321" w:author="Utente di Microsoft Office" w:date="2019-05-19T10:06:00Z">
              <w:rPr>
                <w:rFonts w:ascii="CourierNew" w:hAnsi="CourierNew"/>
                <w:sz w:val="20"/>
                <w:szCs w:val="20"/>
              </w:rPr>
            </w:rPrChange>
          </w:rPr>
          <w:t>signigica</w:t>
        </w:r>
        <w:proofErr w:type="spellEnd"/>
        <w:r w:rsidRPr="005B44EF">
          <w:rPr>
            <w:sz w:val="20"/>
            <w:szCs w:val="20"/>
            <w:rPrChange w:id="3322" w:author="Utente di Microsoft Office" w:date="2019-05-19T10:06:00Z">
              <w:rPr>
                <w:rFonts w:ascii="CourierNew" w:hAnsi="CourierNew"/>
                <w:sz w:val="20"/>
                <w:szCs w:val="20"/>
              </w:rPr>
            </w:rPrChange>
          </w:rPr>
          <w:t xml:space="preserve"> che Y e Z sono uguali. Ovvero </w:t>
        </w:r>
        <w:r w:rsidRPr="005B44EF">
          <w:rPr>
            <w:sz w:val="20"/>
            <w:szCs w:val="20"/>
            <w:rPrChange w:id="3323" w:author="Utente di Microsoft Office" w:date="2019-05-19T10:06:00Z">
              <w:rPr>
                <w:rFonts w:ascii="CourierNew" w:hAnsi="CourierNew"/>
                <w:sz w:val="14"/>
                <w:szCs w:val="14"/>
              </w:rPr>
            </w:rPrChange>
          </w:rPr>
          <w:t>P(</w:t>
        </w:r>
        <w:proofErr w:type="spellStart"/>
        <w:proofErr w:type="gramStart"/>
        <w:r w:rsidRPr="005B44EF">
          <w:rPr>
            <w:sz w:val="20"/>
            <w:szCs w:val="20"/>
            <w:rPrChange w:id="3324" w:author="Utente di Microsoft Office" w:date="2019-05-19T10:06:00Z">
              <w:rPr>
                <w:rFonts w:ascii="CourierNew" w:hAnsi="CourierNew"/>
                <w:sz w:val="14"/>
                <w:szCs w:val="14"/>
              </w:rPr>
            </w:rPrChange>
          </w:rPr>
          <w:t>x,y</w:t>
        </w:r>
        <w:proofErr w:type="spellEnd"/>
        <w:proofErr w:type="gramEnd"/>
        <w:r w:rsidRPr="005B44EF">
          <w:rPr>
            <w:sz w:val="20"/>
            <w:szCs w:val="20"/>
            <w:rPrChange w:id="3325" w:author="Utente di Microsoft Office" w:date="2019-05-19T10:06:00Z">
              <w:rPr>
                <w:rFonts w:ascii="CourierNew" w:hAnsi="CourierNew"/>
                <w:sz w:val="14"/>
                <w:szCs w:val="14"/>
              </w:rPr>
            </w:rPrChange>
          </w:rPr>
          <w:t>) e P(</w:t>
        </w:r>
        <w:proofErr w:type="spellStart"/>
        <w:r w:rsidRPr="005B44EF">
          <w:rPr>
            <w:sz w:val="20"/>
            <w:szCs w:val="20"/>
            <w:rPrChange w:id="3326" w:author="Utente di Microsoft Office" w:date="2019-05-19T10:06:00Z">
              <w:rPr>
                <w:rFonts w:ascii="CourierNew" w:hAnsi="CourierNew"/>
                <w:sz w:val="14"/>
                <w:szCs w:val="14"/>
              </w:rPr>
            </w:rPrChange>
          </w:rPr>
          <w:t>x,z</w:t>
        </w:r>
        <w:proofErr w:type="spellEnd"/>
        <w:r w:rsidRPr="005B44EF">
          <w:rPr>
            <w:sz w:val="20"/>
            <w:szCs w:val="20"/>
            <w:rPrChange w:id="3327" w:author="Utente di Microsoft Office" w:date="2019-05-19T10:06:00Z">
              <w:rPr>
                <w:rFonts w:ascii="CourierNew" w:hAnsi="CourierNew"/>
                <w:sz w:val="14"/>
                <w:szCs w:val="14"/>
              </w:rPr>
            </w:rPrChange>
          </w:rPr>
          <w:t>) implicano che y = z</w:t>
        </w:r>
      </w:ins>
      <w:ins w:id="3328" w:author="Utente di Microsoft Office" w:date="2019-05-19T10:07:00Z">
        <w:r w:rsidR="004520B7">
          <w:rPr>
            <w:sz w:val="20"/>
            <w:szCs w:val="20"/>
          </w:rPr>
          <w:t>.</w:t>
        </w:r>
      </w:ins>
    </w:p>
    <w:p w14:paraId="46D4B60A" w14:textId="118B8508" w:rsidR="00FC23C1" w:rsidRPr="00FC23C1" w:rsidRDefault="00FC23C1">
      <w:pPr>
        <w:pStyle w:val="NormalWeb"/>
        <w:jc w:val="both"/>
        <w:rPr>
          <w:ins w:id="3329" w:author="Utente di Microsoft Office" w:date="2019-05-19T10:11:00Z"/>
        </w:rPr>
        <w:pPrChange w:id="3330" w:author="Utente di Microsoft Office" w:date="2019-05-19T10:12:00Z">
          <w:pPr>
            <w:pStyle w:val="NormalWeb"/>
          </w:pPr>
        </w:pPrChange>
      </w:pPr>
      <w:ins w:id="3331" w:author="Utente di Microsoft Office" w:date="2019-05-19T10:07:00Z">
        <w:r w:rsidRPr="00FC23C1">
          <w:rPr>
            <w:b/>
            <w:bCs/>
            <w:sz w:val="20"/>
            <w:szCs w:val="20"/>
            <w:rPrChange w:id="3332" w:author="Utente di Microsoft Office" w:date="2019-05-19T10:07:00Z">
              <w:rPr>
                <w:sz w:val="20"/>
                <w:szCs w:val="20"/>
              </w:rPr>
            </w:rPrChange>
          </w:rPr>
          <w:t>Inversa</w:t>
        </w:r>
        <w:r>
          <w:rPr>
            <w:sz w:val="20"/>
            <w:szCs w:val="20"/>
          </w:rPr>
          <w:t>: se una proprietà viene definita inversa con il costrutto</w:t>
        </w:r>
      </w:ins>
      <w:ins w:id="3333" w:author="Utente di Microsoft Office" w:date="2019-05-19T10:08:00Z">
        <w:r>
          <w:rPr>
            <w:sz w:val="20"/>
            <w:szCs w:val="20"/>
          </w:rPr>
          <w:t xml:space="preserve"> </w:t>
        </w:r>
      </w:ins>
      <w:ins w:id="3334" w:author="Utente di Microsoft Office" w:date="2019-05-19T10:09:00Z">
        <w:r w:rsidRPr="00FC23C1">
          <w:rPr>
            <w:rFonts w:ascii="CourierNew" w:hAnsi="CourierNew"/>
            <w:sz w:val="20"/>
            <w:szCs w:val="20"/>
            <w:rPrChange w:id="3335" w:author="Utente di Microsoft Office" w:date="2019-05-19T10:10:00Z">
              <w:rPr>
                <w:rFonts w:ascii="CourierNew" w:hAnsi="CourierNew"/>
                <w:sz w:val="14"/>
                <w:szCs w:val="14"/>
              </w:rPr>
            </w:rPrChange>
          </w:rPr>
          <w:t>&lt;</w:t>
        </w:r>
        <w:proofErr w:type="spellStart"/>
        <w:proofErr w:type="gramStart"/>
        <w:r w:rsidRPr="00FC23C1">
          <w:rPr>
            <w:rFonts w:ascii="CourierNew" w:hAnsi="CourierNew"/>
            <w:sz w:val="20"/>
            <w:szCs w:val="20"/>
            <w:rPrChange w:id="3336" w:author="Utente di Microsoft Office" w:date="2019-05-19T10:10:00Z">
              <w:rPr>
                <w:rFonts w:ascii="CourierNew" w:hAnsi="CourierNew"/>
                <w:sz w:val="14"/>
                <w:szCs w:val="14"/>
              </w:rPr>
            </w:rPrChange>
          </w:rPr>
          <w:t>rdf:type</w:t>
        </w:r>
        <w:proofErr w:type="spellEnd"/>
        <w:proofErr w:type="gramEnd"/>
        <w:r w:rsidRPr="00FC23C1">
          <w:rPr>
            <w:rFonts w:ascii="CourierNew" w:hAnsi="CourierNew"/>
            <w:sz w:val="20"/>
            <w:szCs w:val="20"/>
            <w:rPrChange w:id="3337" w:author="Utente di Microsoft Office" w:date="2019-05-19T10:10:00Z">
              <w:rPr>
                <w:rFonts w:ascii="CourierNew" w:hAnsi="CourierNew"/>
                <w:sz w:val="14"/>
                <w:szCs w:val="14"/>
              </w:rPr>
            </w:rPrChange>
          </w:rPr>
          <w:t xml:space="preserve"> </w:t>
        </w:r>
        <w:proofErr w:type="spellStart"/>
        <w:r w:rsidRPr="00FC23C1">
          <w:rPr>
            <w:rFonts w:ascii="CourierNew" w:hAnsi="CourierNew"/>
            <w:sz w:val="20"/>
            <w:szCs w:val="20"/>
            <w:rPrChange w:id="3338" w:author="Utente di Microsoft Office" w:date="2019-05-19T10:10:00Z">
              <w:rPr>
                <w:rFonts w:ascii="CourierNew" w:hAnsi="CourierNew"/>
                <w:sz w:val="14"/>
                <w:szCs w:val="14"/>
              </w:rPr>
            </w:rPrChange>
          </w:rPr>
          <w:t>rdf:resource</w:t>
        </w:r>
        <w:proofErr w:type="spellEnd"/>
        <w:r w:rsidRPr="00FC23C1">
          <w:rPr>
            <w:rFonts w:ascii="CourierNew" w:hAnsi="CourierNew"/>
            <w:sz w:val="20"/>
            <w:szCs w:val="20"/>
            <w:rPrChange w:id="3339" w:author="Utente di Microsoft Office" w:date="2019-05-19T10:10:00Z">
              <w:rPr>
                <w:rFonts w:ascii="CourierNew" w:hAnsi="CourierNew"/>
                <w:sz w:val="14"/>
                <w:szCs w:val="14"/>
              </w:rPr>
            </w:rPrChange>
          </w:rPr>
          <w:t>="&amp;</w:t>
        </w:r>
        <w:proofErr w:type="spellStart"/>
        <w:r w:rsidRPr="00FC23C1">
          <w:rPr>
            <w:rFonts w:ascii="CourierNew" w:hAnsi="CourierNew"/>
            <w:sz w:val="20"/>
            <w:szCs w:val="20"/>
            <w:rPrChange w:id="3340" w:author="Utente di Microsoft Office" w:date="2019-05-19T10:10:00Z">
              <w:rPr>
                <w:rFonts w:ascii="CourierNew" w:hAnsi="CourierNew"/>
                <w:sz w:val="14"/>
                <w:szCs w:val="14"/>
              </w:rPr>
            </w:rPrChange>
          </w:rPr>
          <w:t>owl;InverseFunctionalProperty</w:t>
        </w:r>
        <w:proofErr w:type="spellEnd"/>
        <w:r w:rsidRPr="00FC23C1">
          <w:rPr>
            <w:rFonts w:ascii="CourierNew" w:hAnsi="CourierNew"/>
            <w:sz w:val="20"/>
            <w:szCs w:val="20"/>
            <w:rPrChange w:id="3341" w:author="Utente di Microsoft Office" w:date="2019-05-19T10:10:00Z">
              <w:rPr>
                <w:rFonts w:ascii="CourierNew" w:hAnsi="CourierNew"/>
                <w:sz w:val="14"/>
                <w:szCs w:val="14"/>
              </w:rPr>
            </w:rPrChange>
          </w:rPr>
          <w:t>" /&gt;</w:t>
        </w:r>
        <w:r w:rsidRPr="00FC23C1">
          <w:rPr>
            <w:sz w:val="20"/>
            <w:szCs w:val="20"/>
            <w:rPrChange w:id="3342" w:author="Utente di Microsoft Office" w:date="2019-05-19T10:10:00Z">
              <w:rPr>
                <w:rFonts w:ascii="CourierNew" w:hAnsi="CourierNew"/>
                <w:sz w:val="14"/>
                <w:szCs w:val="14"/>
              </w:rPr>
            </w:rPrChange>
          </w:rPr>
          <w:t xml:space="preserve"> </w:t>
        </w:r>
      </w:ins>
      <w:ins w:id="3343" w:author="Utente di Microsoft Office" w:date="2019-05-19T10:10:00Z">
        <w:r>
          <w:rPr>
            <w:sz w:val="20"/>
            <w:szCs w:val="20"/>
          </w:rPr>
          <w:t xml:space="preserve">significa che se una proprietà è valida tra Y e X e tra Z e </w:t>
        </w:r>
      </w:ins>
      <w:ins w:id="3344" w:author="Utente di Microsoft Office" w:date="2019-05-19T10:11:00Z">
        <w:r>
          <w:rPr>
            <w:sz w:val="20"/>
            <w:szCs w:val="20"/>
          </w:rPr>
          <w:t xml:space="preserve">X questo significa che Y e Z sono uguali. Ovvero </w:t>
        </w:r>
        <w:r w:rsidRPr="00FC23C1">
          <w:rPr>
            <w:rFonts w:ascii="CourierNew" w:hAnsi="CourierNew"/>
            <w:sz w:val="20"/>
            <w:szCs w:val="20"/>
            <w:rPrChange w:id="3345" w:author="Utente di Microsoft Office" w:date="2019-05-19T10:11:00Z">
              <w:rPr>
                <w:rFonts w:ascii="CourierNew" w:hAnsi="CourierNew"/>
                <w:sz w:val="14"/>
                <w:szCs w:val="14"/>
              </w:rPr>
            </w:rPrChange>
          </w:rPr>
          <w:t>P(</w:t>
        </w:r>
        <w:proofErr w:type="spellStart"/>
        <w:proofErr w:type="gramStart"/>
        <w:r w:rsidRPr="00FC23C1">
          <w:rPr>
            <w:rFonts w:ascii="CourierNew" w:hAnsi="CourierNew"/>
            <w:sz w:val="20"/>
            <w:szCs w:val="20"/>
            <w:rPrChange w:id="3346" w:author="Utente di Microsoft Office" w:date="2019-05-19T10:11:00Z">
              <w:rPr>
                <w:rFonts w:ascii="CourierNew" w:hAnsi="CourierNew"/>
                <w:sz w:val="14"/>
                <w:szCs w:val="14"/>
              </w:rPr>
            </w:rPrChange>
          </w:rPr>
          <w:t>y,x</w:t>
        </w:r>
        <w:proofErr w:type="spellEnd"/>
        <w:proofErr w:type="gramEnd"/>
        <w:r w:rsidRPr="00FC23C1">
          <w:rPr>
            <w:rFonts w:ascii="CourierNew" w:hAnsi="CourierNew"/>
            <w:sz w:val="20"/>
            <w:szCs w:val="20"/>
            <w:rPrChange w:id="3347" w:author="Utente di Microsoft Office" w:date="2019-05-19T10:11:00Z">
              <w:rPr>
                <w:rFonts w:ascii="CourierNew" w:hAnsi="CourierNew"/>
                <w:sz w:val="14"/>
                <w:szCs w:val="14"/>
              </w:rPr>
            </w:rPrChange>
          </w:rPr>
          <w:t>) e P(</w:t>
        </w:r>
        <w:proofErr w:type="spellStart"/>
        <w:r w:rsidRPr="00FC23C1">
          <w:rPr>
            <w:rFonts w:ascii="CourierNew" w:hAnsi="CourierNew"/>
            <w:sz w:val="20"/>
            <w:szCs w:val="20"/>
            <w:rPrChange w:id="3348" w:author="Utente di Microsoft Office" w:date="2019-05-19T10:11:00Z">
              <w:rPr>
                <w:rFonts w:ascii="CourierNew" w:hAnsi="CourierNew"/>
                <w:sz w:val="14"/>
                <w:szCs w:val="14"/>
              </w:rPr>
            </w:rPrChange>
          </w:rPr>
          <w:t>z,x</w:t>
        </w:r>
        <w:proofErr w:type="spellEnd"/>
        <w:r w:rsidRPr="00FC23C1">
          <w:rPr>
            <w:rFonts w:ascii="CourierNew" w:hAnsi="CourierNew"/>
            <w:sz w:val="20"/>
            <w:szCs w:val="20"/>
            <w:rPrChange w:id="3349" w:author="Utente di Microsoft Office" w:date="2019-05-19T10:11:00Z">
              <w:rPr>
                <w:rFonts w:ascii="CourierNew" w:hAnsi="CourierNew"/>
                <w:sz w:val="14"/>
                <w:szCs w:val="14"/>
              </w:rPr>
            </w:rPrChange>
          </w:rPr>
          <w:t>) implica y = z</w:t>
        </w:r>
        <w:r>
          <w:rPr>
            <w:sz w:val="20"/>
            <w:szCs w:val="20"/>
          </w:rPr>
          <w:t>.</w:t>
        </w:r>
      </w:ins>
    </w:p>
    <w:p w14:paraId="7AD49357" w14:textId="3926034F" w:rsidR="00E32125" w:rsidRDefault="00E32125" w:rsidP="00E32125">
      <w:pPr>
        <w:pStyle w:val="NormalWeb"/>
        <w:shd w:val="clear" w:color="auto" w:fill="FFFFFF"/>
        <w:jc w:val="both"/>
        <w:rPr>
          <w:ins w:id="3350" w:author="Utente di Microsoft Office" w:date="2019-05-19T11:15:00Z"/>
          <w:sz w:val="20"/>
          <w:szCs w:val="20"/>
        </w:rPr>
      </w:pPr>
      <w:ins w:id="3351" w:author="Utente di Microsoft Office" w:date="2019-05-19T10:13:00Z">
        <w:r>
          <w:rPr>
            <w:sz w:val="20"/>
            <w:szCs w:val="20"/>
          </w:rPr>
          <w:t xml:space="preserve">Possono essere definite delle sotto-proprietà che consistono in una ulteriore specificazione. </w:t>
        </w:r>
        <w:proofErr w:type="gramStart"/>
        <w:r>
          <w:rPr>
            <w:sz w:val="20"/>
            <w:szCs w:val="20"/>
          </w:rPr>
          <w:t>Infatti</w:t>
        </w:r>
        <w:proofErr w:type="gramEnd"/>
        <w:r>
          <w:rPr>
            <w:sz w:val="20"/>
            <w:szCs w:val="20"/>
          </w:rPr>
          <w:t xml:space="preserve"> come per le classi anche per le proprietà è possibile definire una gerarchia.</w:t>
        </w:r>
      </w:ins>
    </w:p>
    <w:p w14:paraId="18981536" w14:textId="77777777" w:rsidR="00BB3FCF" w:rsidRPr="00BE4D5C" w:rsidRDefault="00BB3FCF" w:rsidP="00BB3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52" w:author="Utente di Microsoft Office" w:date="2019-05-19T11:16:00Z"/>
          <w:rFonts w:cstheme="minorHAnsi"/>
          <w:color w:val="000000"/>
          <w:sz w:val="22"/>
          <w:szCs w:val="22"/>
        </w:rPr>
      </w:pPr>
      <w:ins w:id="3353" w:author="Utente di Microsoft Office" w:date="2019-05-19T11:16:00Z">
        <w:r>
          <w:rPr>
            <w:rFonts w:cstheme="minorHAnsi"/>
            <w:color w:val="000000"/>
            <w:sz w:val="22"/>
            <w:szCs w:val="22"/>
          </w:rPr>
          <w:t>3.4.4 Combinazione di più ontologie in OWL</w:t>
        </w:r>
      </w:ins>
    </w:p>
    <w:p w14:paraId="0259AEAB" w14:textId="63DCE114" w:rsidR="00BB3FCF" w:rsidRDefault="00BB3FCF" w:rsidP="00E32125">
      <w:pPr>
        <w:pStyle w:val="NormalWeb"/>
        <w:shd w:val="clear" w:color="auto" w:fill="FFFFFF"/>
        <w:jc w:val="both"/>
        <w:rPr>
          <w:ins w:id="3354" w:author="Utente di Microsoft Office" w:date="2019-05-19T11:19:00Z"/>
          <w:sz w:val="20"/>
          <w:szCs w:val="20"/>
        </w:rPr>
      </w:pPr>
      <w:ins w:id="3355" w:author="Utente di Microsoft Office" w:date="2019-05-19T11:16:00Z">
        <w:r>
          <w:rPr>
            <w:sz w:val="20"/>
            <w:szCs w:val="20"/>
          </w:rPr>
          <w:t>Come abbiamo accennato in precedenza con il meccanismo dell’impor</w:t>
        </w:r>
      </w:ins>
      <w:ins w:id="3356" w:author="Utente di Microsoft Office" w:date="2019-05-19T11:17:00Z">
        <w:r>
          <w:rPr>
            <w:sz w:val="20"/>
            <w:szCs w:val="20"/>
          </w:rPr>
          <w:t>tazione di una ontologia all’interno di un’altra è possibile combinare il contenuto informativo di più ontologie in maniera da rendere più co</w:t>
        </w:r>
      </w:ins>
      <w:ins w:id="3357" w:author="Utente di Microsoft Office" w:date="2019-05-19T11:18:00Z">
        <w:r>
          <w:rPr>
            <w:sz w:val="20"/>
            <w:szCs w:val="20"/>
          </w:rPr>
          <w:t>mpleta</w:t>
        </w:r>
      </w:ins>
      <w:ins w:id="3358" w:author="Utente di Microsoft Office" w:date="2019-05-19T11:19:00Z">
        <w:r>
          <w:rPr>
            <w:sz w:val="20"/>
            <w:szCs w:val="20"/>
          </w:rPr>
          <w:t xml:space="preserve"> </w:t>
        </w:r>
      </w:ins>
      <w:ins w:id="3359" w:author="Utente di Microsoft Office" w:date="2019-05-19T11:18:00Z">
        <w:r>
          <w:rPr>
            <w:sz w:val="20"/>
            <w:szCs w:val="20"/>
          </w:rPr>
          <w:t>una terza che stiamo costruendo. A questo scopo sono molti importanti i supporti che ci offre lo strumento che abbiamo scelto per l’imple</w:t>
        </w:r>
      </w:ins>
      <w:ins w:id="3360" w:author="Utente di Microsoft Office" w:date="2019-05-19T11:19:00Z">
        <w:r>
          <w:rPr>
            <w:sz w:val="20"/>
            <w:szCs w:val="20"/>
          </w:rPr>
          <w:t>mentazione.</w:t>
        </w:r>
      </w:ins>
    </w:p>
    <w:p w14:paraId="318FEA99" w14:textId="23193BAC" w:rsidR="003F25D6" w:rsidRDefault="00BB3FCF" w:rsidP="00F635E6">
      <w:pPr>
        <w:pStyle w:val="NormalWeb"/>
        <w:shd w:val="clear" w:color="auto" w:fill="FFFFFF"/>
        <w:jc w:val="both"/>
        <w:rPr>
          <w:ins w:id="3361" w:author="Utente di Microsoft Office" w:date="2019-05-19T11:23:00Z"/>
          <w:sz w:val="20"/>
          <w:szCs w:val="20"/>
        </w:rPr>
      </w:pPr>
      <w:ins w:id="3362" w:author="Utente di Microsoft Office" w:date="2019-05-19T11:19:00Z">
        <w:r>
          <w:rPr>
            <w:sz w:val="20"/>
            <w:szCs w:val="20"/>
          </w:rPr>
          <w:t xml:space="preserve">I costrutti OWL </w:t>
        </w:r>
        <w:proofErr w:type="spellStart"/>
        <w:r w:rsidR="003F25D6" w:rsidRPr="003F25D6">
          <w:rPr>
            <w:rFonts w:ascii="CourierNew" w:hAnsi="CourierNew"/>
            <w:sz w:val="20"/>
            <w:szCs w:val="20"/>
            <w:rPrChange w:id="3363" w:author="Utente di Microsoft Office" w:date="2019-05-19T11:20:00Z">
              <w:rPr>
                <w:rFonts w:ascii="CourierNew,Bold" w:hAnsi="CourierNew,Bold"/>
                <w:sz w:val="18"/>
                <w:szCs w:val="18"/>
              </w:rPr>
            </w:rPrChange>
          </w:rPr>
          <w:t>equivalentClass</w:t>
        </w:r>
      </w:ins>
      <w:proofErr w:type="spellEnd"/>
      <w:ins w:id="3364" w:author="Utente di Microsoft Office" w:date="2019-05-19T11:20:00Z">
        <w:r w:rsidR="003F25D6" w:rsidRPr="003F25D6">
          <w:rPr>
            <w:sz w:val="20"/>
            <w:szCs w:val="20"/>
            <w:rPrChange w:id="3365" w:author="Utente di Microsoft Office" w:date="2019-05-19T11:20:00Z">
              <w:rPr>
                <w:rFonts w:ascii="CourierNew" w:hAnsi="CourierNew"/>
                <w:sz w:val="20"/>
                <w:szCs w:val="20"/>
              </w:rPr>
            </w:rPrChange>
          </w:rPr>
          <w:t xml:space="preserve"> e</w:t>
        </w:r>
      </w:ins>
      <w:ins w:id="3366" w:author="Utente di Microsoft Office" w:date="2019-05-19T11:19:00Z">
        <w:r w:rsidR="003F25D6" w:rsidRPr="003F25D6">
          <w:rPr>
            <w:rFonts w:ascii="CourierNew" w:hAnsi="CourierNew"/>
            <w:sz w:val="20"/>
            <w:szCs w:val="20"/>
            <w:rPrChange w:id="3367" w:author="Utente di Microsoft Office" w:date="2019-05-19T11:20:00Z">
              <w:rPr>
                <w:rFonts w:ascii="TimesNewRoman,Bold" w:hAnsi="TimesNewRoman,Bold"/>
                <w:position w:val="-2"/>
              </w:rPr>
            </w:rPrChange>
          </w:rPr>
          <w:t xml:space="preserve"> </w:t>
        </w:r>
        <w:proofErr w:type="spellStart"/>
        <w:r w:rsidR="003F25D6" w:rsidRPr="003F25D6">
          <w:rPr>
            <w:rFonts w:ascii="CourierNew" w:hAnsi="CourierNew"/>
            <w:sz w:val="20"/>
            <w:szCs w:val="20"/>
            <w:rPrChange w:id="3368" w:author="Utente di Microsoft Office" w:date="2019-05-19T11:20:00Z">
              <w:rPr>
                <w:rFonts w:ascii="CourierNew,Bold" w:hAnsi="CourierNew,Bold"/>
                <w:sz w:val="18"/>
                <w:szCs w:val="18"/>
              </w:rPr>
            </w:rPrChange>
          </w:rPr>
          <w:t>equivalentProperty</w:t>
        </w:r>
      </w:ins>
      <w:proofErr w:type="spellEnd"/>
      <w:ins w:id="3369" w:author="Utente di Microsoft Office" w:date="2019-05-19T11:20:00Z">
        <w:r w:rsidR="003F25D6">
          <w:rPr>
            <w:sz w:val="20"/>
            <w:szCs w:val="20"/>
          </w:rPr>
          <w:t xml:space="preserve"> </w:t>
        </w:r>
        <w:r w:rsidR="00F635E6">
          <w:rPr>
            <w:sz w:val="20"/>
            <w:szCs w:val="20"/>
          </w:rPr>
          <w:t>ci permettono di stabilire equivalenze tra pro</w:t>
        </w:r>
      </w:ins>
      <w:ins w:id="3370" w:author="Utente di Microsoft Office" w:date="2019-05-19T11:21:00Z">
        <w:r w:rsidR="00F635E6">
          <w:rPr>
            <w:sz w:val="20"/>
            <w:szCs w:val="20"/>
          </w:rPr>
          <w:t>prietà e classi provenienti da diverse ontologie. Questo ci permette di fare ordine nella nostra implementazione.</w:t>
        </w:r>
      </w:ins>
      <w:ins w:id="3371" w:author="Utente di Microsoft Office" w:date="2019-05-19T11:23:00Z">
        <w:r w:rsidR="00DA7CE1">
          <w:rPr>
            <w:sz w:val="20"/>
            <w:szCs w:val="20"/>
          </w:rPr>
          <w:t xml:space="preserve"> </w:t>
        </w:r>
      </w:ins>
    </w:p>
    <w:p w14:paraId="1A12FF11" w14:textId="5D441291" w:rsidR="00DA7CE1" w:rsidRDefault="00DA7CE1" w:rsidP="00F635E6">
      <w:pPr>
        <w:pStyle w:val="NormalWeb"/>
        <w:shd w:val="clear" w:color="auto" w:fill="FFFFFF"/>
        <w:jc w:val="both"/>
        <w:rPr>
          <w:ins w:id="3372" w:author="Utente di Microsoft Office" w:date="2019-05-19T11:26:00Z"/>
          <w:sz w:val="20"/>
          <w:szCs w:val="20"/>
        </w:rPr>
      </w:pPr>
      <w:ins w:id="3373" w:author="Utente di Microsoft Office" w:date="2019-05-19T11:23:00Z">
        <w:r>
          <w:rPr>
            <w:sz w:val="20"/>
            <w:szCs w:val="20"/>
          </w:rPr>
          <w:t>Un rischio nel combinare più ontologie tra di loro è quello di trovarci di fronte a delle contraddizioni, ci può essere una ontologia che</w:t>
        </w:r>
      </w:ins>
      <w:ins w:id="3374" w:author="Utente di Microsoft Office" w:date="2019-05-19T11:24:00Z">
        <w:r>
          <w:rPr>
            <w:sz w:val="20"/>
            <w:szCs w:val="20"/>
          </w:rPr>
          <w:t xml:space="preserve"> ci dice che tutte le A sono B e </w:t>
        </w:r>
        <w:proofErr w:type="spellStart"/>
        <w:r>
          <w:rPr>
            <w:sz w:val="20"/>
            <w:szCs w:val="20"/>
          </w:rPr>
          <w:t>una’altra</w:t>
        </w:r>
        <w:proofErr w:type="spellEnd"/>
        <w:r>
          <w:rPr>
            <w:sz w:val="20"/>
            <w:szCs w:val="20"/>
          </w:rPr>
          <w:t xml:space="preserve"> che invece afferma che tutte le A NON sono B. In questo caso ad esempio non potremo definire nessun</w:t>
        </w:r>
      </w:ins>
      <w:ins w:id="3375" w:author="Utente di Microsoft Office" w:date="2019-05-19T11:26:00Z">
        <w:r w:rsidR="00BF7C12">
          <w:rPr>
            <w:sz w:val="20"/>
            <w:szCs w:val="20"/>
          </w:rPr>
          <w:t>a</w:t>
        </w:r>
      </w:ins>
      <w:ins w:id="3376" w:author="Utente di Microsoft Office" w:date="2019-05-19T11:24:00Z">
        <w:r>
          <w:rPr>
            <w:sz w:val="20"/>
            <w:szCs w:val="20"/>
          </w:rPr>
          <w:t xml:space="preserve"> </w:t>
        </w:r>
      </w:ins>
      <w:ins w:id="3377" w:author="Utente di Microsoft Office" w:date="2019-05-19T11:26:00Z">
        <w:r w:rsidR="00BF7C12">
          <w:rPr>
            <w:sz w:val="20"/>
            <w:szCs w:val="20"/>
          </w:rPr>
          <w:t>relazione</w:t>
        </w:r>
      </w:ins>
      <w:ins w:id="3378" w:author="Utente di Microsoft Office" w:date="2019-05-19T11:25:00Z">
        <w:r>
          <w:rPr>
            <w:sz w:val="20"/>
            <w:szCs w:val="20"/>
          </w:rPr>
          <w:t xml:space="preserve"> e nessun individuo che soddisf</w:t>
        </w:r>
      </w:ins>
      <w:ins w:id="3379" w:author="Utente di Microsoft Office" w:date="2019-05-19T11:26:00Z">
        <w:r w:rsidR="00BF7C12">
          <w:rPr>
            <w:sz w:val="20"/>
            <w:szCs w:val="20"/>
          </w:rPr>
          <w:t xml:space="preserve">erà la </w:t>
        </w:r>
        <w:proofErr w:type="spellStart"/>
        <w:r w:rsidR="00BF7C12">
          <w:rPr>
            <w:sz w:val="20"/>
            <w:szCs w:val="20"/>
          </w:rPr>
          <w:t>combianzione</w:t>
        </w:r>
        <w:proofErr w:type="spellEnd"/>
        <w:r w:rsidR="00BF7C12">
          <w:rPr>
            <w:sz w:val="20"/>
            <w:szCs w:val="20"/>
          </w:rPr>
          <w:t xml:space="preserve"> delle ontologie.</w:t>
        </w:r>
      </w:ins>
    </w:p>
    <w:p w14:paraId="16ACE40B" w14:textId="29F0E5F0" w:rsidR="00626F26" w:rsidRPr="00917DF2" w:rsidRDefault="00D00405" w:rsidP="00A40F13">
      <w:pPr>
        <w:pStyle w:val="NormalWeb"/>
        <w:jc w:val="both"/>
        <w:rPr>
          <w:ins w:id="3380" w:author="Utente di Microsoft Office" w:date="2019-05-19T11:45:00Z"/>
          <w:sz w:val="20"/>
          <w:szCs w:val="20"/>
          <w:lang w:val="en-US"/>
          <w:rPrChange w:id="3381" w:author="Utente di Microsoft Office" w:date="2019-05-19T20:40:00Z">
            <w:rPr>
              <w:ins w:id="3382" w:author="Utente di Microsoft Office" w:date="2019-05-19T11:45:00Z"/>
              <w:sz w:val="20"/>
              <w:szCs w:val="20"/>
            </w:rPr>
          </w:rPrChange>
        </w:rPr>
      </w:pPr>
      <w:ins w:id="3383" w:author="Utente di Microsoft Office" w:date="2019-05-19T11:26:00Z">
        <w:r>
          <w:rPr>
            <w:sz w:val="20"/>
            <w:szCs w:val="20"/>
          </w:rPr>
          <w:t xml:space="preserve">Con </w:t>
        </w:r>
      </w:ins>
      <w:ins w:id="3384" w:author="Utente di Microsoft Office" w:date="2019-05-19T11:27:00Z">
        <w:r>
          <w:rPr>
            <w:sz w:val="20"/>
            <w:szCs w:val="20"/>
          </w:rPr>
          <w:t xml:space="preserve">la proprietà </w:t>
        </w:r>
        <w:proofErr w:type="spellStart"/>
        <w:r w:rsidRPr="00BE4D5C">
          <w:rPr>
            <w:rFonts w:ascii="CourierNew" w:hAnsi="CourierNew"/>
            <w:sz w:val="20"/>
            <w:szCs w:val="20"/>
          </w:rPr>
          <w:t>equivalentClass</w:t>
        </w:r>
        <w:proofErr w:type="spellEnd"/>
        <w:r>
          <w:rPr>
            <w:sz w:val="20"/>
            <w:szCs w:val="20"/>
          </w:rPr>
          <w:t xml:space="preserve"> </w:t>
        </w:r>
        <w:r w:rsidR="00FE738C">
          <w:rPr>
            <w:sz w:val="20"/>
            <w:szCs w:val="20"/>
          </w:rPr>
          <w:t>affermeremo che due classi hanno precisamente lo stesso insieme di istanze.</w:t>
        </w:r>
      </w:ins>
      <w:ins w:id="3385" w:author="Utente di Microsoft Office" w:date="2019-05-19T11:46:00Z">
        <w:r w:rsidR="00626F26">
          <w:rPr>
            <w:sz w:val="20"/>
            <w:szCs w:val="20"/>
          </w:rPr>
          <w:t xml:space="preserve"> </w:t>
        </w:r>
        <w:proofErr w:type="spellStart"/>
        <w:r w:rsidR="00626F26" w:rsidRPr="00917DF2">
          <w:rPr>
            <w:sz w:val="20"/>
            <w:szCs w:val="20"/>
            <w:lang w:val="en-US"/>
            <w:rPrChange w:id="3386" w:author="Utente di Microsoft Office" w:date="2019-05-19T20:40:00Z">
              <w:rPr>
                <w:sz w:val="20"/>
                <w:szCs w:val="20"/>
              </w:rPr>
            </w:rPrChange>
          </w:rPr>
          <w:t>Ad</w:t>
        </w:r>
        <w:proofErr w:type="spellEnd"/>
        <w:r w:rsidR="00626F26" w:rsidRPr="00917DF2">
          <w:rPr>
            <w:sz w:val="20"/>
            <w:szCs w:val="20"/>
            <w:lang w:val="en-US"/>
            <w:rPrChange w:id="3387" w:author="Utente di Microsoft Office" w:date="2019-05-19T20:40:00Z">
              <w:rPr>
                <w:sz w:val="20"/>
                <w:szCs w:val="20"/>
              </w:rPr>
            </w:rPrChange>
          </w:rPr>
          <w:t xml:space="preserve"> </w:t>
        </w:r>
        <w:proofErr w:type="spellStart"/>
        <w:r w:rsidR="00626F26" w:rsidRPr="00917DF2">
          <w:rPr>
            <w:sz w:val="20"/>
            <w:szCs w:val="20"/>
            <w:lang w:val="en-US"/>
            <w:rPrChange w:id="3388" w:author="Utente di Microsoft Office" w:date="2019-05-19T20:40:00Z">
              <w:rPr>
                <w:sz w:val="20"/>
                <w:szCs w:val="20"/>
              </w:rPr>
            </w:rPrChange>
          </w:rPr>
          <w:t>sempio</w:t>
        </w:r>
        <w:proofErr w:type="spellEnd"/>
        <w:r w:rsidR="00626F26" w:rsidRPr="00917DF2">
          <w:rPr>
            <w:sz w:val="20"/>
            <w:szCs w:val="20"/>
            <w:lang w:val="en-US"/>
            <w:rPrChange w:id="3389" w:author="Utente di Microsoft Office" w:date="2019-05-19T20:40:00Z">
              <w:rPr>
                <w:sz w:val="20"/>
                <w:szCs w:val="20"/>
              </w:rPr>
            </w:rPrChange>
          </w:rPr>
          <w:t>:</w:t>
        </w:r>
      </w:ins>
      <w:ins w:id="3390" w:author="Utente di Microsoft Office" w:date="2019-05-19T11:30:00Z">
        <w:r w:rsidR="00565EBF" w:rsidRPr="00917DF2">
          <w:rPr>
            <w:sz w:val="20"/>
            <w:szCs w:val="20"/>
            <w:lang w:val="en-US"/>
            <w:rPrChange w:id="3391" w:author="Utente di Microsoft Office" w:date="2019-05-19T20:40:00Z">
              <w:rPr>
                <w:sz w:val="20"/>
                <w:szCs w:val="20"/>
              </w:rPr>
            </w:rPrChange>
          </w:rPr>
          <w:t xml:space="preserve"> </w:t>
        </w:r>
      </w:ins>
    </w:p>
    <w:p w14:paraId="0C01C315" w14:textId="7FA88B7A" w:rsidR="00626F26" w:rsidRPr="00626F26" w:rsidRDefault="00626F26">
      <w:pPr>
        <w:pStyle w:val="NormalWeb"/>
        <w:rPr>
          <w:ins w:id="3392" w:author="Utente di Microsoft Office" w:date="2019-05-19T11:45:00Z"/>
          <w:rFonts w:ascii="CourierNew" w:hAnsi="CourierNew"/>
          <w:sz w:val="20"/>
          <w:szCs w:val="20"/>
          <w:lang w:val="en-US"/>
          <w:rPrChange w:id="3393" w:author="Utente di Microsoft Office" w:date="2019-05-19T11:45:00Z">
            <w:rPr>
              <w:ins w:id="3394" w:author="Utente di Microsoft Office" w:date="2019-05-19T11:45:00Z"/>
            </w:rPr>
          </w:rPrChange>
        </w:rPr>
        <w:pPrChange w:id="3395" w:author="Utente di Microsoft Office" w:date="2019-05-19T11:45:00Z">
          <w:pPr>
            <w:shd w:val="clear" w:color="auto" w:fill="FFFFFF"/>
            <w:spacing w:before="100" w:beforeAutospacing="1" w:after="100" w:afterAutospacing="1"/>
          </w:pPr>
        </w:pPrChange>
      </w:pPr>
      <w:ins w:id="3396" w:author="Utente di Microsoft Office" w:date="2019-05-19T11:45:00Z">
        <w:r w:rsidRPr="00626F26">
          <w:rPr>
            <w:rFonts w:ascii="CourierNew" w:hAnsi="CourierNew"/>
            <w:sz w:val="20"/>
            <w:szCs w:val="20"/>
            <w:lang w:val="en-US"/>
            <w:rPrChange w:id="3397" w:author="Utente di Microsoft Office" w:date="2019-05-19T11:45:00Z">
              <w:rPr>
                <w:rFonts w:ascii="CourierNew" w:hAnsi="CourierNew"/>
                <w:sz w:val="14"/>
                <w:szCs w:val="14"/>
              </w:rPr>
            </w:rPrChange>
          </w:rPr>
          <w:t>&lt;</w:t>
        </w:r>
        <w:proofErr w:type="spellStart"/>
        <w:proofErr w:type="gramStart"/>
        <w:r w:rsidRPr="00626F26">
          <w:rPr>
            <w:rFonts w:ascii="CourierNew" w:hAnsi="CourierNew"/>
            <w:sz w:val="20"/>
            <w:szCs w:val="20"/>
            <w:lang w:val="en-US"/>
            <w:rPrChange w:id="3398" w:author="Utente di Microsoft Office" w:date="2019-05-19T11:45:00Z">
              <w:rPr>
                <w:rFonts w:ascii="CourierNew" w:hAnsi="CourierNew"/>
                <w:sz w:val="14"/>
                <w:szCs w:val="14"/>
              </w:rPr>
            </w:rPrChange>
          </w:rPr>
          <w:t>owl:Class</w:t>
        </w:r>
        <w:proofErr w:type="spellEnd"/>
        <w:proofErr w:type="gramEnd"/>
        <w:r w:rsidRPr="00626F26">
          <w:rPr>
            <w:rFonts w:ascii="CourierNew" w:hAnsi="CourierNew"/>
            <w:sz w:val="20"/>
            <w:szCs w:val="20"/>
            <w:lang w:val="en-US"/>
            <w:rPrChange w:id="3399" w:author="Utente di Microsoft Office" w:date="2019-05-19T11:45:00Z">
              <w:rPr>
                <w:rFonts w:ascii="CourierNew" w:hAnsi="CourierNew"/>
                <w:sz w:val="20"/>
                <w:szCs w:val="20"/>
              </w:rPr>
            </w:rPrChange>
          </w:rPr>
          <w:t xml:space="preserve"> </w:t>
        </w:r>
        <w:proofErr w:type="spellStart"/>
        <w:r w:rsidRPr="00626F26">
          <w:rPr>
            <w:rFonts w:ascii="CourierNew" w:hAnsi="CourierNew"/>
            <w:sz w:val="20"/>
            <w:szCs w:val="20"/>
            <w:lang w:val="en-US"/>
            <w:rPrChange w:id="3400" w:author="Utente di Microsoft Office" w:date="2019-05-19T11:45:00Z">
              <w:rPr>
                <w:rFonts w:ascii="CourierNew" w:hAnsi="CourierNew"/>
                <w:sz w:val="14"/>
                <w:szCs w:val="14"/>
              </w:rPr>
            </w:rPrChange>
          </w:rPr>
          <w:t>rdf:ID</w:t>
        </w:r>
        <w:proofErr w:type="spellEnd"/>
        <w:r w:rsidRPr="00626F26">
          <w:rPr>
            <w:rFonts w:ascii="CourierNew" w:hAnsi="CourierNew"/>
            <w:sz w:val="20"/>
            <w:szCs w:val="20"/>
            <w:lang w:val="en-US"/>
            <w:rPrChange w:id="3401" w:author="Utente di Microsoft Office" w:date="2019-05-19T11:45:00Z">
              <w:rPr>
                <w:rFonts w:ascii="CourierNew" w:hAnsi="CourierNew"/>
                <w:sz w:val="14"/>
                <w:szCs w:val="14"/>
              </w:rPr>
            </w:rPrChange>
          </w:rPr>
          <w:t>="</w:t>
        </w:r>
        <w:r>
          <w:rPr>
            <w:rFonts w:ascii="CourierNew" w:hAnsi="CourierNew"/>
            <w:sz w:val="20"/>
            <w:szCs w:val="20"/>
            <w:lang w:val="en-US"/>
          </w:rPr>
          <w:t>Book</w:t>
        </w:r>
        <w:r w:rsidRPr="00626F26">
          <w:rPr>
            <w:rFonts w:ascii="CourierNew" w:hAnsi="CourierNew"/>
            <w:sz w:val="20"/>
            <w:szCs w:val="20"/>
            <w:lang w:val="en-US"/>
            <w:rPrChange w:id="3402" w:author="Utente di Microsoft Office" w:date="2019-05-19T11:45:00Z">
              <w:rPr>
                <w:rFonts w:ascii="CourierNew" w:hAnsi="CourierNew"/>
                <w:sz w:val="14"/>
                <w:szCs w:val="14"/>
              </w:rPr>
            </w:rPrChange>
          </w:rPr>
          <w:t>"&gt;</w:t>
        </w:r>
        <w:r w:rsidRPr="00626F26">
          <w:rPr>
            <w:rFonts w:ascii="CourierNew" w:hAnsi="CourierNew"/>
            <w:sz w:val="20"/>
            <w:szCs w:val="20"/>
            <w:lang w:val="en-US"/>
            <w:rPrChange w:id="3403" w:author="Utente di Microsoft Office" w:date="2019-05-19T11:45:00Z">
              <w:rPr>
                <w:rFonts w:ascii="CourierNew" w:hAnsi="CourierNew"/>
                <w:sz w:val="14"/>
                <w:szCs w:val="14"/>
              </w:rPr>
            </w:rPrChange>
          </w:rPr>
          <w:br/>
          <w:t>&lt;</w:t>
        </w:r>
        <w:proofErr w:type="spellStart"/>
        <w:r w:rsidRPr="00626F26">
          <w:rPr>
            <w:rFonts w:ascii="CourierNew" w:hAnsi="CourierNew"/>
            <w:sz w:val="20"/>
            <w:szCs w:val="20"/>
            <w:lang w:val="en-US"/>
            <w:rPrChange w:id="3404" w:author="Utente di Microsoft Office" w:date="2019-05-19T11:45:00Z">
              <w:rPr>
                <w:rFonts w:ascii="CourierNew" w:hAnsi="CourierNew"/>
                <w:sz w:val="14"/>
                <w:szCs w:val="14"/>
              </w:rPr>
            </w:rPrChange>
          </w:rPr>
          <w:t>owl:equivalentClass</w:t>
        </w:r>
        <w:proofErr w:type="spellEnd"/>
        <w:r w:rsidRPr="00626F26">
          <w:rPr>
            <w:rFonts w:ascii="CourierNew" w:hAnsi="CourierNew"/>
            <w:sz w:val="20"/>
            <w:szCs w:val="20"/>
            <w:lang w:val="en-US"/>
            <w:rPrChange w:id="3405" w:author="Utente di Microsoft Office" w:date="2019-05-19T11:45:00Z">
              <w:rPr>
                <w:rFonts w:ascii="CourierNew" w:hAnsi="CourierNew"/>
                <w:sz w:val="14"/>
                <w:szCs w:val="14"/>
              </w:rPr>
            </w:rPrChange>
          </w:rPr>
          <w:t xml:space="preserve"> </w:t>
        </w:r>
        <w:proofErr w:type="spellStart"/>
        <w:r w:rsidRPr="00626F26">
          <w:rPr>
            <w:rFonts w:ascii="CourierNew" w:hAnsi="CourierNew"/>
            <w:sz w:val="20"/>
            <w:szCs w:val="20"/>
            <w:lang w:val="en-US"/>
            <w:rPrChange w:id="3406" w:author="Utente di Microsoft Office" w:date="2019-05-19T11:45:00Z">
              <w:rPr>
                <w:rFonts w:ascii="CourierNew" w:hAnsi="CourierNew"/>
                <w:sz w:val="14"/>
                <w:szCs w:val="14"/>
              </w:rPr>
            </w:rPrChange>
          </w:rPr>
          <w:t>rdf:resource</w:t>
        </w:r>
        <w:proofErr w:type="spellEnd"/>
        <w:r w:rsidRPr="00626F26">
          <w:rPr>
            <w:rFonts w:ascii="CourierNew" w:hAnsi="CourierNew"/>
            <w:sz w:val="20"/>
            <w:szCs w:val="20"/>
            <w:lang w:val="en-US"/>
            <w:rPrChange w:id="3407" w:author="Utente di Microsoft Office" w:date="2019-05-19T11:45:00Z">
              <w:rPr>
                <w:rFonts w:ascii="CourierNew" w:hAnsi="CourierNew"/>
                <w:sz w:val="14"/>
                <w:szCs w:val="14"/>
              </w:rPr>
            </w:rPrChange>
          </w:rPr>
          <w:t>="&amp;</w:t>
        </w:r>
      </w:ins>
      <w:proofErr w:type="spellStart"/>
      <w:ins w:id="3408" w:author="Utente di Microsoft Office" w:date="2019-05-19T11:46:00Z">
        <w:r>
          <w:rPr>
            <w:rFonts w:ascii="CourierNew" w:hAnsi="CourierNew"/>
            <w:sz w:val="20"/>
            <w:szCs w:val="20"/>
            <w:lang w:val="en-US"/>
          </w:rPr>
          <w:t>otherLibraryOntology</w:t>
        </w:r>
      </w:ins>
      <w:ins w:id="3409" w:author="Utente di Microsoft Office" w:date="2019-05-19T11:45:00Z">
        <w:r w:rsidRPr="00626F26">
          <w:rPr>
            <w:rFonts w:ascii="CourierNew" w:hAnsi="CourierNew"/>
            <w:sz w:val="20"/>
            <w:szCs w:val="20"/>
            <w:lang w:val="en-US"/>
            <w:rPrChange w:id="3410" w:author="Utente di Microsoft Office" w:date="2019-05-19T11:45:00Z">
              <w:rPr>
                <w:rFonts w:ascii="CourierNew" w:hAnsi="CourierNew"/>
                <w:sz w:val="14"/>
                <w:szCs w:val="14"/>
              </w:rPr>
            </w:rPrChange>
          </w:rPr>
          <w:t>;</w:t>
        </w:r>
      </w:ins>
      <w:ins w:id="3411" w:author="Utente di Microsoft Office" w:date="2019-05-19T11:46:00Z">
        <w:r>
          <w:rPr>
            <w:rFonts w:ascii="CourierNew" w:hAnsi="CourierNew"/>
            <w:sz w:val="20"/>
            <w:szCs w:val="20"/>
            <w:lang w:val="en-US"/>
          </w:rPr>
          <w:t>Book</w:t>
        </w:r>
      </w:ins>
      <w:proofErr w:type="spellEnd"/>
      <w:ins w:id="3412" w:author="Utente di Microsoft Office" w:date="2019-05-19T11:45:00Z">
        <w:r w:rsidRPr="00626F26">
          <w:rPr>
            <w:rFonts w:ascii="CourierNew" w:hAnsi="CourierNew"/>
            <w:sz w:val="20"/>
            <w:szCs w:val="20"/>
            <w:lang w:val="en-US"/>
            <w:rPrChange w:id="3413" w:author="Utente di Microsoft Office" w:date="2019-05-19T11:45:00Z">
              <w:rPr>
                <w:rFonts w:ascii="CourierNew" w:hAnsi="CourierNew"/>
                <w:sz w:val="14"/>
                <w:szCs w:val="14"/>
              </w:rPr>
            </w:rPrChange>
          </w:rPr>
          <w:t xml:space="preserve">"/&gt; </w:t>
        </w:r>
      </w:ins>
    </w:p>
    <w:p w14:paraId="1F0E6796" w14:textId="55D41BA6" w:rsidR="00626F26" w:rsidRPr="00626F26" w:rsidRDefault="00626F26">
      <w:pPr>
        <w:pStyle w:val="NormalWeb"/>
        <w:rPr>
          <w:ins w:id="3414" w:author="Utente di Microsoft Office" w:date="2019-05-19T11:45:00Z"/>
          <w:rFonts w:ascii="CourierNew" w:hAnsi="CourierNew"/>
          <w:sz w:val="20"/>
          <w:szCs w:val="20"/>
          <w:rPrChange w:id="3415" w:author="Utente di Microsoft Office" w:date="2019-05-19T11:45:00Z">
            <w:rPr>
              <w:ins w:id="3416" w:author="Utente di Microsoft Office" w:date="2019-05-19T11:45:00Z"/>
              <w:sz w:val="20"/>
              <w:szCs w:val="20"/>
            </w:rPr>
          </w:rPrChange>
        </w:rPr>
        <w:pPrChange w:id="3417" w:author="Utente di Microsoft Office" w:date="2019-05-19T11:45:00Z">
          <w:pPr>
            <w:pStyle w:val="NormalWeb"/>
            <w:jc w:val="both"/>
          </w:pPr>
        </w:pPrChange>
      </w:pPr>
      <w:ins w:id="3418" w:author="Utente di Microsoft Office" w:date="2019-05-19T11:45:00Z">
        <w:r w:rsidRPr="00626F26">
          <w:rPr>
            <w:rFonts w:ascii="CourierNew" w:hAnsi="CourierNew"/>
            <w:sz w:val="20"/>
            <w:szCs w:val="20"/>
            <w:rPrChange w:id="3419" w:author="Utente di Microsoft Office" w:date="2019-05-19T11:45:00Z">
              <w:rPr>
                <w:rFonts w:ascii="CourierNew" w:hAnsi="CourierNew"/>
                <w:sz w:val="14"/>
                <w:szCs w:val="14"/>
              </w:rPr>
            </w:rPrChange>
          </w:rPr>
          <w:t>&lt;/</w:t>
        </w:r>
        <w:proofErr w:type="spellStart"/>
        <w:r w:rsidRPr="00626F26">
          <w:rPr>
            <w:rFonts w:ascii="CourierNew" w:hAnsi="CourierNew"/>
            <w:sz w:val="20"/>
            <w:szCs w:val="20"/>
            <w:rPrChange w:id="3420" w:author="Utente di Microsoft Office" w:date="2019-05-19T11:45:00Z">
              <w:rPr>
                <w:rFonts w:ascii="CourierNew" w:hAnsi="CourierNew"/>
                <w:sz w:val="14"/>
                <w:szCs w:val="14"/>
              </w:rPr>
            </w:rPrChange>
          </w:rPr>
          <w:t>owl:Class</w:t>
        </w:r>
        <w:proofErr w:type="spellEnd"/>
        <w:r w:rsidRPr="00626F26">
          <w:rPr>
            <w:rFonts w:ascii="CourierNew" w:hAnsi="CourierNew"/>
            <w:sz w:val="20"/>
            <w:szCs w:val="20"/>
            <w:rPrChange w:id="3421" w:author="Utente di Microsoft Office" w:date="2019-05-19T11:45:00Z">
              <w:rPr>
                <w:rFonts w:ascii="CourierNew" w:hAnsi="CourierNew"/>
                <w:sz w:val="14"/>
                <w:szCs w:val="14"/>
              </w:rPr>
            </w:rPrChange>
          </w:rPr>
          <w:t xml:space="preserve">&gt; </w:t>
        </w:r>
      </w:ins>
    </w:p>
    <w:p w14:paraId="57E2F351" w14:textId="04C69114" w:rsidR="00626F26" w:rsidRDefault="00626F26" w:rsidP="00A40F13">
      <w:pPr>
        <w:pStyle w:val="NormalWeb"/>
        <w:jc w:val="both"/>
        <w:rPr>
          <w:ins w:id="3422" w:author="Utente di Microsoft Office" w:date="2019-05-19T11:46:00Z"/>
          <w:sz w:val="20"/>
          <w:szCs w:val="20"/>
        </w:rPr>
      </w:pPr>
      <w:ins w:id="3423" w:author="Utente di Microsoft Office" w:date="2019-05-19T11:46:00Z">
        <w:r>
          <w:rPr>
            <w:sz w:val="20"/>
            <w:szCs w:val="20"/>
          </w:rPr>
          <w:t xml:space="preserve">Questa proprietà è molto utile quando abbiamo ad esempio due ontologie che utilizzano due nomi diversi per definire la stessa classe. </w:t>
        </w:r>
      </w:ins>
    </w:p>
    <w:p w14:paraId="6AE49001" w14:textId="19B1DFC9" w:rsidR="00A016A4" w:rsidRPr="00A016A4" w:rsidRDefault="00A016A4">
      <w:pPr>
        <w:pStyle w:val="NormalWeb"/>
        <w:jc w:val="both"/>
        <w:rPr>
          <w:ins w:id="3424" w:author="Utente di Microsoft Office" w:date="2019-05-19T11:41:00Z"/>
        </w:rPr>
        <w:pPrChange w:id="3425" w:author="Utente di Microsoft Office" w:date="2019-05-19T11:43:00Z">
          <w:pPr>
            <w:pStyle w:val="NormalWeb"/>
          </w:pPr>
        </w:pPrChange>
      </w:pPr>
      <w:ins w:id="3426" w:author="Utente di Microsoft Office" w:date="2019-05-19T11:41:00Z">
        <w:r>
          <w:rPr>
            <w:sz w:val="20"/>
            <w:szCs w:val="20"/>
          </w:rPr>
          <w:t>Con il costrutto</w:t>
        </w:r>
        <w:r w:rsidRPr="00A016A4">
          <w:rPr>
            <w:sz w:val="20"/>
            <w:szCs w:val="20"/>
          </w:rPr>
          <w:t xml:space="preserve"> </w:t>
        </w:r>
        <w:proofErr w:type="spellStart"/>
        <w:r w:rsidRPr="00A016A4">
          <w:rPr>
            <w:rFonts w:ascii="CourierNew" w:hAnsi="CourierNew"/>
            <w:sz w:val="20"/>
            <w:szCs w:val="20"/>
            <w:rPrChange w:id="3427" w:author="Utente di Microsoft Office" w:date="2019-05-19T11:41:00Z">
              <w:rPr>
                <w:rFonts w:ascii="CourierNew,Bold" w:hAnsi="CourierNew,Bold"/>
                <w:sz w:val="18"/>
                <w:szCs w:val="18"/>
              </w:rPr>
            </w:rPrChange>
          </w:rPr>
          <w:t>sameAs</w:t>
        </w:r>
        <w:proofErr w:type="spellEnd"/>
        <w:r>
          <w:rPr>
            <w:sz w:val="20"/>
            <w:szCs w:val="20"/>
          </w:rPr>
          <w:t xml:space="preserve"> </w:t>
        </w:r>
        <w:r w:rsidR="00A40F13">
          <w:rPr>
            <w:sz w:val="20"/>
            <w:szCs w:val="20"/>
          </w:rPr>
          <w:t>invece possiamo definire l’equivalenza t</w:t>
        </w:r>
      </w:ins>
      <w:ins w:id="3428" w:author="Utente di Microsoft Office" w:date="2019-05-19T11:42:00Z">
        <w:r w:rsidR="00A40F13">
          <w:rPr>
            <w:sz w:val="20"/>
            <w:szCs w:val="20"/>
          </w:rPr>
          <w:t xml:space="preserve">ra individui. Il meccanismo è molto simile </w:t>
        </w:r>
      </w:ins>
      <w:ins w:id="3429" w:author="Utente di Microsoft Office" w:date="2019-05-19T11:43:00Z">
        <w:r w:rsidR="00A40F13">
          <w:rPr>
            <w:sz w:val="20"/>
            <w:szCs w:val="20"/>
          </w:rPr>
          <w:t>a quello utilizzato per stabilire l’equivalenza tra classi.</w:t>
        </w:r>
      </w:ins>
    </w:p>
    <w:p w14:paraId="2299F9C3" w14:textId="1678FC67" w:rsidR="00F333EF" w:rsidRPr="00917DF2" w:rsidRDefault="00F333EF">
      <w:pPr>
        <w:pStyle w:val="NormalWeb"/>
        <w:rPr>
          <w:ins w:id="3430" w:author="Utente di Microsoft Office" w:date="2019-05-19T11:47:00Z"/>
          <w:rFonts w:ascii="CourierNew" w:hAnsi="CourierNew"/>
          <w:sz w:val="20"/>
          <w:szCs w:val="20"/>
          <w:lang w:val="en-US"/>
          <w:rPrChange w:id="3431" w:author="Utente di Microsoft Office" w:date="2019-05-19T20:40:00Z">
            <w:rPr>
              <w:ins w:id="3432" w:author="Utente di Microsoft Office" w:date="2019-05-19T11:47:00Z"/>
            </w:rPr>
          </w:rPrChange>
        </w:rPr>
        <w:pPrChange w:id="3433" w:author="Utente di Microsoft Office" w:date="2019-05-19T11:49:00Z">
          <w:pPr>
            <w:spacing w:before="100" w:beforeAutospacing="1" w:after="100" w:afterAutospacing="1"/>
          </w:pPr>
        </w:pPrChange>
      </w:pPr>
      <w:ins w:id="3434" w:author="Utente di Microsoft Office" w:date="2019-05-19T11:47:00Z">
        <w:r w:rsidRPr="00917DF2">
          <w:rPr>
            <w:rFonts w:ascii="CourierNew" w:hAnsi="CourierNew"/>
            <w:sz w:val="20"/>
            <w:szCs w:val="20"/>
            <w:lang w:val="en-US"/>
            <w:rPrChange w:id="3435" w:author="Utente di Microsoft Office" w:date="2019-05-19T20:40:00Z">
              <w:rPr>
                <w:rFonts w:ascii="CourierNew" w:hAnsi="CourierNew"/>
                <w:sz w:val="14"/>
                <w:szCs w:val="14"/>
              </w:rPr>
            </w:rPrChange>
          </w:rPr>
          <w:t>&lt;</w:t>
        </w:r>
        <w:r w:rsidRPr="00917DF2">
          <w:rPr>
            <w:rFonts w:ascii="CourierNew" w:hAnsi="CourierNew"/>
            <w:sz w:val="20"/>
            <w:szCs w:val="20"/>
            <w:lang w:val="en-US"/>
            <w:rPrChange w:id="3436" w:author="Utente di Microsoft Office" w:date="2019-05-19T20:40:00Z">
              <w:rPr>
                <w:rFonts w:ascii="CourierNew" w:hAnsi="CourierNew"/>
                <w:sz w:val="14"/>
                <w:szCs w:val="14"/>
                <w:lang w:val="en-US"/>
              </w:rPr>
            </w:rPrChange>
          </w:rPr>
          <w:t>Book</w:t>
        </w:r>
        <w:r w:rsidRPr="00917DF2">
          <w:rPr>
            <w:rFonts w:ascii="CourierNew" w:hAnsi="CourierNew"/>
            <w:sz w:val="20"/>
            <w:szCs w:val="20"/>
            <w:lang w:val="en-US"/>
            <w:rPrChange w:id="3437" w:author="Utente di Microsoft Office" w:date="2019-05-19T20:40:00Z">
              <w:rPr>
                <w:rFonts w:ascii="CourierNew" w:hAnsi="CourierNew"/>
                <w:sz w:val="14"/>
                <w:szCs w:val="14"/>
              </w:rPr>
            </w:rPrChange>
          </w:rPr>
          <w:t xml:space="preserve"> </w:t>
        </w:r>
        <w:proofErr w:type="spellStart"/>
        <w:r w:rsidRPr="00917DF2">
          <w:rPr>
            <w:rFonts w:ascii="CourierNew" w:hAnsi="CourierNew"/>
            <w:sz w:val="20"/>
            <w:szCs w:val="20"/>
            <w:lang w:val="en-US"/>
            <w:rPrChange w:id="3438" w:author="Utente di Microsoft Office" w:date="2019-05-19T20:40:00Z">
              <w:rPr>
                <w:rFonts w:ascii="CourierNew" w:hAnsi="CourierNew"/>
                <w:sz w:val="14"/>
                <w:szCs w:val="14"/>
              </w:rPr>
            </w:rPrChange>
          </w:rPr>
          <w:t>rdf:ID</w:t>
        </w:r>
        <w:proofErr w:type="spellEnd"/>
        <w:r w:rsidRPr="00917DF2">
          <w:rPr>
            <w:rFonts w:ascii="CourierNew" w:hAnsi="CourierNew"/>
            <w:sz w:val="20"/>
            <w:szCs w:val="20"/>
            <w:lang w:val="en-US"/>
            <w:rPrChange w:id="3439" w:author="Utente di Microsoft Office" w:date="2019-05-19T20:40:00Z">
              <w:rPr>
                <w:rFonts w:ascii="CourierNew" w:hAnsi="CourierNew"/>
                <w:sz w:val="14"/>
                <w:szCs w:val="14"/>
              </w:rPr>
            </w:rPrChange>
          </w:rPr>
          <w:t>="</w:t>
        </w:r>
      </w:ins>
      <w:proofErr w:type="spellStart"/>
      <w:ins w:id="3440" w:author="Utente di Microsoft Office" w:date="2019-05-19T11:48:00Z">
        <w:r w:rsidRPr="00917DF2">
          <w:rPr>
            <w:rFonts w:ascii="CourierNew" w:hAnsi="CourierNew"/>
            <w:sz w:val="20"/>
            <w:szCs w:val="20"/>
            <w:lang w:val="en-US"/>
            <w:rPrChange w:id="3441" w:author="Utente di Microsoft Office" w:date="2019-05-19T20:40:00Z">
              <w:rPr>
                <w:rFonts w:ascii="CourierNew" w:hAnsi="CourierNew"/>
                <w:sz w:val="14"/>
                <w:szCs w:val="14"/>
                <w:lang w:val="en-US"/>
              </w:rPr>
            </w:rPrChange>
          </w:rPr>
          <w:t>Federico</w:t>
        </w:r>
      </w:ins>
      <w:ins w:id="3442" w:author="Utente di Microsoft Office" w:date="2019-05-19T11:49:00Z">
        <w:r w:rsidRPr="00917DF2">
          <w:rPr>
            <w:rFonts w:ascii="CourierNew" w:hAnsi="CourierNew"/>
            <w:sz w:val="20"/>
            <w:szCs w:val="20"/>
            <w:lang w:val="en-US"/>
            <w:rPrChange w:id="3443" w:author="Utente di Microsoft Office" w:date="2019-05-19T20:40:00Z">
              <w:rPr>
                <w:rFonts w:ascii="CourierNew" w:hAnsi="CourierNew"/>
                <w:sz w:val="14"/>
                <w:szCs w:val="14"/>
                <w:lang w:val="en-US"/>
              </w:rPr>
            </w:rPrChange>
          </w:rPr>
          <w:t>FavoriteBook</w:t>
        </w:r>
      </w:ins>
      <w:proofErr w:type="spellEnd"/>
      <w:ins w:id="3444" w:author="Utente di Microsoft Office" w:date="2019-05-19T11:47:00Z">
        <w:r w:rsidRPr="00917DF2">
          <w:rPr>
            <w:rFonts w:ascii="CourierNew" w:hAnsi="CourierNew"/>
            <w:sz w:val="20"/>
            <w:szCs w:val="20"/>
            <w:lang w:val="en-US"/>
            <w:rPrChange w:id="3445" w:author="Utente di Microsoft Office" w:date="2019-05-19T20:40:00Z">
              <w:rPr>
                <w:rFonts w:ascii="CourierNew" w:hAnsi="CourierNew"/>
                <w:sz w:val="14"/>
                <w:szCs w:val="14"/>
              </w:rPr>
            </w:rPrChange>
          </w:rPr>
          <w:t>"&gt;</w:t>
        </w:r>
        <w:r w:rsidRPr="00917DF2">
          <w:rPr>
            <w:rFonts w:ascii="CourierNew" w:hAnsi="CourierNew"/>
            <w:sz w:val="20"/>
            <w:szCs w:val="20"/>
            <w:lang w:val="en-US"/>
            <w:rPrChange w:id="3446" w:author="Utente di Microsoft Office" w:date="2019-05-19T20:40:00Z">
              <w:rPr>
                <w:rFonts w:ascii="CourierNew" w:hAnsi="CourierNew"/>
                <w:sz w:val="14"/>
                <w:szCs w:val="14"/>
              </w:rPr>
            </w:rPrChange>
          </w:rPr>
          <w:br/>
          <w:t>&lt;</w:t>
        </w:r>
        <w:proofErr w:type="spellStart"/>
        <w:r w:rsidRPr="00917DF2">
          <w:rPr>
            <w:rFonts w:ascii="CourierNew" w:hAnsi="CourierNew"/>
            <w:sz w:val="20"/>
            <w:szCs w:val="20"/>
            <w:lang w:val="en-US"/>
            <w:rPrChange w:id="3447" w:author="Utente di Microsoft Office" w:date="2019-05-19T20:40:00Z">
              <w:rPr>
                <w:rFonts w:ascii="CourierNew" w:hAnsi="CourierNew"/>
                <w:sz w:val="14"/>
                <w:szCs w:val="14"/>
              </w:rPr>
            </w:rPrChange>
          </w:rPr>
          <w:t>owl:sameAs</w:t>
        </w:r>
        <w:proofErr w:type="spellEnd"/>
        <w:r w:rsidRPr="00917DF2">
          <w:rPr>
            <w:rFonts w:ascii="CourierNew" w:hAnsi="CourierNew"/>
            <w:sz w:val="20"/>
            <w:szCs w:val="20"/>
            <w:lang w:val="en-US"/>
            <w:rPrChange w:id="3448" w:author="Utente di Microsoft Office" w:date="2019-05-19T20:40:00Z">
              <w:rPr>
                <w:rFonts w:ascii="CourierNew" w:hAnsi="CourierNew"/>
                <w:sz w:val="14"/>
                <w:szCs w:val="14"/>
              </w:rPr>
            </w:rPrChange>
          </w:rPr>
          <w:t xml:space="preserve"> </w:t>
        </w:r>
        <w:proofErr w:type="spellStart"/>
        <w:r w:rsidRPr="00917DF2">
          <w:rPr>
            <w:rFonts w:ascii="CourierNew" w:hAnsi="CourierNew"/>
            <w:sz w:val="20"/>
            <w:szCs w:val="20"/>
            <w:lang w:val="en-US"/>
            <w:rPrChange w:id="3449" w:author="Utente di Microsoft Office" w:date="2019-05-19T20:40:00Z">
              <w:rPr>
                <w:rFonts w:ascii="CourierNew" w:hAnsi="CourierNew"/>
                <w:sz w:val="14"/>
                <w:szCs w:val="14"/>
              </w:rPr>
            </w:rPrChange>
          </w:rPr>
          <w:t>rdf:resource</w:t>
        </w:r>
        <w:proofErr w:type="spellEnd"/>
        <w:r w:rsidRPr="00917DF2">
          <w:rPr>
            <w:rFonts w:ascii="CourierNew" w:hAnsi="CourierNew"/>
            <w:sz w:val="20"/>
            <w:szCs w:val="20"/>
            <w:lang w:val="en-US"/>
            <w:rPrChange w:id="3450" w:author="Utente di Microsoft Office" w:date="2019-05-19T20:40:00Z">
              <w:rPr>
                <w:rFonts w:ascii="CourierNew" w:hAnsi="CourierNew"/>
                <w:sz w:val="14"/>
                <w:szCs w:val="14"/>
              </w:rPr>
            </w:rPrChange>
          </w:rPr>
          <w:t>="#</w:t>
        </w:r>
        <w:proofErr w:type="spellStart"/>
        <w:r w:rsidRPr="00917DF2">
          <w:rPr>
            <w:rFonts w:ascii="CourierNew" w:hAnsi="CourierNew"/>
            <w:sz w:val="20"/>
            <w:szCs w:val="20"/>
            <w:lang w:val="en-US"/>
            <w:rPrChange w:id="3451" w:author="Utente di Microsoft Office" w:date="2019-05-19T20:40:00Z">
              <w:rPr>
                <w:rFonts w:ascii="CourierNew" w:hAnsi="CourierNew"/>
                <w:sz w:val="14"/>
                <w:szCs w:val="14"/>
                <w:lang w:val="en-US"/>
              </w:rPr>
            </w:rPrChange>
          </w:rPr>
          <w:t>MobyDick</w:t>
        </w:r>
        <w:proofErr w:type="spellEnd"/>
        <w:r w:rsidRPr="00917DF2">
          <w:rPr>
            <w:rFonts w:ascii="CourierNew" w:hAnsi="CourierNew"/>
            <w:sz w:val="20"/>
            <w:szCs w:val="20"/>
            <w:lang w:val="en-US"/>
            <w:rPrChange w:id="3452" w:author="Utente di Microsoft Office" w:date="2019-05-19T20:40:00Z">
              <w:rPr>
                <w:rFonts w:ascii="CourierNew" w:hAnsi="CourierNew"/>
                <w:sz w:val="14"/>
                <w:szCs w:val="14"/>
              </w:rPr>
            </w:rPrChange>
          </w:rPr>
          <w:t xml:space="preserve">" /&gt; </w:t>
        </w:r>
      </w:ins>
    </w:p>
    <w:p w14:paraId="080F8390" w14:textId="447C1B5E" w:rsidR="00F333EF" w:rsidRPr="00F333EF" w:rsidRDefault="00F333EF">
      <w:pPr>
        <w:pStyle w:val="NormalWeb"/>
        <w:rPr>
          <w:ins w:id="3453" w:author="Utente di Microsoft Office" w:date="2019-05-19T11:47:00Z"/>
          <w:rFonts w:ascii="CourierNew" w:hAnsi="CourierNew"/>
          <w:sz w:val="20"/>
          <w:szCs w:val="20"/>
          <w:rPrChange w:id="3454" w:author="Utente di Microsoft Office" w:date="2019-05-19T11:49:00Z">
            <w:rPr>
              <w:ins w:id="3455" w:author="Utente di Microsoft Office" w:date="2019-05-19T11:47:00Z"/>
            </w:rPr>
          </w:rPrChange>
        </w:rPr>
        <w:pPrChange w:id="3456" w:author="Utente di Microsoft Office" w:date="2019-05-19T11:49:00Z">
          <w:pPr>
            <w:spacing w:before="100" w:beforeAutospacing="1" w:after="100" w:afterAutospacing="1"/>
          </w:pPr>
        </w:pPrChange>
      </w:pPr>
      <w:ins w:id="3457" w:author="Utente di Microsoft Office" w:date="2019-05-19T11:47:00Z">
        <w:r w:rsidRPr="00F333EF">
          <w:rPr>
            <w:rFonts w:ascii="CourierNew" w:hAnsi="CourierNew"/>
            <w:sz w:val="20"/>
            <w:szCs w:val="20"/>
            <w:rPrChange w:id="3458" w:author="Utente di Microsoft Office" w:date="2019-05-19T11:49:00Z">
              <w:rPr>
                <w:rFonts w:ascii="CourierNew" w:hAnsi="CourierNew"/>
                <w:sz w:val="14"/>
                <w:szCs w:val="14"/>
              </w:rPr>
            </w:rPrChange>
          </w:rPr>
          <w:t xml:space="preserve">&lt;/Book&gt; </w:t>
        </w:r>
      </w:ins>
    </w:p>
    <w:p w14:paraId="17893811" w14:textId="287B289C" w:rsidR="00D00405" w:rsidRDefault="006C2538">
      <w:pPr>
        <w:pStyle w:val="NormalWeb"/>
        <w:jc w:val="both"/>
        <w:rPr>
          <w:ins w:id="3459" w:author="Utente di Microsoft Office" w:date="2019-05-19T20:44:00Z"/>
          <w:sz w:val="20"/>
          <w:szCs w:val="20"/>
        </w:rPr>
      </w:pPr>
      <w:ins w:id="3460" w:author="Utente di Microsoft Office" w:date="2019-05-19T11:51:00Z">
        <w:r w:rsidRPr="005201FC">
          <w:rPr>
            <w:sz w:val="20"/>
            <w:szCs w:val="20"/>
            <w:rPrChange w:id="3461" w:author="Utente di Microsoft Office" w:date="2019-05-19T11:53:00Z">
              <w:rPr/>
            </w:rPrChange>
          </w:rPr>
          <w:lastRenderedPageBreak/>
          <w:t xml:space="preserve">In questo caso potremo riferirci </w:t>
        </w:r>
      </w:ins>
      <w:ins w:id="3462" w:author="Utente di Microsoft Office" w:date="2019-05-19T11:52:00Z">
        <w:r w:rsidR="005201FC" w:rsidRPr="005201FC">
          <w:rPr>
            <w:sz w:val="20"/>
            <w:szCs w:val="20"/>
            <w:rPrChange w:id="3463" w:author="Utente di Microsoft Office" w:date="2019-05-19T11:53:00Z">
              <w:rPr/>
            </w:rPrChange>
          </w:rPr>
          <w:t>a</w:t>
        </w:r>
      </w:ins>
      <w:ins w:id="3464" w:author="Utente di Microsoft Office" w:date="2019-05-19T20:40:00Z">
        <w:r w:rsidR="00917DF2">
          <w:rPr>
            <w:sz w:val="20"/>
            <w:szCs w:val="20"/>
          </w:rPr>
          <w:t>l libro</w:t>
        </w:r>
      </w:ins>
      <w:ins w:id="3465" w:author="Utente di Microsoft Office" w:date="2019-05-19T11:52:00Z">
        <w:r w:rsidR="005201FC" w:rsidRPr="005201FC">
          <w:rPr>
            <w:sz w:val="20"/>
            <w:szCs w:val="20"/>
            <w:rPrChange w:id="3466" w:author="Utente di Microsoft Office" w:date="2019-05-19T11:53:00Z">
              <w:rPr/>
            </w:rPrChange>
          </w:rPr>
          <w:t xml:space="preserve"> Moby </w:t>
        </w:r>
        <w:proofErr w:type="spellStart"/>
        <w:r w:rsidR="005201FC" w:rsidRPr="005201FC">
          <w:rPr>
            <w:sz w:val="20"/>
            <w:szCs w:val="20"/>
            <w:rPrChange w:id="3467" w:author="Utente di Microsoft Office" w:date="2019-05-19T11:53:00Z">
              <w:rPr/>
            </w:rPrChange>
          </w:rPr>
          <w:t>dick</w:t>
        </w:r>
        <w:proofErr w:type="spellEnd"/>
        <w:r w:rsidR="005201FC" w:rsidRPr="005201FC">
          <w:rPr>
            <w:sz w:val="20"/>
            <w:szCs w:val="20"/>
            <w:rPrChange w:id="3468" w:author="Utente di Microsoft Office" w:date="2019-05-19T11:53:00Z">
              <w:rPr/>
            </w:rPrChange>
          </w:rPr>
          <w:t xml:space="preserve"> </w:t>
        </w:r>
      </w:ins>
      <w:ins w:id="3469" w:author="Utente di Microsoft Office" w:date="2019-05-19T20:40:00Z">
        <w:r w:rsidR="00917DF2" w:rsidRPr="00C81382">
          <w:rPr>
            <w:sz w:val="20"/>
            <w:szCs w:val="20"/>
          </w:rPr>
          <w:t xml:space="preserve">sia </w:t>
        </w:r>
      </w:ins>
      <w:ins w:id="3470" w:author="Utente di Microsoft Office" w:date="2019-05-19T11:52:00Z">
        <w:r w:rsidR="005201FC" w:rsidRPr="005201FC">
          <w:rPr>
            <w:sz w:val="20"/>
            <w:szCs w:val="20"/>
            <w:rPrChange w:id="3471" w:author="Utente di Microsoft Office" w:date="2019-05-19T11:53:00Z">
              <w:rPr/>
            </w:rPrChange>
          </w:rPr>
          <w:t>come l’individuo</w:t>
        </w:r>
      </w:ins>
      <w:ins w:id="3472" w:author="Utente di Microsoft Office" w:date="2019-05-19T11:53:00Z">
        <w:r w:rsidR="005201FC" w:rsidRPr="005201FC">
          <w:rPr>
            <w:sz w:val="20"/>
            <w:szCs w:val="20"/>
            <w:rPrChange w:id="3473" w:author="Utente di Microsoft Office" w:date="2019-05-19T11:53:00Z">
              <w:rPr/>
            </w:rPrChange>
          </w:rPr>
          <w:t xml:space="preserve"> </w:t>
        </w:r>
      </w:ins>
      <w:ins w:id="3474" w:author="Utente di Microsoft Office" w:date="2019-05-19T11:54:00Z">
        <w:r w:rsidR="005201FC" w:rsidRPr="005201FC">
          <w:rPr>
            <w:rFonts w:ascii="CourierNew" w:hAnsi="CourierNew"/>
            <w:sz w:val="20"/>
            <w:szCs w:val="20"/>
            <w:rPrChange w:id="3475" w:author="Utente di Microsoft Office" w:date="2019-05-19T11:54:00Z">
              <w:rPr>
                <w:sz w:val="20"/>
                <w:szCs w:val="20"/>
              </w:rPr>
            </w:rPrChange>
          </w:rPr>
          <w:t>#</w:t>
        </w:r>
        <w:proofErr w:type="spellStart"/>
        <w:r w:rsidR="005201FC" w:rsidRPr="005201FC">
          <w:rPr>
            <w:rFonts w:ascii="CourierNew" w:hAnsi="CourierNew"/>
            <w:sz w:val="20"/>
            <w:szCs w:val="20"/>
            <w:rPrChange w:id="3476" w:author="Utente di Microsoft Office" w:date="2019-05-19T11:54:00Z">
              <w:rPr>
                <w:sz w:val="20"/>
                <w:szCs w:val="20"/>
              </w:rPr>
            </w:rPrChange>
          </w:rPr>
          <w:t>MobyDick</w:t>
        </w:r>
      </w:ins>
      <w:proofErr w:type="spellEnd"/>
      <w:ins w:id="3477" w:author="Utente di Microsoft Office" w:date="2019-05-19T11:52:00Z">
        <w:r w:rsidR="005201FC" w:rsidRPr="005201FC">
          <w:rPr>
            <w:sz w:val="20"/>
            <w:szCs w:val="20"/>
            <w:rPrChange w:id="3478" w:author="Utente di Microsoft Office" w:date="2019-05-19T11:54:00Z">
              <w:rPr/>
            </w:rPrChange>
          </w:rPr>
          <w:t xml:space="preserve"> </w:t>
        </w:r>
        <w:r w:rsidR="005201FC" w:rsidRPr="005201FC">
          <w:rPr>
            <w:sz w:val="20"/>
            <w:szCs w:val="20"/>
            <w:rPrChange w:id="3479" w:author="Utente di Microsoft Office" w:date="2019-05-19T11:53:00Z">
              <w:rPr/>
            </w:rPrChange>
          </w:rPr>
          <w:t xml:space="preserve">definito in una ontologia </w:t>
        </w:r>
      </w:ins>
      <w:ins w:id="3480" w:author="Utente di Microsoft Office" w:date="2019-05-19T11:53:00Z">
        <w:r w:rsidR="005201FC" w:rsidRPr="005201FC">
          <w:rPr>
            <w:sz w:val="20"/>
            <w:szCs w:val="20"/>
            <w:rPrChange w:id="3481" w:author="Utente di Microsoft Office" w:date="2019-05-19T11:53:00Z">
              <w:rPr/>
            </w:rPrChange>
          </w:rPr>
          <w:t xml:space="preserve">sia come l’individuo libro preferito di Federico </w:t>
        </w:r>
      </w:ins>
      <w:ins w:id="3482" w:author="Utente di Microsoft Office" w:date="2019-05-19T11:54:00Z">
        <w:r w:rsidR="005201FC">
          <w:rPr>
            <w:sz w:val="20"/>
            <w:szCs w:val="20"/>
          </w:rPr>
          <w:t>(</w:t>
        </w:r>
        <w:proofErr w:type="spellStart"/>
        <w:r w:rsidR="005201FC" w:rsidRPr="00BE4D5C">
          <w:rPr>
            <w:rFonts w:ascii="CourierNew" w:hAnsi="CourierNew"/>
            <w:sz w:val="20"/>
            <w:szCs w:val="20"/>
          </w:rPr>
          <w:t>FedericoFavoriteBook</w:t>
        </w:r>
        <w:proofErr w:type="spellEnd"/>
        <w:r w:rsidR="005201FC">
          <w:rPr>
            <w:sz w:val="20"/>
            <w:szCs w:val="20"/>
          </w:rPr>
          <w:t xml:space="preserve">) </w:t>
        </w:r>
      </w:ins>
      <w:ins w:id="3483" w:author="Utente di Microsoft Office" w:date="2019-05-19T11:53:00Z">
        <w:r w:rsidR="005201FC" w:rsidRPr="005201FC">
          <w:rPr>
            <w:sz w:val="20"/>
            <w:szCs w:val="20"/>
            <w:rPrChange w:id="3484" w:author="Utente di Microsoft Office" w:date="2019-05-19T11:53:00Z">
              <w:rPr/>
            </w:rPrChange>
          </w:rPr>
          <w:t>in un’altra ontologia.</w:t>
        </w:r>
      </w:ins>
      <w:ins w:id="3485" w:author="Utente di Microsoft Office" w:date="2019-05-19T11:54:00Z">
        <w:r w:rsidR="005201FC">
          <w:rPr>
            <w:sz w:val="20"/>
            <w:szCs w:val="20"/>
          </w:rPr>
          <w:t xml:space="preserve"> E da notare che in OWL</w:t>
        </w:r>
      </w:ins>
      <w:ins w:id="3486" w:author="Utente di Microsoft Office" w:date="2019-05-19T11:55:00Z">
        <w:r w:rsidR="005201FC">
          <w:rPr>
            <w:sz w:val="20"/>
            <w:szCs w:val="20"/>
          </w:rPr>
          <w:t xml:space="preserve"> non viene fatta un assunzione di nome unico per un individuo. Questo significa che potremmo avere lo stesso individuo chiamato con due nomi differenti.</w:t>
        </w:r>
      </w:ins>
      <w:ins w:id="3487" w:author="Utente di Microsoft Office" w:date="2019-05-19T20:41:00Z">
        <w:r w:rsidR="00917DF2">
          <w:rPr>
            <w:sz w:val="20"/>
            <w:szCs w:val="20"/>
          </w:rPr>
          <w:t xml:space="preserve"> La proprietà </w:t>
        </w:r>
        <w:proofErr w:type="spellStart"/>
        <w:r w:rsidR="00917DF2" w:rsidRPr="00C81382">
          <w:rPr>
            <w:rFonts w:ascii="CourierNew" w:hAnsi="CourierNew"/>
            <w:sz w:val="20"/>
            <w:szCs w:val="20"/>
          </w:rPr>
          <w:t>sameAs</w:t>
        </w:r>
        <w:proofErr w:type="spellEnd"/>
        <w:r w:rsidR="00917DF2" w:rsidRPr="00917DF2">
          <w:rPr>
            <w:sz w:val="20"/>
            <w:szCs w:val="20"/>
            <w:rPrChange w:id="3488" w:author="Utente di Microsoft Office" w:date="2019-05-19T20:44:00Z">
              <w:rPr>
                <w:rFonts w:ascii="CourierNew" w:hAnsi="CourierNew"/>
                <w:sz w:val="20"/>
                <w:szCs w:val="20"/>
              </w:rPr>
            </w:rPrChange>
          </w:rPr>
          <w:t xml:space="preserve"> </w:t>
        </w:r>
        <w:r w:rsidR="00917DF2" w:rsidRPr="00917DF2">
          <w:rPr>
            <w:sz w:val="20"/>
            <w:szCs w:val="20"/>
            <w:rPrChange w:id="3489" w:author="Utente di Microsoft Office" w:date="2019-05-19T20:43:00Z">
              <w:rPr>
                <w:rFonts w:ascii="CourierNew" w:hAnsi="CourierNew"/>
                <w:sz w:val="20"/>
                <w:szCs w:val="20"/>
              </w:rPr>
            </w:rPrChange>
          </w:rPr>
          <w:t>pu</w:t>
        </w:r>
        <w:r w:rsidR="00917DF2" w:rsidRPr="00917DF2">
          <w:rPr>
            <w:rFonts w:hint="eastAsia"/>
            <w:sz w:val="20"/>
            <w:szCs w:val="20"/>
            <w:rPrChange w:id="3490" w:author="Utente di Microsoft Office" w:date="2019-05-19T20:43:00Z">
              <w:rPr>
                <w:rFonts w:ascii="CourierNew" w:hAnsi="CourierNew" w:hint="eastAsia"/>
                <w:sz w:val="20"/>
                <w:szCs w:val="20"/>
              </w:rPr>
            </w:rPrChange>
          </w:rPr>
          <w:t>ò</w:t>
        </w:r>
        <w:r w:rsidR="00917DF2" w:rsidRPr="00917DF2">
          <w:rPr>
            <w:sz w:val="20"/>
            <w:szCs w:val="20"/>
            <w:rPrChange w:id="3491" w:author="Utente di Microsoft Office" w:date="2019-05-19T20:43:00Z">
              <w:rPr>
                <w:rFonts w:ascii="CourierNew" w:hAnsi="CourierNew"/>
                <w:sz w:val="20"/>
                <w:szCs w:val="20"/>
              </w:rPr>
            </w:rPrChange>
          </w:rPr>
          <w:t xml:space="preserve"> essere anche utilizzata per u</w:t>
        </w:r>
      </w:ins>
      <w:ins w:id="3492" w:author="Utente di Microsoft Office" w:date="2019-05-19T20:42:00Z">
        <w:r w:rsidR="00917DF2" w:rsidRPr="00917DF2">
          <w:rPr>
            <w:sz w:val="20"/>
            <w:szCs w:val="20"/>
            <w:rPrChange w:id="3493" w:author="Utente di Microsoft Office" w:date="2019-05-19T20:43:00Z">
              <w:rPr>
                <w:rFonts w:ascii="CourierNew" w:hAnsi="CourierNew"/>
                <w:sz w:val="20"/>
                <w:szCs w:val="20"/>
              </w:rPr>
            </w:rPrChange>
          </w:rPr>
          <w:t xml:space="preserve">guagliare una classe ad un individuo, </w:t>
        </w:r>
      </w:ins>
      <w:ins w:id="3494" w:author="Utente di Microsoft Office" w:date="2019-05-19T20:43:00Z">
        <w:r w:rsidR="00917DF2" w:rsidRPr="00917DF2">
          <w:rPr>
            <w:sz w:val="20"/>
            <w:szCs w:val="20"/>
            <w:rPrChange w:id="3495" w:author="Utente di Microsoft Office" w:date="2019-05-19T20:43:00Z">
              <w:rPr>
                <w:rFonts w:ascii="CourierNew" w:hAnsi="CourierNew"/>
                <w:sz w:val="20"/>
                <w:szCs w:val="20"/>
              </w:rPr>
            </w:rPrChange>
          </w:rPr>
          <w:t>una classe ad una propriet</w:t>
        </w:r>
        <w:r w:rsidR="00917DF2" w:rsidRPr="00917DF2">
          <w:rPr>
            <w:rFonts w:hint="eastAsia"/>
            <w:sz w:val="20"/>
            <w:szCs w:val="20"/>
            <w:rPrChange w:id="3496" w:author="Utente di Microsoft Office" w:date="2019-05-19T20:43:00Z">
              <w:rPr>
                <w:rFonts w:ascii="CourierNew" w:hAnsi="CourierNew" w:hint="eastAsia"/>
                <w:sz w:val="20"/>
                <w:szCs w:val="20"/>
              </w:rPr>
            </w:rPrChange>
          </w:rPr>
          <w:t>à</w:t>
        </w:r>
        <w:r w:rsidR="00917DF2" w:rsidRPr="00917DF2">
          <w:rPr>
            <w:sz w:val="20"/>
            <w:szCs w:val="20"/>
            <w:rPrChange w:id="3497" w:author="Utente di Microsoft Office" w:date="2019-05-19T20:43:00Z">
              <w:rPr>
                <w:rFonts w:ascii="CourierNew" w:hAnsi="CourierNew"/>
                <w:sz w:val="20"/>
                <w:szCs w:val="20"/>
              </w:rPr>
            </w:rPrChange>
          </w:rPr>
          <w:t xml:space="preserve"> etc. Facendo in modo che ogni lato dell</w:t>
        </w:r>
        <w:r w:rsidR="00917DF2" w:rsidRPr="00917DF2">
          <w:rPr>
            <w:rFonts w:hint="eastAsia"/>
            <w:sz w:val="20"/>
            <w:szCs w:val="20"/>
            <w:rPrChange w:id="3498" w:author="Utente di Microsoft Office" w:date="2019-05-19T20:43:00Z">
              <w:rPr>
                <w:rFonts w:ascii="CourierNew" w:hAnsi="CourierNew" w:hint="eastAsia"/>
                <w:sz w:val="20"/>
                <w:szCs w:val="20"/>
              </w:rPr>
            </w:rPrChange>
          </w:rPr>
          <w:t>’</w:t>
        </w:r>
        <w:r w:rsidR="00917DF2" w:rsidRPr="00917DF2">
          <w:rPr>
            <w:sz w:val="20"/>
            <w:szCs w:val="20"/>
            <w:rPrChange w:id="3499" w:author="Utente di Microsoft Office" w:date="2019-05-19T20:43:00Z">
              <w:rPr>
                <w:rFonts w:ascii="CourierNew" w:hAnsi="CourierNew"/>
                <w:sz w:val="20"/>
                <w:szCs w:val="20"/>
              </w:rPr>
            </w:rPrChange>
          </w:rPr>
          <w:t>associazione venga trattato come individuo.</w:t>
        </w:r>
      </w:ins>
    </w:p>
    <w:p w14:paraId="27DA2C2E" w14:textId="5DE8F7D3" w:rsidR="00535A8D" w:rsidRPr="0003702F" w:rsidRDefault="002F7931" w:rsidP="00535A8D">
      <w:pPr>
        <w:pStyle w:val="NormalWeb"/>
        <w:shd w:val="clear" w:color="auto" w:fill="FFFFFF"/>
        <w:rPr>
          <w:ins w:id="3500" w:author="Utente di Microsoft Office" w:date="2019-05-19T20:50:00Z"/>
          <w:sz w:val="20"/>
          <w:szCs w:val="20"/>
          <w:lang w:val="en-US"/>
          <w:rPrChange w:id="3501" w:author="Utente di Microsoft Office" w:date="2019-05-21T07:17:00Z">
            <w:rPr>
              <w:ins w:id="3502" w:author="Utente di Microsoft Office" w:date="2019-05-19T20:50:00Z"/>
              <w:sz w:val="20"/>
              <w:szCs w:val="20"/>
            </w:rPr>
          </w:rPrChange>
        </w:rPr>
      </w:pPr>
      <w:proofErr w:type="spellStart"/>
      <w:ins w:id="3503" w:author="Utente di Microsoft Office" w:date="2019-05-19T20:44:00Z">
        <w:r>
          <w:rPr>
            <w:sz w:val="20"/>
            <w:szCs w:val="20"/>
          </w:rPr>
          <w:t>Eistono</w:t>
        </w:r>
        <w:proofErr w:type="spellEnd"/>
        <w:r>
          <w:rPr>
            <w:sz w:val="20"/>
            <w:szCs w:val="20"/>
          </w:rPr>
          <w:t xml:space="preserve"> anche delle proprietà che ci permettono di d</w:t>
        </w:r>
      </w:ins>
      <w:ins w:id="3504" w:author="Utente di Microsoft Office" w:date="2019-05-19T20:45:00Z">
        <w:r>
          <w:rPr>
            <w:sz w:val="20"/>
            <w:szCs w:val="20"/>
          </w:rPr>
          <w:t xml:space="preserve">efinire le differenze tra individui. </w:t>
        </w:r>
        <w:r w:rsidRPr="0003702F">
          <w:rPr>
            <w:sz w:val="20"/>
            <w:szCs w:val="20"/>
            <w:lang w:val="en-US"/>
            <w:rPrChange w:id="3505" w:author="Utente di Microsoft Office" w:date="2019-05-21T07:17:00Z">
              <w:rPr>
                <w:sz w:val="20"/>
                <w:szCs w:val="20"/>
              </w:rPr>
            </w:rPrChange>
          </w:rPr>
          <w:t xml:space="preserve">I </w:t>
        </w:r>
        <w:proofErr w:type="spellStart"/>
        <w:r w:rsidRPr="0003702F">
          <w:rPr>
            <w:sz w:val="20"/>
            <w:szCs w:val="20"/>
            <w:lang w:val="en-US"/>
            <w:rPrChange w:id="3506" w:author="Utente di Microsoft Office" w:date="2019-05-21T07:17:00Z">
              <w:rPr>
                <w:sz w:val="20"/>
                <w:szCs w:val="20"/>
              </w:rPr>
            </w:rPrChange>
          </w:rPr>
          <w:t>costrutti</w:t>
        </w:r>
        <w:proofErr w:type="spellEnd"/>
        <w:r w:rsidRPr="0003702F">
          <w:rPr>
            <w:sz w:val="20"/>
            <w:szCs w:val="20"/>
            <w:lang w:val="en-US"/>
            <w:rPrChange w:id="3507" w:author="Utente di Microsoft Office" w:date="2019-05-21T07:17:00Z">
              <w:rPr>
                <w:sz w:val="20"/>
                <w:szCs w:val="20"/>
              </w:rPr>
            </w:rPrChange>
          </w:rPr>
          <w:t xml:space="preserve"> </w:t>
        </w:r>
        <w:proofErr w:type="spellStart"/>
        <w:r w:rsidR="00535A8D" w:rsidRPr="0003702F">
          <w:rPr>
            <w:rFonts w:ascii="CourierNew" w:hAnsi="CourierNew"/>
            <w:sz w:val="20"/>
            <w:szCs w:val="20"/>
            <w:lang w:val="en-US"/>
            <w:rPrChange w:id="3508" w:author="Utente di Microsoft Office" w:date="2019-05-21T07:17:00Z">
              <w:rPr>
                <w:rFonts w:ascii="CourierNew,Bold" w:hAnsi="CourierNew,Bold"/>
                <w:sz w:val="18"/>
                <w:szCs w:val="18"/>
              </w:rPr>
            </w:rPrChange>
          </w:rPr>
          <w:t>differentFrom</w:t>
        </w:r>
        <w:proofErr w:type="spellEnd"/>
        <w:r w:rsidR="00535A8D" w:rsidRPr="0003702F">
          <w:rPr>
            <w:rFonts w:ascii="CourierNew" w:hAnsi="CourierNew"/>
            <w:sz w:val="20"/>
            <w:szCs w:val="20"/>
            <w:lang w:val="en-US"/>
            <w:rPrChange w:id="3509" w:author="Utente di Microsoft Office" w:date="2019-05-21T07:17:00Z">
              <w:rPr>
                <w:rFonts w:ascii="TimesNewRoman,Bold" w:hAnsi="TimesNewRoman,Bold"/>
              </w:rPr>
            </w:rPrChange>
          </w:rPr>
          <w:t xml:space="preserve">, </w:t>
        </w:r>
        <w:proofErr w:type="spellStart"/>
        <w:r w:rsidR="00535A8D" w:rsidRPr="0003702F">
          <w:rPr>
            <w:rFonts w:ascii="CourierNew" w:hAnsi="CourierNew"/>
            <w:sz w:val="20"/>
            <w:szCs w:val="20"/>
            <w:lang w:val="en-US"/>
            <w:rPrChange w:id="3510" w:author="Utente di Microsoft Office" w:date="2019-05-21T07:17:00Z">
              <w:rPr>
                <w:rFonts w:ascii="CourierNew,Bold" w:hAnsi="CourierNew,Bold"/>
                <w:sz w:val="18"/>
                <w:szCs w:val="18"/>
              </w:rPr>
            </w:rPrChange>
          </w:rPr>
          <w:t>AllDifferent</w:t>
        </w:r>
      </w:ins>
      <w:proofErr w:type="spellEnd"/>
      <w:ins w:id="3511" w:author="Utente di Microsoft Office" w:date="2019-05-19T20:46:00Z">
        <w:r w:rsidR="00535A8D" w:rsidRPr="0003702F">
          <w:rPr>
            <w:sz w:val="20"/>
            <w:szCs w:val="20"/>
            <w:lang w:val="en-US"/>
            <w:rPrChange w:id="3512" w:author="Utente di Microsoft Office" w:date="2019-05-21T07:17:00Z">
              <w:rPr>
                <w:sz w:val="20"/>
                <w:szCs w:val="20"/>
              </w:rPr>
            </w:rPrChange>
          </w:rPr>
          <w:t xml:space="preserve">. </w:t>
        </w:r>
      </w:ins>
    </w:p>
    <w:p w14:paraId="2D36A153" w14:textId="0192C0B0" w:rsidR="008656E5" w:rsidRPr="008656E5" w:rsidRDefault="008656E5">
      <w:pPr>
        <w:pStyle w:val="NormalWeb"/>
        <w:shd w:val="clear" w:color="auto" w:fill="FFFFFF"/>
        <w:rPr>
          <w:ins w:id="3513" w:author="Utente di Microsoft Office" w:date="2019-05-19T20:51:00Z"/>
          <w:rFonts w:ascii="CourierNew" w:hAnsi="CourierNew"/>
          <w:sz w:val="20"/>
          <w:szCs w:val="20"/>
          <w:lang w:val="en-US"/>
          <w:rPrChange w:id="3514" w:author="Utente di Microsoft Office" w:date="2019-05-19T20:51:00Z">
            <w:rPr>
              <w:ins w:id="3515" w:author="Utente di Microsoft Office" w:date="2019-05-19T20:51:00Z"/>
            </w:rPr>
          </w:rPrChange>
        </w:rPr>
        <w:pPrChange w:id="3516" w:author="Utente di Microsoft Office" w:date="2019-05-19T20:51:00Z">
          <w:pPr>
            <w:shd w:val="clear" w:color="auto" w:fill="FFFFFF"/>
            <w:spacing w:before="100" w:beforeAutospacing="1" w:after="100" w:afterAutospacing="1"/>
          </w:pPr>
        </w:pPrChange>
      </w:pPr>
      <w:ins w:id="3517" w:author="Utente di Microsoft Office" w:date="2019-05-19T20:51:00Z">
        <w:r w:rsidRPr="008656E5">
          <w:rPr>
            <w:rFonts w:ascii="CourierNew" w:hAnsi="CourierNew"/>
            <w:sz w:val="20"/>
            <w:szCs w:val="20"/>
            <w:lang w:val="en-US"/>
            <w:rPrChange w:id="3518" w:author="Utente di Microsoft Office" w:date="2019-05-19T20:51:00Z">
              <w:rPr>
                <w:rFonts w:ascii="CourierNew" w:hAnsi="CourierNew"/>
                <w:sz w:val="14"/>
                <w:szCs w:val="14"/>
              </w:rPr>
            </w:rPrChange>
          </w:rPr>
          <w:t>&lt;</w:t>
        </w:r>
        <w:proofErr w:type="spellStart"/>
        <w:r>
          <w:rPr>
            <w:rFonts w:ascii="CourierNew" w:hAnsi="CourierNew"/>
            <w:sz w:val="20"/>
            <w:szCs w:val="20"/>
            <w:lang w:val="en-US"/>
          </w:rPr>
          <w:t>BookType</w:t>
        </w:r>
        <w:proofErr w:type="spellEnd"/>
        <w:r w:rsidRPr="008656E5">
          <w:rPr>
            <w:rFonts w:ascii="CourierNew" w:hAnsi="CourierNew"/>
            <w:sz w:val="20"/>
            <w:szCs w:val="20"/>
            <w:lang w:val="en-US"/>
            <w:rPrChange w:id="3519" w:author="Utente di Microsoft Office" w:date="2019-05-19T20:51:00Z">
              <w:rPr>
                <w:rFonts w:ascii="CourierNew" w:hAnsi="CourierNew"/>
                <w:sz w:val="14"/>
                <w:szCs w:val="14"/>
              </w:rPr>
            </w:rPrChange>
          </w:rPr>
          <w:t xml:space="preserve"> </w:t>
        </w:r>
        <w:proofErr w:type="spellStart"/>
        <w:r w:rsidRPr="008656E5">
          <w:rPr>
            <w:rFonts w:ascii="CourierNew" w:hAnsi="CourierNew"/>
            <w:sz w:val="20"/>
            <w:szCs w:val="20"/>
            <w:lang w:val="en-US"/>
            <w:rPrChange w:id="3520" w:author="Utente di Microsoft Office" w:date="2019-05-19T20:51:00Z">
              <w:rPr>
                <w:rFonts w:ascii="CourierNew" w:hAnsi="CourierNew"/>
                <w:sz w:val="14"/>
                <w:szCs w:val="14"/>
              </w:rPr>
            </w:rPrChange>
          </w:rPr>
          <w:t>rdf:ID</w:t>
        </w:r>
        <w:proofErr w:type="spellEnd"/>
        <w:r w:rsidRPr="008656E5">
          <w:rPr>
            <w:rFonts w:ascii="CourierNew" w:hAnsi="CourierNew"/>
            <w:sz w:val="20"/>
            <w:szCs w:val="20"/>
            <w:lang w:val="en-US"/>
            <w:rPrChange w:id="3521" w:author="Utente di Microsoft Office" w:date="2019-05-19T20:51:00Z">
              <w:rPr>
                <w:rFonts w:ascii="CourierNew" w:hAnsi="CourierNew"/>
                <w:sz w:val="14"/>
                <w:szCs w:val="14"/>
              </w:rPr>
            </w:rPrChange>
          </w:rPr>
          <w:t>="</w:t>
        </w:r>
        <w:proofErr w:type="spellStart"/>
        <w:r>
          <w:rPr>
            <w:rFonts w:ascii="CourierNew" w:hAnsi="CourierNew"/>
            <w:sz w:val="20"/>
            <w:szCs w:val="20"/>
            <w:lang w:val="en-US"/>
          </w:rPr>
          <w:t>YellowBook</w:t>
        </w:r>
        <w:proofErr w:type="spellEnd"/>
        <w:r w:rsidRPr="008656E5">
          <w:rPr>
            <w:rFonts w:ascii="CourierNew" w:hAnsi="CourierNew"/>
            <w:sz w:val="20"/>
            <w:szCs w:val="20"/>
            <w:lang w:val="en-US"/>
            <w:rPrChange w:id="3522" w:author="Utente di Microsoft Office" w:date="2019-05-19T20:51:00Z">
              <w:rPr>
                <w:rFonts w:ascii="CourierNew" w:hAnsi="CourierNew"/>
                <w:sz w:val="14"/>
                <w:szCs w:val="14"/>
              </w:rPr>
            </w:rPrChange>
          </w:rPr>
          <w:t xml:space="preserve">" /&gt; </w:t>
        </w:r>
      </w:ins>
    </w:p>
    <w:p w14:paraId="23D7BDDA" w14:textId="74552347" w:rsidR="008656E5" w:rsidRPr="008656E5" w:rsidRDefault="008656E5">
      <w:pPr>
        <w:pStyle w:val="NormalWeb"/>
        <w:shd w:val="clear" w:color="auto" w:fill="FFFFFF"/>
        <w:ind w:firstLine="708"/>
        <w:rPr>
          <w:ins w:id="3523" w:author="Utente di Microsoft Office" w:date="2019-05-19T20:51:00Z"/>
          <w:rFonts w:ascii="CourierNew" w:hAnsi="CourierNew"/>
          <w:sz w:val="20"/>
          <w:szCs w:val="20"/>
          <w:lang w:val="en-US"/>
          <w:rPrChange w:id="3524" w:author="Utente di Microsoft Office" w:date="2019-05-19T20:51:00Z">
            <w:rPr>
              <w:ins w:id="3525" w:author="Utente di Microsoft Office" w:date="2019-05-19T20:51:00Z"/>
            </w:rPr>
          </w:rPrChange>
        </w:rPr>
        <w:pPrChange w:id="3526" w:author="Utente di Microsoft Office" w:date="2019-05-19T20:52:00Z">
          <w:pPr>
            <w:shd w:val="clear" w:color="auto" w:fill="FFFFFF"/>
            <w:spacing w:before="100" w:beforeAutospacing="1" w:after="100" w:afterAutospacing="1"/>
          </w:pPr>
        </w:pPrChange>
      </w:pPr>
      <w:ins w:id="3527" w:author="Utente di Microsoft Office" w:date="2019-05-19T20:51:00Z">
        <w:r w:rsidRPr="008656E5">
          <w:rPr>
            <w:rFonts w:ascii="CourierNew" w:hAnsi="CourierNew"/>
            <w:sz w:val="20"/>
            <w:szCs w:val="20"/>
            <w:lang w:val="en-US"/>
            <w:rPrChange w:id="3528" w:author="Utente di Microsoft Office" w:date="2019-05-19T20:51:00Z">
              <w:rPr>
                <w:rFonts w:ascii="CourierNew" w:hAnsi="CourierNew"/>
                <w:sz w:val="14"/>
                <w:szCs w:val="14"/>
              </w:rPr>
            </w:rPrChange>
          </w:rPr>
          <w:t>&lt;</w:t>
        </w:r>
        <w:proofErr w:type="spellStart"/>
        <w:r>
          <w:rPr>
            <w:rFonts w:ascii="CourierNew" w:hAnsi="CourierNew"/>
            <w:sz w:val="20"/>
            <w:szCs w:val="20"/>
            <w:lang w:val="en-US"/>
          </w:rPr>
          <w:t>BookType</w:t>
        </w:r>
        <w:proofErr w:type="spellEnd"/>
        <w:r w:rsidRPr="00C81382">
          <w:rPr>
            <w:rFonts w:ascii="CourierNew" w:hAnsi="CourierNew"/>
            <w:sz w:val="20"/>
            <w:szCs w:val="20"/>
            <w:lang w:val="en-US"/>
          </w:rPr>
          <w:t xml:space="preserve"> </w:t>
        </w:r>
        <w:proofErr w:type="spellStart"/>
        <w:r w:rsidRPr="008656E5">
          <w:rPr>
            <w:rFonts w:ascii="CourierNew" w:hAnsi="CourierNew"/>
            <w:sz w:val="20"/>
            <w:szCs w:val="20"/>
            <w:lang w:val="en-US"/>
            <w:rPrChange w:id="3529" w:author="Utente di Microsoft Office" w:date="2019-05-19T20:51:00Z">
              <w:rPr>
                <w:rFonts w:ascii="CourierNew" w:hAnsi="CourierNew"/>
                <w:sz w:val="14"/>
                <w:szCs w:val="14"/>
              </w:rPr>
            </w:rPrChange>
          </w:rPr>
          <w:t>rdf:ID</w:t>
        </w:r>
        <w:proofErr w:type="spellEnd"/>
        <w:r w:rsidRPr="008656E5">
          <w:rPr>
            <w:rFonts w:ascii="CourierNew" w:hAnsi="CourierNew"/>
            <w:sz w:val="20"/>
            <w:szCs w:val="20"/>
            <w:lang w:val="en-US"/>
            <w:rPrChange w:id="3530" w:author="Utente di Microsoft Office" w:date="2019-05-19T20:51:00Z">
              <w:rPr>
                <w:rFonts w:ascii="CourierNew" w:hAnsi="CourierNew"/>
                <w:sz w:val="14"/>
                <w:szCs w:val="14"/>
              </w:rPr>
            </w:rPrChange>
          </w:rPr>
          <w:t>="</w:t>
        </w:r>
      </w:ins>
      <w:proofErr w:type="spellStart"/>
      <w:ins w:id="3531" w:author="Utente di Microsoft Office" w:date="2019-05-19T20:52:00Z">
        <w:r>
          <w:rPr>
            <w:rFonts w:ascii="CourierNew" w:hAnsi="CourierNew"/>
            <w:sz w:val="20"/>
            <w:szCs w:val="20"/>
            <w:lang w:val="en-US"/>
          </w:rPr>
          <w:t>YellowBook</w:t>
        </w:r>
      </w:ins>
      <w:proofErr w:type="spellEnd"/>
      <w:ins w:id="3532" w:author="Utente di Microsoft Office" w:date="2019-05-19T20:51:00Z">
        <w:r w:rsidRPr="008656E5">
          <w:rPr>
            <w:rFonts w:ascii="CourierNew" w:hAnsi="CourierNew"/>
            <w:sz w:val="20"/>
            <w:szCs w:val="20"/>
            <w:lang w:val="en-US"/>
            <w:rPrChange w:id="3533" w:author="Utente di Microsoft Office" w:date="2019-05-19T20:51:00Z">
              <w:rPr>
                <w:rFonts w:ascii="CourierNew" w:hAnsi="CourierNew"/>
                <w:sz w:val="14"/>
                <w:szCs w:val="14"/>
              </w:rPr>
            </w:rPrChange>
          </w:rPr>
          <w:t>"&gt; &lt;</w:t>
        </w:r>
        <w:proofErr w:type="spellStart"/>
        <w:r w:rsidRPr="008656E5">
          <w:rPr>
            <w:rFonts w:ascii="CourierNew" w:hAnsi="CourierNew"/>
            <w:sz w:val="20"/>
            <w:szCs w:val="20"/>
            <w:lang w:val="en-US"/>
            <w:rPrChange w:id="3534" w:author="Utente di Microsoft Office" w:date="2019-05-19T20:51:00Z">
              <w:rPr>
                <w:rFonts w:ascii="CourierNew" w:hAnsi="CourierNew"/>
                <w:sz w:val="14"/>
                <w:szCs w:val="14"/>
              </w:rPr>
            </w:rPrChange>
          </w:rPr>
          <w:t>owl:differentFrom</w:t>
        </w:r>
        <w:proofErr w:type="spellEnd"/>
        <w:r w:rsidRPr="008656E5">
          <w:rPr>
            <w:rFonts w:ascii="CourierNew" w:hAnsi="CourierNew"/>
            <w:sz w:val="20"/>
            <w:szCs w:val="20"/>
            <w:lang w:val="en-US"/>
            <w:rPrChange w:id="3535" w:author="Utente di Microsoft Office" w:date="2019-05-19T20:51:00Z">
              <w:rPr>
                <w:rFonts w:ascii="CourierNew" w:hAnsi="CourierNew"/>
                <w:sz w:val="14"/>
                <w:szCs w:val="14"/>
              </w:rPr>
            </w:rPrChange>
          </w:rPr>
          <w:t xml:space="preserve"> </w:t>
        </w:r>
      </w:ins>
      <w:ins w:id="3536" w:author="Utente di Microsoft Office" w:date="2019-05-19T20:52:00Z">
        <w:r>
          <w:rPr>
            <w:rFonts w:ascii="CourierNew" w:hAnsi="CourierNew"/>
            <w:sz w:val="20"/>
            <w:szCs w:val="20"/>
            <w:lang w:val="en-US"/>
          </w:rPr>
          <w:tab/>
        </w:r>
      </w:ins>
      <w:proofErr w:type="spellStart"/>
      <w:ins w:id="3537" w:author="Utente di Microsoft Office" w:date="2019-05-19T20:51:00Z">
        <w:r w:rsidRPr="008656E5">
          <w:rPr>
            <w:rFonts w:ascii="CourierNew" w:hAnsi="CourierNew"/>
            <w:sz w:val="20"/>
            <w:szCs w:val="20"/>
            <w:lang w:val="en-US"/>
            <w:rPrChange w:id="3538" w:author="Utente di Microsoft Office" w:date="2019-05-19T20:51:00Z">
              <w:rPr>
                <w:rFonts w:ascii="CourierNew" w:hAnsi="CourierNew"/>
                <w:sz w:val="14"/>
                <w:szCs w:val="14"/>
              </w:rPr>
            </w:rPrChange>
          </w:rPr>
          <w:t>rdf:resource</w:t>
        </w:r>
        <w:proofErr w:type="spellEnd"/>
        <w:r w:rsidRPr="008656E5">
          <w:rPr>
            <w:rFonts w:ascii="CourierNew" w:hAnsi="CourierNew"/>
            <w:sz w:val="20"/>
            <w:szCs w:val="20"/>
            <w:lang w:val="en-US"/>
            <w:rPrChange w:id="3539" w:author="Utente di Microsoft Office" w:date="2019-05-19T20:51:00Z">
              <w:rPr>
                <w:rFonts w:ascii="CourierNew" w:hAnsi="CourierNew"/>
                <w:sz w:val="14"/>
                <w:szCs w:val="14"/>
              </w:rPr>
            </w:rPrChange>
          </w:rPr>
          <w:t>="#</w:t>
        </w:r>
      </w:ins>
      <w:proofErr w:type="spellStart"/>
      <w:ins w:id="3540" w:author="Utente di Microsoft Office" w:date="2019-05-19T20:52:00Z">
        <w:r>
          <w:rPr>
            <w:rFonts w:ascii="CourierNew" w:hAnsi="CourierNew"/>
            <w:sz w:val="20"/>
            <w:szCs w:val="20"/>
            <w:lang w:val="en-US"/>
          </w:rPr>
          <w:t>MathematicBook</w:t>
        </w:r>
      </w:ins>
      <w:proofErr w:type="spellEnd"/>
      <w:ins w:id="3541" w:author="Utente di Microsoft Office" w:date="2019-05-19T20:51:00Z">
        <w:r w:rsidRPr="008656E5">
          <w:rPr>
            <w:rFonts w:ascii="CourierNew" w:hAnsi="CourierNew"/>
            <w:sz w:val="20"/>
            <w:szCs w:val="20"/>
            <w:lang w:val="en-US"/>
            <w:rPrChange w:id="3542" w:author="Utente di Microsoft Office" w:date="2019-05-19T20:51:00Z">
              <w:rPr>
                <w:rFonts w:ascii="CourierNew" w:hAnsi="CourierNew"/>
                <w:sz w:val="14"/>
                <w:szCs w:val="14"/>
              </w:rPr>
            </w:rPrChange>
          </w:rPr>
          <w:t xml:space="preserve">"/&gt; </w:t>
        </w:r>
      </w:ins>
    </w:p>
    <w:p w14:paraId="269B1FBA" w14:textId="246E35B5" w:rsidR="008656E5" w:rsidRPr="008656E5" w:rsidRDefault="008656E5">
      <w:pPr>
        <w:pStyle w:val="NormalWeb"/>
        <w:shd w:val="clear" w:color="auto" w:fill="FFFFFF"/>
        <w:rPr>
          <w:ins w:id="3543" w:author="Utente di Microsoft Office" w:date="2019-05-19T20:51:00Z"/>
          <w:rFonts w:ascii="CourierNew" w:hAnsi="CourierNew"/>
          <w:sz w:val="20"/>
          <w:szCs w:val="20"/>
          <w:rPrChange w:id="3544" w:author="Utente di Microsoft Office" w:date="2019-05-19T20:51:00Z">
            <w:rPr>
              <w:ins w:id="3545" w:author="Utente di Microsoft Office" w:date="2019-05-19T20:51:00Z"/>
            </w:rPr>
          </w:rPrChange>
        </w:rPr>
        <w:pPrChange w:id="3546" w:author="Utente di Microsoft Office" w:date="2019-05-19T20:51:00Z">
          <w:pPr>
            <w:shd w:val="clear" w:color="auto" w:fill="FFFFFF"/>
            <w:spacing w:before="100" w:beforeAutospacing="1" w:after="100" w:afterAutospacing="1"/>
          </w:pPr>
        </w:pPrChange>
      </w:pPr>
      <w:ins w:id="3547" w:author="Utente di Microsoft Office" w:date="2019-05-19T20:51:00Z">
        <w:r w:rsidRPr="008656E5">
          <w:rPr>
            <w:rFonts w:ascii="CourierNew" w:hAnsi="CourierNew"/>
            <w:sz w:val="20"/>
            <w:szCs w:val="20"/>
            <w:rPrChange w:id="3548" w:author="Utente di Microsoft Office" w:date="2019-05-19T20:51:00Z">
              <w:rPr>
                <w:rFonts w:ascii="CourierNew" w:hAnsi="CourierNew"/>
                <w:sz w:val="14"/>
                <w:szCs w:val="14"/>
              </w:rPr>
            </w:rPrChange>
          </w:rPr>
          <w:t>&lt;/</w:t>
        </w:r>
        <w:proofErr w:type="spellStart"/>
        <w:r w:rsidRPr="008F5918">
          <w:rPr>
            <w:rFonts w:ascii="CourierNew" w:hAnsi="CourierNew"/>
            <w:sz w:val="20"/>
            <w:szCs w:val="20"/>
            <w:rPrChange w:id="3549" w:author="Utente di Microsoft Office" w:date="2019-05-19T20:54:00Z">
              <w:rPr>
                <w:rFonts w:ascii="CourierNew" w:hAnsi="CourierNew"/>
                <w:sz w:val="20"/>
                <w:szCs w:val="20"/>
                <w:lang w:val="en-US"/>
              </w:rPr>
            </w:rPrChange>
          </w:rPr>
          <w:t>BookType</w:t>
        </w:r>
        <w:proofErr w:type="spellEnd"/>
        <w:r w:rsidRPr="008656E5">
          <w:rPr>
            <w:rFonts w:ascii="CourierNew" w:hAnsi="CourierNew"/>
            <w:sz w:val="20"/>
            <w:szCs w:val="20"/>
            <w:rPrChange w:id="3550" w:author="Utente di Microsoft Office" w:date="2019-05-19T20:51:00Z">
              <w:rPr>
                <w:rFonts w:ascii="CourierNew" w:hAnsi="CourierNew"/>
                <w:sz w:val="14"/>
                <w:szCs w:val="14"/>
              </w:rPr>
            </w:rPrChange>
          </w:rPr>
          <w:t xml:space="preserve">&gt; </w:t>
        </w:r>
      </w:ins>
    </w:p>
    <w:p w14:paraId="4D784D91" w14:textId="73BB4D8E" w:rsidR="008656E5" w:rsidRDefault="008F5918">
      <w:pPr>
        <w:pStyle w:val="NormalWeb"/>
        <w:shd w:val="clear" w:color="auto" w:fill="FFFFFF"/>
        <w:jc w:val="both"/>
        <w:rPr>
          <w:ins w:id="3551" w:author="Utente di Microsoft Office" w:date="2019-05-19T21:02:00Z"/>
          <w:sz w:val="20"/>
          <w:szCs w:val="20"/>
        </w:rPr>
        <w:pPrChange w:id="3552" w:author="Utente di Microsoft Office" w:date="2019-05-19T21:05:00Z">
          <w:pPr>
            <w:pStyle w:val="NormalWeb"/>
            <w:shd w:val="clear" w:color="auto" w:fill="FFFFFF"/>
          </w:pPr>
        </w:pPrChange>
      </w:pPr>
      <w:ins w:id="3553" w:author="Utente di Microsoft Office" w:date="2019-05-19T20:54:00Z">
        <w:r w:rsidRPr="0062184C">
          <w:rPr>
            <w:sz w:val="20"/>
            <w:szCs w:val="20"/>
            <w:rPrChange w:id="3554" w:author="Utente di Microsoft Office" w:date="2019-05-19T21:02:00Z">
              <w:rPr>
                <w:rFonts w:ascii="CourierNew" w:hAnsi="CourierNew"/>
                <w:sz w:val="20"/>
                <w:szCs w:val="20"/>
              </w:rPr>
            </w:rPrChange>
          </w:rPr>
          <w:t xml:space="preserve">Questo costrutto </w:t>
        </w:r>
        <w:r w:rsidRPr="0062184C">
          <w:rPr>
            <w:rFonts w:hint="eastAsia"/>
            <w:sz w:val="20"/>
            <w:szCs w:val="20"/>
            <w:rPrChange w:id="3555" w:author="Utente di Microsoft Office" w:date="2019-05-19T21:02:00Z">
              <w:rPr>
                <w:rFonts w:ascii="CourierNew" w:hAnsi="CourierNew" w:hint="eastAsia"/>
                <w:sz w:val="20"/>
                <w:szCs w:val="20"/>
              </w:rPr>
            </w:rPrChange>
          </w:rPr>
          <w:t>è</w:t>
        </w:r>
        <w:r w:rsidRPr="0062184C">
          <w:rPr>
            <w:sz w:val="20"/>
            <w:szCs w:val="20"/>
            <w:rPrChange w:id="3556" w:author="Utente di Microsoft Office" w:date="2019-05-19T21:02:00Z">
              <w:rPr>
                <w:rFonts w:ascii="CourierNew" w:hAnsi="CourierNew"/>
                <w:sz w:val="20"/>
                <w:szCs w:val="20"/>
              </w:rPr>
            </w:rPrChange>
          </w:rPr>
          <w:t xml:space="preserve"> utile quando abbiamo una propriet</w:t>
        </w:r>
        <w:r w:rsidRPr="0062184C">
          <w:rPr>
            <w:rFonts w:hint="eastAsia"/>
            <w:sz w:val="20"/>
            <w:szCs w:val="20"/>
            <w:rPrChange w:id="3557" w:author="Utente di Microsoft Office" w:date="2019-05-19T21:02:00Z">
              <w:rPr>
                <w:rFonts w:ascii="CourierNew" w:hAnsi="CourierNew" w:hint="eastAsia"/>
                <w:sz w:val="20"/>
                <w:szCs w:val="20"/>
              </w:rPr>
            </w:rPrChange>
          </w:rPr>
          <w:t>à</w:t>
        </w:r>
      </w:ins>
      <w:ins w:id="3558" w:author="Utente di Microsoft Office" w:date="2019-05-19T20:59:00Z">
        <w:r w:rsidR="0062184C" w:rsidRPr="0062184C">
          <w:rPr>
            <w:sz w:val="20"/>
            <w:szCs w:val="20"/>
            <w:rPrChange w:id="3559" w:author="Utente di Microsoft Office" w:date="2019-05-19T21:02:00Z">
              <w:rPr>
                <w:rFonts w:ascii="CourierNew" w:hAnsi="CourierNew"/>
                <w:sz w:val="20"/>
                <w:szCs w:val="20"/>
              </w:rPr>
            </w:rPrChange>
          </w:rPr>
          <w:t xml:space="preserve">, ad esempio </w:t>
        </w:r>
        <w:proofErr w:type="spellStart"/>
        <w:r w:rsidR="0062184C" w:rsidRPr="0062184C">
          <w:rPr>
            <w:sz w:val="20"/>
            <w:szCs w:val="20"/>
            <w:rPrChange w:id="3560" w:author="Utente di Microsoft Office" w:date="2019-05-19T21:02:00Z">
              <w:rPr>
                <w:rFonts w:ascii="CourierNew" w:hAnsi="CourierNew"/>
                <w:sz w:val="20"/>
                <w:szCs w:val="20"/>
              </w:rPr>
            </w:rPrChange>
          </w:rPr>
          <w:t>hasType</w:t>
        </w:r>
        <w:proofErr w:type="spellEnd"/>
        <w:r w:rsidR="0062184C" w:rsidRPr="0062184C">
          <w:rPr>
            <w:sz w:val="20"/>
            <w:szCs w:val="20"/>
            <w:rPrChange w:id="3561" w:author="Utente di Microsoft Office" w:date="2019-05-19T21:02:00Z">
              <w:rPr>
                <w:rFonts w:ascii="CourierNew" w:hAnsi="CourierNew"/>
                <w:sz w:val="20"/>
                <w:szCs w:val="20"/>
              </w:rPr>
            </w:rPrChange>
          </w:rPr>
          <w:t xml:space="preserve"> ad un libro, </w:t>
        </w:r>
      </w:ins>
      <w:ins w:id="3562" w:author="Utente di Microsoft Office" w:date="2019-05-19T21:04:00Z">
        <w:r w:rsidR="003704F7">
          <w:rPr>
            <w:sz w:val="20"/>
            <w:szCs w:val="20"/>
          </w:rPr>
          <w:t>e imponiamo</w:t>
        </w:r>
      </w:ins>
      <w:ins w:id="3563" w:author="Utente di Microsoft Office" w:date="2019-05-19T20:59:00Z">
        <w:r w:rsidR="0062184C" w:rsidRPr="0062184C">
          <w:rPr>
            <w:sz w:val="20"/>
            <w:szCs w:val="20"/>
            <w:rPrChange w:id="3564" w:author="Utente di Microsoft Office" w:date="2019-05-19T21:02:00Z">
              <w:rPr>
                <w:rFonts w:ascii="CourierNew" w:hAnsi="CourierNew"/>
                <w:sz w:val="20"/>
                <w:szCs w:val="20"/>
              </w:rPr>
            </w:rPrChange>
          </w:rPr>
          <w:t xml:space="preserve"> che qu</w:t>
        </w:r>
      </w:ins>
      <w:ins w:id="3565" w:author="Utente di Microsoft Office" w:date="2019-05-19T21:00:00Z">
        <w:r w:rsidR="0062184C" w:rsidRPr="0062184C">
          <w:rPr>
            <w:sz w:val="20"/>
            <w:szCs w:val="20"/>
            <w:rPrChange w:id="3566" w:author="Utente di Microsoft Office" w:date="2019-05-19T21:02:00Z">
              <w:rPr>
                <w:rFonts w:ascii="CourierNew" w:hAnsi="CourierNew"/>
                <w:sz w:val="20"/>
                <w:szCs w:val="20"/>
              </w:rPr>
            </w:rPrChange>
          </w:rPr>
          <w:t>esta propriet</w:t>
        </w:r>
        <w:r w:rsidR="0062184C" w:rsidRPr="0062184C">
          <w:rPr>
            <w:rFonts w:hint="eastAsia"/>
            <w:sz w:val="20"/>
            <w:szCs w:val="20"/>
            <w:rPrChange w:id="3567" w:author="Utente di Microsoft Office" w:date="2019-05-19T21:02:00Z">
              <w:rPr>
                <w:rFonts w:ascii="CourierNew" w:hAnsi="CourierNew" w:hint="eastAsia"/>
                <w:sz w:val="20"/>
                <w:szCs w:val="20"/>
              </w:rPr>
            </w:rPrChange>
          </w:rPr>
          <w:t>à</w:t>
        </w:r>
        <w:r w:rsidR="0062184C" w:rsidRPr="0062184C">
          <w:rPr>
            <w:sz w:val="20"/>
            <w:szCs w:val="20"/>
            <w:rPrChange w:id="3568" w:author="Utente di Microsoft Office" w:date="2019-05-19T21:02:00Z">
              <w:rPr>
                <w:rFonts w:ascii="CourierNew" w:hAnsi="CourierNew"/>
                <w:sz w:val="20"/>
                <w:szCs w:val="20"/>
              </w:rPr>
            </w:rPrChange>
          </w:rPr>
          <w:t xml:space="preserve"> pu</w:t>
        </w:r>
        <w:r w:rsidR="0062184C" w:rsidRPr="0062184C">
          <w:rPr>
            <w:rFonts w:hint="eastAsia"/>
            <w:sz w:val="20"/>
            <w:szCs w:val="20"/>
            <w:rPrChange w:id="3569" w:author="Utente di Microsoft Office" w:date="2019-05-19T21:02:00Z">
              <w:rPr>
                <w:rFonts w:ascii="CourierNew" w:hAnsi="CourierNew" w:hint="eastAsia"/>
                <w:sz w:val="20"/>
                <w:szCs w:val="20"/>
              </w:rPr>
            </w:rPrChange>
          </w:rPr>
          <w:t>ò</w:t>
        </w:r>
        <w:r w:rsidR="0062184C" w:rsidRPr="0062184C">
          <w:rPr>
            <w:sz w:val="20"/>
            <w:szCs w:val="20"/>
            <w:rPrChange w:id="3570" w:author="Utente di Microsoft Office" w:date="2019-05-19T21:02:00Z">
              <w:rPr>
                <w:rFonts w:ascii="CourierNew" w:hAnsi="CourierNew"/>
                <w:sz w:val="20"/>
                <w:szCs w:val="20"/>
              </w:rPr>
            </w:rPrChange>
          </w:rPr>
          <w:t xml:space="preserve"> assumere solamente un valore</w:t>
        </w:r>
      </w:ins>
      <w:ins w:id="3571" w:author="Utente di Microsoft Office" w:date="2019-05-19T21:04:00Z">
        <w:r w:rsidR="006B4A7B">
          <w:rPr>
            <w:sz w:val="20"/>
            <w:szCs w:val="20"/>
          </w:rPr>
          <w:t>.</w:t>
        </w:r>
      </w:ins>
      <w:ins w:id="3572" w:author="Utente di Microsoft Office" w:date="2019-05-19T20:58:00Z">
        <w:r w:rsidR="0062184C" w:rsidRPr="0062184C">
          <w:rPr>
            <w:sz w:val="20"/>
            <w:szCs w:val="20"/>
            <w:rPrChange w:id="3573" w:author="Utente di Microsoft Office" w:date="2019-05-19T21:02:00Z">
              <w:rPr>
                <w:rFonts w:ascii="CourierNew" w:hAnsi="CourierNew"/>
                <w:sz w:val="20"/>
                <w:szCs w:val="20"/>
              </w:rPr>
            </w:rPrChange>
          </w:rPr>
          <w:t xml:space="preserve"> </w:t>
        </w:r>
      </w:ins>
      <w:ins w:id="3574" w:author="Utente di Microsoft Office" w:date="2019-05-19T21:04:00Z">
        <w:r w:rsidR="006B4A7B">
          <w:rPr>
            <w:sz w:val="20"/>
            <w:szCs w:val="20"/>
          </w:rPr>
          <w:t>D</w:t>
        </w:r>
      </w:ins>
      <w:ins w:id="3575" w:author="Utente di Microsoft Office" w:date="2019-05-19T20:58:00Z">
        <w:r w:rsidR="0062184C" w:rsidRPr="0062184C">
          <w:rPr>
            <w:sz w:val="20"/>
            <w:szCs w:val="20"/>
            <w:rPrChange w:id="3576" w:author="Utente di Microsoft Office" w:date="2019-05-19T21:02:00Z">
              <w:rPr>
                <w:rFonts w:ascii="CourierNew" w:hAnsi="CourierNew"/>
                <w:sz w:val="20"/>
                <w:szCs w:val="20"/>
              </w:rPr>
            </w:rPrChange>
          </w:rPr>
          <w:t>efin</w:t>
        </w:r>
      </w:ins>
      <w:ins w:id="3577" w:author="Utente di Microsoft Office" w:date="2019-05-19T21:04:00Z">
        <w:r w:rsidR="006B4A7B">
          <w:rPr>
            <w:sz w:val="20"/>
            <w:szCs w:val="20"/>
          </w:rPr>
          <w:t>endo</w:t>
        </w:r>
      </w:ins>
      <w:ins w:id="3578" w:author="Utente di Microsoft Office" w:date="2019-05-19T20:58:00Z">
        <w:r w:rsidR="0062184C" w:rsidRPr="0062184C">
          <w:rPr>
            <w:sz w:val="20"/>
            <w:szCs w:val="20"/>
            <w:rPrChange w:id="3579" w:author="Utente di Microsoft Office" w:date="2019-05-19T21:02:00Z">
              <w:rPr>
                <w:rFonts w:ascii="CourierNew" w:hAnsi="CourierNew"/>
                <w:sz w:val="20"/>
                <w:szCs w:val="20"/>
              </w:rPr>
            </w:rPrChange>
          </w:rPr>
          <w:t xml:space="preserve"> un libr</w:t>
        </w:r>
      </w:ins>
      <w:ins w:id="3580" w:author="Utente di Microsoft Office" w:date="2019-05-19T20:59:00Z">
        <w:r w:rsidR="0062184C" w:rsidRPr="0062184C">
          <w:rPr>
            <w:sz w:val="20"/>
            <w:szCs w:val="20"/>
            <w:rPrChange w:id="3581" w:author="Utente di Microsoft Office" w:date="2019-05-19T21:02:00Z">
              <w:rPr>
                <w:rFonts w:ascii="CourierNew" w:hAnsi="CourierNew"/>
                <w:sz w:val="20"/>
                <w:szCs w:val="20"/>
              </w:rPr>
            </w:rPrChange>
          </w:rPr>
          <w:t>o sia come un libro giallo che come un</w:t>
        </w:r>
      </w:ins>
      <w:ins w:id="3582" w:author="Utente di Microsoft Office" w:date="2019-05-19T21:00:00Z">
        <w:r w:rsidR="0062184C" w:rsidRPr="0062184C">
          <w:rPr>
            <w:sz w:val="20"/>
            <w:szCs w:val="20"/>
            <w:rPrChange w:id="3583" w:author="Utente di Microsoft Office" w:date="2019-05-19T21:02:00Z">
              <w:rPr>
                <w:rFonts w:ascii="CourierNew" w:hAnsi="CourierNew"/>
                <w:sz w:val="20"/>
                <w:szCs w:val="20"/>
              </w:rPr>
            </w:rPrChange>
          </w:rPr>
          <w:t xml:space="preserve"> di matematica potremo asserire che </w:t>
        </w:r>
      </w:ins>
      <w:ins w:id="3584" w:author="Utente di Microsoft Office" w:date="2019-05-19T21:01:00Z">
        <w:r w:rsidR="0062184C" w:rsidRPr="0062184C">
          <w:rPr>
            <w:sz w:val="20"/>
            <w:szCs w:val="20"/>
            <w:rPrChange w:id="3585" w:author="Utente di Microsoft Office" w:date="2019-05-19T21:02:00Z">
              <w:rPr>
                <w:rFonts w:ascii="CourierNew" w:hAnsi="CourierNew"/>
                <w:sz w:val="20"/>
                <w:szCs w:val="20"/>
              </w:rPr>
            </w:rPrChange>
          </w:rPr>
          <w:t>genere</w:t>
        </w:r>
      </w:ins>
      <w:ins w:id="3586" w:author="Utente di Microsoft Office" w:date="2019-05-19T21:00:00Z">
        <w:r w:rsidR="0062184C" w:rsidRPr="0062184C">
          <w:rPr>
            <w:sz w:val="20"/>
            <w:szCs w:val="20"/>
            <w:rPrChange w:id="3587" w:author="Utente di Microsoft Office" w:date="2019-05-19T21:02:00Z">
              <w:rPr>
                <w:rFonts w:ascii="CourierNew" w:hAnsi="CourierNew"/>
                <w:sz w:val="20"/>
                <w:szCs w:val="20"/>
              </w:rPr>
            </w:rPrChange>
          </w:rPr>
          <w:t xml:space="preserve"> giallo e </w:t>
        </w:r>
      </w:ins>
      <w:ins w:id="3588" w:author="Utente di Microsoft Office" w:date="2019-05-19T21:01:00Z">
        <w:r w:rsidR="0062184C" w:rsidRPr="0062184C">
          <w:rPr>
            <w:sz w:val="20"/>
            <w:szCs w:val="20"/>
            <w:rPrChange w:id="3589" w:author="Utente di Microsoft Office" w:date="2019-05-19T21:02:00Z">
              <w:rPr>
                <w:rFonts w:ascii="CourierNew" w:hAnsi="CourierNew"/>
                <w:sz w:val="20"/>
                <w:szCs w:val="20"/>
              </w:rPr>
            </w:rPrChange>
          </w:rPr>
          <w:t>genere</w:t>
        </w:r>
      </w:ins>
      <w:ins w:id="3590" w:author="Utente di Microsoft Office" w:date="2019-05-19T21:00:00Z">
        <w:r w:rsidR="0062184C" w:rsidRPr="0062184C">
          <w:rPr>
            <w:sz w:val="20"/>
            <w:szCs w:val="20"/>
            <w:rPrChange w:id="3591" w:author="Utente di Microsoft Office" w:date="2019-05-19T21:02:00Z">
              <w:rPr>
                <w:rFonts w:ascii="CourierNew" w:hAnsi="CourierNew"/>
                <w:sz w:val="20"/>
                <w:szCs w:val="20"/>
              </w:rPr>
            </w:rPrChange>
          </w:rPr>
          <w:t xml:space="preserve"> matematica s</w:t>
        </w:r>
      </w:ins>
      <w:ins w:id="3592" w:author="Utente di Microsoft Office" w:date="2019-05-19T21:01:00Z">
        <w:r w:rsidR="0062184C" w:rsidRPr="0062184C">
          <w:rPr>
            <w:sz w:val="20"/>
            <w:szCs w:val="20"/>
            <w:rPrChange w:id="3593" w:author="Utente di Microsoft Office" w:date="2019-05-19T21:02:00Z">
              <w:rPr>
                <w:rFonts w:ascii="CourierNew" w:hAnsi="CourierNew"/>
                <w:sz w:val="20"/>
                <w:szCs w:val="20"/>
              </w:rPr>
            </w:rPrChange>
          </w:rPr>
          <w:t>o</w:t>
        </w:r>
      </w:ins>
      <w:ins w:id="3594" w:author="Utente di Microsoft Office" w:date="2019-05-19T21:00:00Z">
        <w:r w:rsidR="0062184C" w:rsidRPr="0062184C">
          <w:rPr>
            <w:sz w:val="20"/>
            <w:szCs w:val="20"/>
            <w:rPrChange w:id="3595" w:author="Utente di Microsoft Office" w:date="2019-05-19T21:02:00Z">
              <w:rPr>
                <w:rFonts w:ascii="CourierNew" w:hAnsi="CourierNew"/>
                <w:sz w:val="20"/>
                <w:szCs w:val="20"/>
              </w:rPr>
            </w:rPrChange>
          </w:rPr>
          <w:t>no</w:t>
        </w:r>
      </w:ins>
      <w:ins w:id="3596" w:author="Utente di Microsoft Office" w:date="2019-05-19T21:01:00Z">
        <w:r w:rsidR="0062184C" w:rsidRPr="0062184C">
          <w:rPr>
            <w:sz w:val="20"/>
            <w:szCs w:val="20"/>
            <w:rPrChange w:id="3597" w:author="Utente di Microsoft Office" w:date="2019-05-19T21:02:00Z">
              <w:rPr>
                <w:rFonts w:ascii="CourierNew" w:hAnsi="CourierNew"/>
                <w:sz w:val="20"/>
                <w:szCs w:val="20"/>
              </w:rPr>
            </w:rPrChange>
          </w:rPr>
          <w:t xml:space="preserve"> la stessa cosa. Invece avendo definito la propr</w:t>
        </w:r>
      </w:ins>
      <w:ins w:id="3598" w:author="Utente di Microsoft Office" w:date="2019-05-19T21:04:00Z">
        <w:r w:rsidR="006B4A7B">
          <w:rPr>
            <w:sz w:val="20"/>
            <w:szCs w:val="20"/>
          </w:rPr>
          <w:t>i</w:t>
        </w:r>
      </w:ins>
      <w:ins w:id="3599" w:author="Utente di Microsoft Office" w:date="2019-05-19T21:01:00Z">
        <w:r w:rsidR="0062184C" w:rsidRPr="0062184C">
          <w:rPr>
            <w:sz w:val="20"/>
            <w:szCs w:val="20"/>
            <w:rPrChange w:id="3600" w:author="Utente di Microsoft Office" w:date="2019-05-19T21:02:00Z">
              <w:rPr>
                <w:rFonts w:ascii="CourierNew" w:hAnsi="CourierNew"/>
                <w:sz w:val="20"/>
                <w:szCs w:val="20"/>
              </w:rPr>
            </w:rPrChange>
          </w:rPr>
          <w:t>et</w:t>
        </w:r>
        <w:r w:rsidR="0062184C" w:rsidRPr="0062184C">
          <w:rPr>
            <w:rFonts w:hint="eastAsia"/>
            <w:sz w:val="20"/>
            <w:szCs w:val="20"/>
            <w:rPrChange w:id="3601" w:author="Utente di Microsoft Office" w:date="2019-05-19T21:02:00Z">
              <w:rPr>
                <w:rFonts w:ascii="CourierNew" w:hAnsi="CourierNew" w:hint="eastAsia"/>
                <w:sz w:val="20"/>
                <w:szCs w:val="20"/>
              </w:rPr>
            </w:rPrChange>
          </w:rPr>
          <w:t>à</w:t>
        </w:r>
        <w:r w:rsidR="0062184C" w:rsidRPr="0062184C">
          <w:rPr>
            <w:sz w:val="20"/>
            <w:szCs w:val="20"/>
            <w:rPrChange w:id="3602" w:author="Utente di Microsoft Office" w:date="2019-05-19T21:02:00Z">
              <w:rPr>
                <w:rFonts w:ascii="CourierNew" w:hAnsi="CourierNew"/>
                <w:sz w:val="20"/>
                <w:szCs w:val="20"/>
              </w:rPr>
            </w:rPrChange>
          </w:rPr>
          <w:t xml:space="preserve"> </w:t>
        </w:r>
        <w:proofErr w:type="spellStart"/>
        <w:r w:rsidR="0062184C" w:rsidRPr="0062184C">
          <w:rPr>
            <w:rFonts w:ascii="CourierNew" w:hAnsi="CourierNew"/>
            <w:sz w:val="20"/>
            <w:szCs w:val="20"/>
          </w:rPr>
          <w:t>d</w:t>
        </w:r>
        <w:r w:rsidR="0062184C">
          <w:rPr>
            <w:rFonts w:ascii="CourierNew" w:hAnsi="CourierNew"/>
            <w:sz w:val="20"/>
            <w:szCs w:val="20"/>
          </w:rPr>
          <w:t>ifferentFrom</w:t>
        </w:r>
        <w:proofErr w:type="spellEnd"/>
        <w:r w:rsidR="0062184C" w:rsidRPr="0062184C">
          <w:rPr>
            <w:sz w:val="20"/>
            <w:szCs w:val="20"/>
            <w:rPrChange w:id="3603" w:author="Utente di Microsoft Office" w:date="2019-05-19T21:02:00Z">
              <w:rPr>
                <w:rFonts w:ascii="CourierNew" w:hAnsi="CourierNew"/>
                <w:sz w:val="20"/>
                <w:szCs w:val="20"/>
              </w:rPr>
            </w:rPrChange>
          </w:rPr>
          <w:t>, come sopra</w:t>
        </w:r>
      </w:ins>
      <w:ins w:id="3604" w:author="Utente di Microsoft Office" w:date="2019-05-19T21:04:00Z">
        <w:r w:rsidR="006B4A7B">
          <w:rPr>
            <w:sz w:val="20"/>
            <w:szCs w:val="20"/>
          </w:rPr>
          <w:t>,</w:t>
        </w:r>
      </w:ins>
      <w:ins w:id="3605" w:author="Utente di Microsoft Office" w:date="2019-05-19T21:01:00Z">
        <w:r w:rsidR="0062184C" w:rsidRPr="0062184C">
          <w:rPr>
            <w:sz w:val="20"/>
            <w:szCs w:val="20"/>
            <w:rPrChange w:id="3606" w:author="Utente di Microsoft Office" w:date="2019-05-19T21:02:00Z">
              <w:rPr>
                <w:rFonts w:ascii="CourierNew" w:hAnsi="CourierNew"/>
                <w:sz w:val="20"/>
                <w:szCs w:val="20"/>
              </w:rPr>
            </w:rPrChange>
          </w:rPr>
          <w:t xml:space="preserve"> otteniamo una c</w:t>
        </w:r>
      </w:ins>
      <w:ins w:id="3607" w:author="Utente di Microsoft Office" w:date="2019-05-19T21:02:00Z">
        <w:r w:rsidR="0062184C" w:rsidRPr="0062184C">
          <w:rPr>
            <w:sz w:val="20"/>
            <w:szCs w:val="20"/>
            <w:rPrChange w:id="3608" w:author="Utente di Microsoft Office" w:date="2019-05-19T21:02:00Z">
              <w:rPr>
                <w:rFonts w:ascii="CourierNew" w:hAnsi="CourierNew"/>
                <w:sz w:val="20"/>
                <w:szCs w:val="20"/>
              </w:rPr>
            </w:rPrChange>
          </w:rPr>
          <w:t>ontraddizione.</w:t>
        </w:r>
      </w:ins>
    </w:p>
    <w:p w14:paraId="476D19EF" w14:textId="79BA916A" w:rsidR="0062184C" w:rsidRDefault="0062184C" w:rsidP="00535A8D">
      <w:pPr>
        <w:pStyle w:val="NormalWeb"/>
        <w:shd w:val="clear" w:color="auto" w:fill="FFFFFF"/>
        <w:rPr>
          <w:ins w:id="3609" w:author="Utente di Microsoft Office" w:date="2019-05-19T21:03:00Z"/>
          <w:sz w:val="20"/>
          <w:szCs w:val="20"/>
        </w:rPr>
      </w:pPr>
      <w:ins w:id="3610" w:author="Utente di Microsoft Office" w:date="2019-05-19T21:02:00Z">
        <w:r>
          <w:rPr>
            <w:sz w:val="20"/>
            <w:szCs w:val="20"/>
          </w:rPr>
          <w:t>E</w:t>
        </w:r>
        <w:r w:rsidR="003704F7">
          <w:rPr>
            <w:sz w:val="20"/>
            <w:szCs w:val="20"/>
          </w:rPr>
          <w:t xml:space="preserve">siste un </w:t>
        </w:r>
      </w:ins>
      <w:ins w:id="3611" w:author="Utente di Microsoft Office" w:date="2019-05-19T21:03:00Z">
        <w:r w:rsidR="003704F7">
          <w:rPr>
            <w:sz w:val="20"/>
            <w:szCs w:val="20"/>
          </w:rPr>
          <w:t>modo più semplice per definire la differenza tra individui:</w:t>
        </w:r>
      </w:ins>
    </w:p>
    <w:p w14:paraId="1CC04BC0" w14:textId="77777777" w:rsidR="007A4787" w:rsidRPr="007A4787" w:rsidRDefault="007A4787" w:rsidP="007A4787">
      <w:pPr>
        <w:shd w:val="clear" w:color="auto" w:fill="FFFFFF"/>
        <w:spacing w:before="100" w:beforeAutospacing="1" w:after="100" w:afterAutospacing="1"/>
        <w:rPr>
          <w:ins w:id="3612" w:author="Utente di Microsoft Office" w:date="2019-05-19T21:05:00Z"/>
          <w:rFonts w:ascii="CourierNew" w:hAnsi="CourierNew"/>
          <w:sz w:val="20"/>
          <w:szCs w:val="20"/>
          <w:lang w:val="en-US"/>
          <w:rPrChange w:id="3613" w:author="Utente di Microsoft Office" w:date="2019-05-19T21:06:00Z">
            <w:rPr>
              <w:ins w:id="3614" w:author="Utente di Microsoft Office" w:date="2019-05-19T21:05:00Z"/>
            </w:rPr>
          </w:rPrChange>
        </w:rPr>
      </w:pPr>
      <w:ins w:id="3615" w:author="Utente di Microsoft Office" w:date="2019-05-19T21:05:00Z">
        <w:r w:rsidRPr="007A4787">
          <w:rPr>
            <w:rFonts w:ascii="CourierNew" w:hAnsi="CourierNew"/>
            <w:sz w:val="20"/>
            <w:szCs w:val="20"/>
            <w:lang w:val="en-US"/>
            <w:rPrChange w:id="3616" w:author="Utente di Microsoft Office" w:date="2019-05-19T21:06:00Z">
              <w:rPr>
                <w:rFonts w:ascii="CourierNew" w:hAnsi="CourierNew"/>
                <w:sz w:val="14"/>
                <w:szCs w:val="14"/>
              </w:rPr>
            </w:rPrChange>
          </w:rPr>
          <w:t>&lt;</w:t>
        </w:r>
        <w:proofErr w:type="spellStart"/>
        <w:r w:rsidRPr="007A4787">
          <w:rPr>
            <w:rFonts w:ascii="CourierNew" w:hAnsi="CourierNew"/>
            <w:sz w:val="20"/>
            <w:szCs w:val="20"/>
            <w:lang w:val="en-US"/>
            <w:rPrChange w:id="3617" w:author="Utente di Microsoft Office" w:date="2019-05-19T21:06:00Z">
              <w:rPr>
                <w:rFonts w:ascii="CourierNew" w:hAnsi="CourierNew"/>
                <w:sz w:val="14"/>
                <w:szCs w:val="14"/>
              </w:rPr>
            </w:rPrChange>
          </w:rPr>
          <w:t>owl:AllDifferent</w:t>
        </w:r>
        <w:proofErr w:type="spellEnd"/>
        <w:r w:rsidRPr="007A4787">
          <w:rPr>
            <w:rFonts w:ascii="CourierNew" w:hAnsi="CourierNew"/>
            <w:sz w:val="20"/>
            <w:szCs w:val="20"/>
            <w:lang w:val="en-US"/>
            <w:rPrChange w:id="3618" w:author="Utente di Microsoft Office" w:date="2019-05-19T21:06:00Z">
              <w:rPr>
                <w:rFonts w:ascii="CourierNew" w:hAnsi="CourierNew"/>
                <w:sz w:val="14"/>
                <w:szCs w:val="14"/>
              </w:rPr>
            </w:rPrChange>
          </w:rPr>
          <w:t>&gt;</w:t>
        </w:r>
        <w:r w:rsidRPr="007A4787">
          <w:rPr>
            <w:rFonts w:ascii="CourierNew" w:hAnsi="CourierNew"/>
            <w:sz w:val="20"/>
            <w:szCs w:val="20"/>
            <w:lang w:val="en-US"/>
            <w:rPrChange w:id="3619" w:author="Utente di Microsoft Office" w:date="2019-05-19T21:06:00Z">
              <w:rPr>
                <w:rFonts w:ascii="CourierNew" w:hAnsi="CourierNew"/>
                <w:sz w:val="14"/>
                <w:szCs w:val="14"/>
              </w:rPr>
            </w:rPrChange>
          </w:rPr>
          <w:br/>
          <w:t>&lt;</w:t>
        </w:r>
        <w:proofErr w:type="spellStart"/>
        <w:r w:rsidRPr="007A4787">
          <w:rPr>
            <w:rFonts w:ascii="CourierNew" w:hAnsi="CourierNew"/>
            <w:sz w:val="20"/>
            <w:szCs w:val="20"/>
            <w:lang w:val="en-US"/>
            <w:rPrChange w:id="3620" w:author="Utente di Microsoft Office" w:date="2019-05-19T21:06:00Z">
              <w:rPr>
                <w:rFonts w:ascii="CourierNew" w:hAnsi="CourierNew"/>
                <w:sz w:val="14"/>
                <w:szCs w:val="14"/>
              </w:rPr>
            </w:rPrChange>
          </w:rPr>
          <w:t>owl:distinctMembers</w:t>
        </w:r>
        <w:proofErr w:type="spellEnd"/>
        <w:r w:rsidRPr="007A4787">
          <w:rPr>
            <w:rFonts w:ascii="CourierNew" w:hAnsi="CourierNew"/>
            <w:sz w:val="20"/>
            <w:szCs w:val="20"/>
            <w:lang w:val="en-US"/>
            <w:rPrChange w:id="3621" w:author="Utente di Microsoft Office" w:date="2019-05-19T21:06:00Z">
              <w:rPr>
                <w:rFonts w:ascii="CourierNew" w:hAnsi="CourierNew"/>
                <w:sz w:val="14"/>
                <w:szCs w:val="14"/>
              </w:rPr>
            </w:rPrChange>
          </w:rPr>
          <w:t xml:space="preserve"> </w:t>
        </w:r>
        <w:proofErr w:type="spellStart"/>
        <w:r w:rsidRPr="007A4787">
          <w:rPr>
            <w:rFonts w:ascii="CourierNew" w:hAnsi="CourierNew"/>
            <w:sz w:val="20"/>
            <w:szCs w:val="20"/>
            <w:lang w:val="en-US"/>
            <w:rPrChange w:id="3622" w:author="Utente di Microsoft Office" w:date="2019-05-19T21:06:00Z">
              <w:rPr>
                <w:rFonts w:ascii="CourierNew" w:hAnsi="CourierNew"/>
                <w:sz w:val="14"/>
                <w:szCs w:val="14"/>
              </w:rPr>
            </w:rPrChange>
          </w:rPr>
          <w:t>rdf:parseType</w:t>
        </w:r>
        <w:proofErr w:type="spellEnd"/>
        <w:r w:rsidRPr="007A4787">
          <w:rPr>
            <w:rFonts w:ascii="CourierNew" w:hAnsi="CourierNew"/>
            <w:sz w:val="20"/>
            <w:szCs w:val="20"/>
            <w:lang w:val="en-US"/>
            <w:rPrChange w:id="3623" w:author="Utente di Microsoft Office" w:date="2019-05-19T21:06:00Z">
              <w:rPr>
                <w:rFonts w:ascii="CourierNew" w:hAnsi="CourierNew"/>
                <w:sz w:val="14"/>
                <w:szCs w:val="14"/>
              </w:rPr>
            </w:rPrChange>
          </w:rPr>
          <w:t xml:space="preserve">="Collection"&gt; </w:t>
        </w:r>
      </w:ins>
    </w:p>
    <w:p w14:paraId="0349EB09" w14:textId="692372BA" w:rsidR="007A4787" w:rsidRPr="007A4787" w:rsidRDefault="007A4787" w:rsidP="007A4787">
      <w:pPr>
        <w:shd w:val="clear" w:color="auto" w:fill="FFFFFF"/>
        <w:spacing w:before="100" w:beforeAutospacing="1" w:after="100" w:afterAutospacing="1"/>
        <w:rPr>
          <w:ins w:id="3624" w:author="Utente di Microsoft Office" w:date="2019-05-19T21:05:00Z"/>
          <w:rFonts w:ascii="CourierNew" w:hAnsi="CourierNew"/>
          <w:sz w:val="20"/>
          <w:szCs w:val="20"/>
          <w:lang w:val="en-US"/>
          <w:rPrChange w:id="3625" w:author="Utente di Microsoft Office" w:date="2019-05-19T21:06:00Z">
            <w:rPr>
              <w:ins w:id="3626" w:author="Utente di Microsoft Office" w:date="2019-05-19T21:05:00Z"/>
              <w:rFonts w:ascii="CourierNew" w:hAnsi="CourierNew"/>
              <w:sz w:val="14"/>
              <w:szCs w:val="14"/>
              <w:lang w:val="en-US"/>
            </w:rPr>
          </w:rPrChange>
        </w:rPr>
      </w:pPr>
      <w:ins w:id="3627" w:author="Utente di Microsoft Office" w:date="2019-05-19T21:05:00Z">
        <w:r w:rsidRPr="007A4787">
          <w:rPr>
            <w:rFonts w:ascii="CourierNew" w:hAnsi="CourierNew"/>
            <w:sz w:val="20"/>
            <w:szCs w:val="20"/>
            <w:lang w:val="en-US"/>
            <w:rPrChange w:id="3628" w:author="Utente di Microsoft Office" w:date="2019-05-19T21:06:00Z">
              <w:rPr>
                <w:rFonts w:ascii="CourierNew" w:hAnsi="CourierNew"/>
                <w:sz w:val="14"/>
                <w:szCs w:val="14"/>
                <w:lang w:val="en-US"/>
              </w:rPr>
            </w:rPrChange>
          </w:rPr>
          <w:tab/>
        </w:r>
        <w:r w:rsidRPr="007A4787">
          <w:rPr>
            <w:rFonts w:ascii="CourierNew" w:hAnsi="CourierNew"/>
            <w:sz w:val="20"/>
            <w:szCs w:val="20"/>
            <w:lang w:val="en-US"/>
            <w:rPrChange w:id="3629" w:author="Utente di Microsoft Office" w:date="2019-05-19T21:06:00Z">
              <w:rPr>
                <w:rFonts w:ascii="CourierNew" w:hAnsi="CourierNew"/>
                <w:sz w:val="14"/>
                <w:szCs w:val="14"/>
              </w:rPr>
            </w:rPrChange>
          </w:rPr>
          <w:t>&lt;</w:t>
        </w:r>
      </w:ins>
      <w:proofErr w:type="spellStart"/>
      <w:ins w:id="3630" w:author="Utente di Microsoft Office" w:date="2019-05-19T21:07:00Z">
        <w:r>
          <w:rPr>
            <w:rFonts w:ascii="CourierNew" w:hAnsi="CourierNew"/>
            <w:sz w:val="20"/>
            <w:szCs w:val="20"/>
            <w:lang w:val="en-US"/>
          </w:rPr>
          <w:t>lib</w:t>
        </w:r>
      </w:ins>
      <w:ins w:id="3631" w:author="Utente di Microsoft Office" w:date="2019-05-19T21:05:00Z">
        <w:r w:rsidRPr="007A4787">
          <w:rPr>
            <w:rFonts w:ascii="CourierNew" w:hAnsi="CourierNew"/>
            <w:sz w:val="20"/>
            <w:szCs w:val="20"/>
            <w:lang w:val="en-US"/>
            <w:rPrChange w:id="3632" w:author="Utente di Microsoft Office" w:date="2019-05-19T21:06:00Z">
              <w:rPr>
                <w:rFonts w:ascii="CourierNew" w:hAnsi="CourierNew"/>
                <w:sz w:val="14"/>
                <w:szCs w:val="14"/>
              </w:rPr>
            </w:rPrChange>
          </w:rPr>
          <w:t>:</w:t>
        </w:r>
      </w:ins>
      <w:ins w:id="3633" w:author="Utente di Microsoft Office" w:date="2019-05-19T21:07:00Z">
        <w:r>
          <w:rPr>
            <w:rFonts w:ascii="CourierNew" w:hAnsi="CourierNew"/>
            <w:sz w:val="20"/>
            <w:szCs w:val="20"/>
            <w:lang w:val="en-US"/>
          </w:rPr>
          <w:t>BookType</w:t>
        </w:r>
      </w:ins>
      <w:proofErr w:type="spellEnd"/>
      <w:ins w:id="3634" w:author="Utente di Microsoft Office" w:date="2019-05-19T21:05:00Z">
        <w:r w:rsidRPr="007A4787">
          <w:rPr>
            <w:rFonts w:ascii="CourierNew" w:hAnsi="CourierNew"/>
            <w:sz w:val="20"/>
            <w:szCs w:val="20"/>
            <w:lang w:val="en-US"/>
            <w:rPrChange w:id="3635" w:author="Utente di Microsoft Office" w:date="2019-05-19T21:06:00Z">
              <w:rPr>
                <w:rFonts w:ascii="CourierNew" w:hAnsi="CourierNew"/>
                <w:sz w:val="14"/>
                <w:szCs w:val="14"/>
              </w:rPr>
            </w:rPrChange>
          </w:rPr>
          <w:t xml:space="preserve"> </w:t>
        </w:r>
        <w:proofErr w:type="spellStart"/>
        <w:r w:rsidRPr="007A4787">
          <w:rPr>
            <w:rFonts w:ascii="CourierNew" w:hAnsi="CourierNew"/>
            <w:sz w:val="20"/>
            <w:szCs w:val="20"/>
            <w:lang w:val="en-US"/>
            <w:rPrChange w:id="3636" w:author="Utente di Microsoft Office" w:date="2019-05-19T21:06:00Z">
              <w:rPr>
                <w:rFonts w:ascii="CourierNew" w:hAnsi="CourierNew"/>
                <w:sz w:val="14"/>
                <w:szCs w:val="14"/>
              </w:rPr>
            </w:rPrChange>
          </w:rPr>
          <w:t>rdf:about</w:t>
        </w:r>
        <w:proofErr w:type="spellEnd"/>
        <w:r w:rsidRPr="007A4787">
          <w:rPr>
            <w:rFonts w:ascii="CourierNew" w:hAnsi="CourierNew"/>
            <w:sz w:val="20"/>
            <w:szCs w:val="20"/>
            <w:lang w:val="en-US"/>
            <w:rPrChange w:id="3637" w:author="Utente di Microsoft Office" w:date="2019-05-19T21:06:00Z">
              <w:rPr>
                <w:rFonts w:ascii="CourierNew" w:hAnsi="CourierNew"/>
                <w:sz w:val="14"/>
                <w:szCs w:val="14"/>
              </w:rPr>
            </w:rPrChange>
          </w:rPr>
          <w:t>="#</w:t>
        </w:r>
      </w:ins>
      <w:ins w:id="3638" w:author="Utente di Microsoft Office" w:date="2019-05-19T21:07:00Z">
        <w:r>
          <w:rPr>
            <w:rFonts w:ascii="CourierNew" w:hAnsi="CourierNew"/>
            <w:sz w:val="20"/>
            <w:szCs w:val="20"/>
            <w:lang w:val="en-US"/>
          </w:rPr>
          <w:t>Yellow</w:t>
        </w:r>
      </w:ins>
      <w:ins w:id="3639" w:author="Utente di Microsoft Office" w:date="2019-05-19T21:05:00Z">
        <w:r w:rsidRPr="007A4787">
          <w:rPr>
            <w:rFonts w:ascii="CourierNew" w:hAnsi="CourierNew"/>
            <w:sz w:val="20"/>
            <w:szCs w:val="20"/>
            <w:lang w:val="en-US"/>
            <w:rPrChange w:id="3640" w:author="Utente di Microsoft Office" w:date="2019-05-19T21:06:00Z">
              <w:rPr>
                <w:rFonts w:ascii="CourierNew" w:hAnsi="CourierNew"/>
                <w:sz w:val="14"/>
                <w:szCs w:val="14"/>
              </w:rPr>
            </w:rPrChange>
          </w:rPr>
          <w:t xml:space="preserve">" /&gt; </w:t>
        </w:r>
      </w:ins>
    </w:p>
    <w:p w14:paraId="00F3574F" w14:textId="252B0568" w:rsidR="007A4787" w:rsidRPr="007A4787" w:rsidRDefault="007A4787" w:rsidP="007A4787">
      <w:pPr>
        <w:shd w:val="clear" w:color="auto" w:fill="FFFFFF"/>
        <w:spacing w:before="100" w:beforeAutospacing="1" w:after="100" w:afterAutospacing="1"/>
        <w:rPr>
          <w:ins w:id="3641" w:author="Utente di Microsoft Office" w:date="2019-05-19T21:05:00Z"/>
          <w:rFonts w:ascii="CourierNew" w:hAnsi="CourierNew"/>
          <w:sz w:val="20"/>
          <w:szCs w:val="20"/>
          <w:lang w:val="en-US"/>
          <w:rPrChange w:id="3642" w:author="Utente di Microsoft Office" w:date="2019-05-19T21:06:00Z">
            <w:rPr>
              <w:ins w:id="3643" w:author="Utente di Microsoft Office" w:date="2019-05-19T21:05:00Z"/>
              <w:rFonts w:ascii="CourierNew" w:hAnsi="CourierNew"/>
              <w:sz w:val="14"/>
              <w:szCs w:val="14"/>
              <w:lang w:val="en-US"/>
            </w:rPr>
          </w:rPrChange>
        </w:rPr>
      </w:pPr>
      <w:ins w:id="3644" w:author="Utente di Microsoft Office" w:date="2019-05-19T21:06:00Z">
        <w:r w:rsidRPr="007A4787">
          <w:rPr>
            <w:rFonts w:ascii="CourierNew" w:hAnsi="CourierNew"/>
            <w:sz w:val="20"/>
            <w:szCs w:val="20"/>
            <w:lang w:val="en-US"/>
            <w:rPrChange w:id="3645" w:author="Utente di Microsoft Office" w:date="2019-05-19T21:06:00Z">
              <w:rPr>
                <w:rFonts w:ascii="CourierNew" w:hAnsi="CourierNew"/>
                <w:sz w:val="14"/>
                <w:szCs w:val="14"/>
                <w:lang w:val="en-US"/>
              </w:rPr>
            </w:rPrChange>
          </w:rPr>
          <w:tab/>
        </w:r>
      </w:ins>
      <w:ins w:id="3646" w:author="Utente di Microsoft Office" w:date="2019-05-19T21:05:00Z">
        <w:r w:rsidRPr="007A4787">
          <w:rPr>
            <w:rFonts w:ascii="CourierNew" w:hAnsi="CourierNew"/>
            <w:sz w:val="20"/>
            <w:szCs w:val="20"/>
            <w:lang w:val="en-US"/>
            <w:rPrChange w:id="3647" w:author="Utente di Microsoft Office" w:date="2019-05-19T21:06:00Z">
              <w:rPr>
                <w:rFonts w:ascii="CourierNew" w:hAnsi="CourierNew"/>
                <w:sz w:val="14"/>
                <w:szCs w:val="14"/>
              </w:rPr>
            </w:rPrChange>
          </w:rPr>
          <w:t>&lt;</w:t>
        </w:r>
      </w:ins>
      <w:proofErr w:type="spellStart"/>
      <w:ins w:id="3648" w:author="Utente di Microsoft Office" w:date="2019-05-19T21:07:00Z">
        <w:r>
          <w:rPr>
            <w:rFonts w:ascii="CourierNew" w:hAnsi="CourierNew"/>
            <w:sz w:val="20"/>
            <w:szCs w:val="20"/>
            <w:lang w:val="en-US"/>
          </w:rPr>
          <w:t>lib</w:t>
        </w:r>
        <w:r w:rsidRPr="00C81382">
          <w:rPr>
            <w:rFonts w:ascii="CourierNew" w:hAnsi="CourierNew"/>
            <w:sz w:val="20"/>
            <w:szCs w:val="20"/>
            <w:lang w:val="en-US"/>
          </w:rPr>
          <w:t>:</w:t>
        </w:r>
        <w:r>
          <w:rPr>
            <w:rFonts w:ascii="CourierNew" w:hAnsi="CourierNew"/>
            <w:sz w:val="20"/>
            <w:szCs w:val="20"/>
            <w:lang w:val="en-US"/>
          </w:rPr>
          <w:t>BookType</w:t>
        </w:r>
        <w:proofErr w:type="spellEnd"/>
        <w:r w:rsidRPr="00C81382">
          <w:rPr>
            <w:rFonts w:ascii="CourierNew" w:hAnsi="CourierNew"/>
            <w:sz w:val="20"/>
            <w:szCs w:val="20"/>
            <w:lang w:val="en-US"/>
          </w:rPr>
          <w:t xml:space="preserve"> </w:t>
        </w:r>
      </w:ins>
      <w:proofErr w:type="spellStart"/>
      <w:ins w:id="3649" w:author="Utente di Microsoft Office" w:date="2019-05-19T21:05:00Z">
        <w:r w:rsidRPr="007A4787">
          <w:rPr>
            <w:rFonts w:ascii="CourierNew" w:hAnsi="CourierNew"/>
            <w:sz w:val="20"/>
            <w:szCs w:val="20"/>
            <w:lang w:val="en-US"/>
            <w:rPrChange w:id="3650" w:author="Utente di Microsoft Office" w:date="2019-05-19T21:06:00Z">
              <w:rPr>
                <w:rFonts w:ascii="CourierNew" w:hAnsi="CourierNew"/>
                <w:sz w:val="14"/>
                <w:szCs w:val="14"/>
              </w:rPr>
            </w:rPrChange>
          </w:rPr>
          <w:t>rdf:about</w:t>
        </w:r>
        <w:proofErr w:type="spellEnd"/>
        <w:r w:rsidRPr="007A4787">
          <w:rPr>
            <w:rFonts w:ascii="CourierNew" w:hAnsi="CourierNew"/>
            <w:sz w:val="20"/>
            <w:szCs w:val="20"/>
            <w:lang w:val="en-US"/>
            <w:rPrChange w:id="3651" w:author="Utente di Microsoft Office" w:date="2019-05-19T21:06:00Z">
              <w:rPr>
                <w:rFonts w:ascii="CourierNew" w:hAnsi="CourierNew"/>
                <w:sz w:val="14"/>
                <w:szCs w:val="14"/>
              </w:rPr>
            </w:rPrChange>
          </w:rPr>
          <w:t>="#</w:t>
        </w:r>
      </w:ins>
      <w:ins w:id="3652" w:author="Utente di Microsoft Office" w:date="2019-05-19T21:08:00Z">
        <w:r>
          <w:rPr>
            <w:rFonts w:ascii="CourierNew" w:hAnsi="CourierNew"/>
            <w:sz w:val="20"/>
            <w:szCs w:val="20"/>
            <w:lang w:val="en-US"/>
          </w:rPr>
          <w:t>Mathematic</w:t>
        </w:r>
      </w:ins>
      <w:ins w:id="3653" w:author="Utente di Microsoft Office" w:date="2019-05-19T21:05:00Z">
        <w:r w:rsidRPr="007A4787">
          <w:rPr>
            <w:rFonts w:ascii="CourierNew" w:hAnsi="CourierNew"/>
            <w:sz w:val="20"/>
            <w:szCs w:val="20"/>
            <w:lang w:val="en-US"/>
            <w:rPrChange w:id="3654" w:author="Utente di Microsoft Office" w:date="2019-05-19T21:06:00Z">
              <w:rPr>
                <w:rFonts w:ascii="CourierNew" w:hAnsi="CourierNew"/>
                <w:sz w:val="14"/>
                <w:szCs w:val="14"/>
              </w:rPr>
            </w:rPrChange>
          </w:rPr>
          <w:t xml:space="preserve">" /&gt; </w:t>
        </w:r>
      </w:ins>
    </w:p>
    <w:p w14:paraId="1826D800" w14:textId="32EA3F2C" w:rsidR="007A4787" w:rsidRPr="007A4787" w:rsidRDefault="007A4787" w:rsidP="007A4787">
      <w:pPr>
        <w:shd w:val="clear" w:color="auto" w:fill="FFFFFF"/>
        <w:spacing w:before="100" w:beforeAutospacing="1" w:after="100" w:afterAutospacing="1"/>
        <w:rPr>
          <w:ins w:id="3655" w:author="Utente di Microsoft Office" w:date="2019-05-19T21:05:00Z"/>
          <w:rFonts w:ascii="CourierNew" w:hAnsi="CourierNew"/>
          <w:sz w:val="20"/>
          <w:szCs w:val="20"/>
          <w:lang w:val="en-US"/>
          <w:rPrChange w:id="3656" w:author="Utente di Microsoft Office" w:date="2019-05-19T21:06:00Z">
            <w:rPr>
              <w:ins w:id="3657" w:author="Utente di Microsoft Office" w:date="2019-05-19T21:05:00Z"/>
            </w:rPr>
          </w:rPrChange>
        </w:rPr>
      </w:pPr>
      <w:ins w:id="3658" w:author="Utente di Microsoft Office" w:date="2019-05-19T21:06:00Z">
        <w:r w:rsidRPr="007A4787">
          <w:rPr>
            <w:rFonts w:ascii="CourierNew" w:hAnsi="CourierNew"/>
            <w:sz w:val="20"/>
            <w:szCs w:val="20"/>
            <w:lang w:val="en-US"/>
            <w:rPrChange w:id="3659" w:author="Utente di Microsoft Office" w:date="2019-05-19T21:06:00Z">
              <w:rPr>
                <w:rFonts w:ascii="CourierNew" w:hAnsi="CourierNew"/>
                <w:sz w:val="14"/>
                <w:szCs w:val="14"/>
                <w:lang w:val="en-US"/>
              </w:rPr>
            </w:rPrChange>
          </w:rPr>
          <w:tab/>
        </w:r>
      </w:ins>
      <w:ins w:id="3660" w:author="Utente di Microsoft Office" w:date="2019-05-19T21:05:00Z">
        <w:r w:rsidRPr="007A4787">
          <w:rPr>
            <w:rFonts w:ascii="CourierNew" w:hAnsi="CourierNew"/>
            <w:sz w:val="20"/>
            <w:szCs w:val="20"/>
            <w:lang w:val="en-US"/>
            <w:rPrChange w:id="3661" w:author="Utente di Microsoft Office" w:date="2019-05-19T21:06:00Z">
              <w:rPr>
                <w:rFonts w:ascii="CourierNew" w:hAnsi="CourierNew"/>
                <w:sz w:val="14"/>
                <w:szCs w:val="14"/>
              </w:rPr>
            </w:rPrChange>
          </w:rPr>
          <w:t>&lt;</w:t>
        </w:r>
      </w:ins>
      <w:proofErr w:type="spellStart"/>
      <w:ins w:id="3662" w:author="Utente di Microsoft Office" w:date="2019-05-19T21:07:00Z">
        <w:r>
          <w:rPr>
            <w:rFonts w:ascii="CourierNew" w:hAnsi="CourierNew"/>
            <w:sz w:val="20"/>
            <w:szCs w:val="20"/>
            <w:lang w:val="en-US"/>
          </w:rPr>
          <w:t>lib</w:t>
        </w:r>
        <w:r w:rsidRPr="00C81382">
          <w:rPr>
            <w:rFonts w:ascii="CourierNew" w:hAnsi="CourierNew"/>
            <w:sz w:val="20"/>
            <w:szCs w:val="20"/>
            <w:lang w:val="en-US"/>
          </w:rPr>
          <w:t>:</w:t>
        </w:r>
        <w:r>
          <w:rPr>
            <w:rFonts w:ascii="CourierNew" w:hAnsi="CourierNew"/>
            <w:sz w:val="20"/>
            <w:szCs w:val="20"/>
            <w:lang w:val="en-US"/>
          </w:rPr>
          <w:t>BookType</w:t>
        </w:r>
        <w:proofErr w:type="spellEnd"/>
        <w:r w:rsidRPr="00C81382">
          <w:rPr>
            <w:rFonts w:ascii="CourierNew" w:hAnsi="CourierNew"/>
            <w:sz w:val="20"/>
            <w:szCs w:val="20"/>
            <w:lang w:val="en-US"/>
          </w:rPr>
          <w:t xml:space="preserve"> </w:t>
        </w:r>
      </w:ins>
      <w:proofErr w:type="spellStart"/>
      <w:ins w:id="3663" w:author="Utente di Microsoft Office" w:date="2019-05-19T21:05:00Z">
        <w:r w:rsidRPr="007A4787">
          <w:rPr>
            <w:rFonts w:ascii="CourierNew" w:hAnsi="CourierNew"/>
            <w:sz w:val="20"/>
            <w:szCs w:val="20"/>
            <w:lang w:val="en-US"/>
            <w:rPrChange w:id="3664" w:author="Utente di Microsoft Office" w:date="2019-05-19T21:06:00Z">
              <w:rPr>
                <w:rFonts w:ascii="CourierNew" w:hAnsi="CourierNew"/>
                <w:sz w:val="14"/>
                <w:szCs w:val="14"/>
              </w:rPr>
            </w:rPrChange>
          </w:rPr>
          <w:t>rdf:about</w:t>
        </w:r>
        <w:proofErr w:type="spellEnd"/>
        <w:r w:rsidRPr="007A4787">
          <w:rPr>
            <w:rFonts w:ascii="CourierNew" w:hAnsi="CourierNew"/>
            <w:sz w:val="20"/>
            <w:szCs w:val="20"/>
            <w:lang w:val="en-US"/>
            <w:rPrChange w:id="3665" w:author="Utente di Microsoft Office" w:date="2019-05-19T21:06:00Z">
              <w:rPr>
                <w:rFonts w:ascii="CourierNew" w:hAnsi="CourierNew"/>
                <w:sz w:val="14"/>
                <w:szCs w:val="14"/>
              </w:rPr>
            </w:rPrChange>
          </w:rPr>
          <w:t>="#</w:t>
        </w:r>
      </w:ins>
      <w:ins w:id="3666" w:author="Utente di Microsoft Office" w:date="2019-05-19T21:08:00Z">
        <w:r>
          <w:rPr>
            <w:rFonts w:ascii="CourierNew" w:hAnsi="CourierNew"/>
            <w:sz w:val="20"/>
            <w:szCs w:val="20"/>
            <w:lang w:val="en-US"/>
          </w:rPr>
          <w:t>Adventure</w:t>
        </w:r>
      </w:ins>
      <w:ins w:id="3667" w:author="Utente di Microsoft Office" w:date="2019-05-19T21:05:00Z">
        <w:r w:rsidRPr="007A4787">
          <w:rPr>
            <w:rFonts w:ascii="CourierNew" w:hAnsi="CourierNew"/>
            <w:sz w:val="20"/>
            <w:szCs w:val="20"/>
            <w:lang w:val="en-US"/>
            <w:rPrChange w:id="3668" w:author="Utente di Microsoft Office" w:date="2019-05-19T21:06:00Z">
              <w:rPr>
                <w:rFonts w:ascii="CourierNew" w:hAnsi="CourierNew"/>
                <w:sz w:val="14"/>
                <w:szCs w:val="14"/>
              </w:rPr>
            </w:rPrChange>
          </w:rPr>
          <w:t xml:space="preserve">" /&gt; </w:t>
        </w:r>
      </w:ins>
    </w:p>
    <w:p w14:paraId="393A0225" w14:textId="77777777" w:rsidR="007A4787" w:rsidRPr="00070976" w:rsidRDefault="007A4787" w:rsidP="007A4787">
      <w:pPr>
        <w:shd w:val="clear" w:color="auto" w:fill="FFFFFF"/>
        <w:spacing w:before="100" w:beforeAutospacing="1" w:after="100" w:afterAutospacing="1"/>
        <w:rPr>
          <w:ins w:id="3669" w:author="Utente di Microsoft Office" w:date="2019-05-19T21:06:00Z"/>
          <w:rFonts w:ascii="CourierNew" w:hAnsi="CourierNew"/>
          <w:sz w:val="20"/>
          <w:szCs w:val="20"/>
          <w:rPrChange w:id="3670" w:author="Utente di Microsoft Office" w:date="2019-05-20T06:42:00Z">
            <w:rPr>
              <w:ins w:id="3671" w:author="Utente di Microsoft Office" w:date="2019-05-19T21:06:00Z"/>
              <w:rFonts w:ascii="CourierNew" w:hAnsi="CourierNew"/>
              <w:sz w:val="14"/>
              <w:szCs w:val="14"/>
            </w:rPr>
          </w:rPrChange>
        </w:rPr>
      </w:pPr>
      <w:ins w:id="3672" w:author="Utente di Microsoft Office" w:date="2019-05-19T21:05:00Z">
        <w:r w:rsidRPr="00070976">
          <w:rPr>
            <w:rFonts w:ascii="CourierNew" w:hAnsi="CourierNew"/>
            <w:sz w:val="20"/>
            <w:szCs w:val="20"/>
            <w:rPrChange w:id="3673" w:author="Utente di Microsoft Office" w:date="2019-05-20T06:42:00Z">
              <w:rPr>
                <w:rFonts w:ascii="CourierNew" w:hAnsi="CourierNew"/>
                <w:sz w:val="14"/>
                <w:szCs w:val="14"/>
              </w:rPr>
            </w:rPrChange>
          </w:rPr>
          <w:t>&lt;/</w:t>
        </w:r>
        <w:proofErr w:type="spellStart"/>
        <w:r w:rsidRPr="00070976">
          <w:rPr>
            <w:rFonts w:ascii="CourierNew" w:hAnsi="CourierNew"/>
            <w:sz w:val="20"/>
            <w:szCs w:val="20"/>
            <w:rPrChange w:id="3674" w:author="Utente di Microsoft Office" w:date="2019-05-20T06:42:00Z">
              <w:rPr>
                <w:rFonts w:ascii="CourierNew" w:hAnsi="CourierNew"/>
                <w:sz w:val="14"/>
                <w:szCs w:val="14"/>
              </w:rPr>
            </w:rPrChange>
          </w:rPr>
          <w:t>owl:distinctMembers</w:t>
        </w:r>
        <w:proofErr w:type="spellEnd"/>
        <w:r w:rsidRPr="00070976">
          <w:rPr>
            <w:rFonts w:ascii="CourierNew" w:hAnsi="CourierNew"/>
            <w:sz w:val="20"/>
            <w:szCs w:val="20"/>
            <w:rPrChange w:id="3675" w:author="Utente di Microsoft Office" w:date="2019-05-20T06:42:00Z">
              <w:rPr>
                <w:rFonts w:ascii="CourierNew" w:hAnsi="CourierNew"/>
                <w:sz w:val="14"/>
                <w:szCs w:val="14"/>
              </w:rPr>
            </w:rPrChange>
          </w:rPr>
          <w:t xml:space="preserve">&gt; </w:t>
        </w:r>
      </w:ins>
    </w:p>
    <w:p w14:paraId="253923E9" w14:textId="0B28D9D9" w:rsidR="007A4787" w:rsidRPr="007A4787" w:rsidRDefault="007A4787" w:rsidP="007A4787">
      <w:pPr>
        <w:shd w:val="clear" w:color="auto" w:fill="FFFFFF"/>
        <w:spacing w:before="100" w:beforeAutospacing="1" w:after="100" w:afterAutospacing="1"/>
        <w:rPr>
          <w:ins w:id="3676" w:author="Utente di Microsoft Office" w:date="2019-05-19T21:05:00Z"/>
          <w:rFonts w:ascii="CourierNew" w:hAnsi="CourierNew"/>
          <w:sz w:val="20"/>
          <w:szCs w:val="20"/>
          <w:rPrChange w:id="3677" w:author="Utente di Microsoft Office" w:date="2019-05-19T21:08:00Z">
            <w:rPr>
              <w:ins w:id="3678" w:author="Utente di Microsoft Office" w:date="2019-05-19T21:05:00Z"/>
            </w:rPr>
          </w:rPrChange>
        </w:rPr>
      </w:pPr>
      <w:ins w:id="3679" w:author="Utente di Microsoft Office" w:date="2019-05-19T21:05:00Z">
        <w:r w:rsidRPr="007A4787">
          <w:rPr>
            <w:rFonts w:ascii="CourierNew" w:hAnsi="CourierNew"/>
            <w:sz w:val="20"/>
            <w:szCs w:val="20"/>
            <w:rPrChange w:id="3680" w:author="Utente di Microsoft Office" w:date="2019-05-19T21:08:00Z">
              <w:rPr>
                <w:rFonts w:ascii="CourierNew" w:hAnsi="CourierNew"/>
                <w:sz w:val="14"/>
                <w:szCs w:val="14"/>
              </w:rPr>
            </w:rPrChange>
          </w:rPr>
          <w:t>&lt;/</w:t>
        </w:r>
        <w:proofErr w:type="spellStart"/>
        <w:r w:rsidRPr="007A4787">
          <w:rPr>
            <w:rFonts w:ascii="CourierNew" w:hAnsi="CourierNew"/>
            <w:sz w:val="20"/>
            <w:szCs w:val="20"/>
            <w:rPrChange w:id="3681" w:author="Utente di Microsoft Office" w:date="2019-05-19T21:08:00Z">
              <w:rPr>
                <w:rFonts w:ascii="CourierNew" w:hAnsi="CourierNew"/>
                <w:sz w:val="14"/>
                <w:szCs w:val="14"/>
              </w:rPr>
            </w:rPrChange>
          </w:rPr>
          <w:t>owl:AllDifferent</w:t>
        </w:r>
        <w:proofErr w:type="spellEnd"/>
        <w:r w:rsidRPr="007A4787">
          <w:rPr>
            <w:rFonts w:ascii="CourierNew" w:hAnsi="CourierNew"/>
            <w:sz w:val="20"/>
            <w:szCs w:val="20"/>
            <w:rPrChange w:id="3682" w:author="Utente di Microsoft Office" w:date="2019-05-19T21:08:00Z">
              <w:rPr>
                <w:rFonts w:ascii="CourierNew" w:hAnsi="CourierNew"/>
                <w:sz w:val="14"/>
                <w:szCs w:val="14"/>
              </w:rPr>
            </w:rPrChange>
          </w:rPr>
          <w:t xml:space="preserve">&gt; </w:t>
        </w:r>
      </w:ins>
    </w:p>
    <w:p w14:paraId="05698620" w14:textId="659AD068" w:rsidR="003704F7" w:rsidRDefault="007A4787">
      <w:pPr>
        <w:pStyle w:val="NormalWeb"/>
        <w:shd w:val="clear" w:color="auto" w:fill="FFFFFF"/>
        <w:jc w:val="both"/>
        <w:rPr>
          <w:ins w:id="3683" w:author="Utente di Microsoft Office" w:date="2019-05-19T21:09:00Z"/>
          <w:sz w:val="20"/>
          <w:szCs w:val="20"/>
        </w:rPr>
        <w:pPrChange w:id="3684" w:author="Utente di Microsoft Office" w:date="2019-05-19T21:12:00Z">
          <w:pPr>
            <w:pStyle w:val="NormalWeb"/>
            <w:shd w:val="clear" w:color="auto" w:fill="FFFFFF"/>
          </w:pPr>
        </w:pPrChange>
      </w:pPr>
      <w:ins w:id="3685" w:author="Utente di Microsoft Office" w:date="2019-05-19T21:08:00Z">
        <w:r>
          <w:rPr>
            <w:sz w:val="20"/>
            <w:szCs w:val="20"/>
          </w:rPr>
          <w:t xml:space="preserve">In questo modo definiamo come differenti tutti i valori </w:t>
        </w:r>
      </w:ins>
      <w:ins w:id="3686" w:author="Utente di Microsoft Office" w:date="2019-05-19T21:09:00Z">
        <w:r>
          <w:rPr>
            <w:sz w:val="20"/>
            <w:szCs w:val="20"/>
          </w:rPr>
          <w:t xml:space="preserve">di </w:t>
        </w:r>
        <w:proofErr w:type="spellStart"/>
        <w:r>
          <w:rPr>
            <w:sz w:val="20"/>
            <w:szCs w:val="20"/>
          </w:rPr>
          <w:t>BookType</w:t>
        </w:r>
        <w:proofErr w:type="spellEnd"/>
        <w:r>
          <w:rPr>
            <w:sz w:val="20"/>
            <w:szCs w:val="20"/>
          </w:rPr>
          <w:t xml:space="preserve"> all’interno della </w:t>
        </w:r>
        <w:proofErr w:type="spellStart"/>
        <w:r>
          <w:rPr>
            <w:sz w:val="20"/>
            <w:szCs w:val="20"/>
          </w:rPr>
          <w:t>collection</w:t>
        </w:r>
        <w:proofErr w:type="spellEnd"/>
        <w:r>
          <w:rPr>
            <w:sz w:val="20"/>
            <w:szCs w:val="20"/>
          </w:rPr>
          <w:t>.</w:t>
        </w:r>
      </w:ins>
    </w:p>
    <w:p w14:paraId="7F3A22C2" w14:textId="5D5FEB79" w:rsidR="000D598E" w:rsidRPr="0062184C" w:rsidRDefault="000D598E">
      <w:pPr>
        <w:pStyle w:val="NormalWeb"/>
        <w:shd w:val="clear" w:color="auto" w:fill="FFFFFF"/>
        <w:jc w:val="both"/>
        <w:rPr>
          <w:ins w:id="3687" w:author="Utente di Microsoft Office" w:date="2019-05-19T20:45:00Z"/>
          <w:sz w:val="20"/>
          <w:szCs w:val="20"/>
          <w:rPrChange w:id="3688" w:author="Utente di Microsoft Office" w:date="2019-05-19T21:02:00Z">
            <w:rPr>
              <w:ins w:id="3689" w:author="Utente di Microsoft Office" w:date="2019-05-19T20:45:00Z"/>
            </w:rPr>
          </w:rPrChange>
        </w:rPr>
        <w:pPrChange w:id="3690" w:author="Utente di Microsoft Office" w:date="2019-05-19T21:12:00Z">
          <w:pPr>
            <w:pStyle w:val="NormalWeb"/>
            <w:shd w:val="clear" w:color="auto" w:fill="FFFFFF"/>
          </w:pPr>
        </w:pPrChange>
      </w:pPr>
      <w:proofErr w:type="spellStart"/>
      <w:ins w:id="3691" w:author="Utente di Microsoft Office" w:date="2019-05-19T21:09:00Z">
        <w:r>
          <w:rPr>
            <w:sz w:val="20"/>
            <w:szCs w:val="20"/>
          </w:rPr>
          <w:t>Esitono</w:t>
        </w:r>
        <w:proofErr w:type="spellEnd"/>
        <w:r>
          <w:rPr>
            <w:sz w:val="20"/>
            <w:szCs w:val="20"/>
          </w:rPr>
          <w:t xml:space="preserve"> ancora altri costrutti OWL ma non è lo scopo di questa tesi approfondir</w:t>
        </w:r>
      </w:ins>
      <w:ins w:id="3692" w:author="Utente di Microsoft Office" w:date="2019-05-19T21:10:00Z">
        <w:r>
          <w:rPr>
            <w:sz w:val="20"/>
            <w:szCs w:val="20"/>
          </w:rPr>
          <w:t>e ulteriormente le caratteristiche del linguaggio OWL. Per questo fermiamo la nostra descrizio</w:t>
        </w:r>
      </w:ins>
      <w:ins w:id="3693" w:author="Utente di Microsoft Office" w:date="2019-05-19T21:11:00Z">
        <w:r>
          <w:rPr>
            <w:sz w:val="20"/>
            <w:szCs w:val="20"/>
          </w:rPr>
          <w:t>ne a questo punto.</w:t>
        </w:r>
      </w:ins>
    </w:p>
    <w:p w14:paraId="070B0684" w14:textId="1A87E41B" w:rsidR="00E152B4" w:rsidRPr="00C81382" w:rsidRDefault="00E152B4" w:rsidP="00E15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694" w:author="Utente di Microsoft Office" w:date="2019-05-19T21:11:00Z"/>
          <w:rFonts w:cstheme="minorHAnsi"/>
          <w:color w:val="000000"/>
          <w:sz w:val="22"/>
          <w:szCs w:val="22"/>
        </w:rPr>
      </w:pPr>
      <w:ins w:id="3695" w:author="Utente di Microsoft Office" w:date="2019-05-19T21:11:00Z">
        <w:r>
          <w:rPr>
            <w:rFonts w:cstheme="minorHAnsi"/>
            <w:color w:val="000000"/>
            <w:sz w:val="22"/>
            <w:szCs w:val="22"/>
          </w:rPr>
          <w:t xml:space="preserve">3.5 </w:t>
        </w:r>
        <w:r w:rsidRPr="00C81382">
          <w:rPr>
            <w:rFonts w:cstheme="minorHAnsi"/>
            <w:color w:val="000000"/>
            <w:sz w:val="22"/>
            <w:szCs w:val="22"/>
          </w:rPr>
          <w:t xml:space="preserve">Strumenti per l'editing: </w:t>
        </w:r>
        <w:proofErr w:type="spellStart"/>
        <w:r w:rsidRPr="00C81382">
          <w:rPr>
            <w:rFonts w:cstheme="minorHAnsi"/>
            <w:color w:val="000000"/>
            <w:sz w:val="22"/>
            <w:szCs w:val="22"/>
          </w:rPr>
          <w:t>Proteg</w:t>
        </w:r>
      </w:ins>
      <w:ins w:id="3696" w:author="Utente di Microsoft Office" w:date="2019-05-19T21:16:00Z">
        <w:r w:rsidR="00FA0C02">
          <w:rPr>
            <w:rFonts w:cstheme="minorHAnsi"/>
            <w:color w:val="000000"/>
            <w:sz w:val="22"/>
            <w:szCs w:val="22"/>
          </w:rPr>
          <w:t>é</w:t>
        </w:r>
      </w:ins>
      <w:proofErr w:type="spellEnd"/>
    </w:p>
    <w:p w14:paraId="17D1BF38" w14:textId="6B0118D7" w:rsidR="002F7931" w:rsidRDefault="00FA0C02">
      <w:pPr>
        <w:pStyle w:val="NormalWeb"/>
        <w:jc w:val="both"/>
        <w:rPr>
          <w:ins w:id="3697" w:author="Utente di Microsoft Office" w:date="2019-05-19T21:48:00Z"/>
          <w:sz w:val="20"/>
          <w:szCs w:val="20"/>
        </w:rPr>
      </w:pPr>
      <w:proofErr w:type="spellStart"/>
      <w:ins w:id="3698" w:author="Utente di Microsoft Office" w:date="2019-05-19T21:16:00Z">
        <w:r>
          <w:rPr>
            <w:sz w:val="20"/>
            <w:szCs w:val="20"/>
          </w:rPr>
          <w:t>Protegé</w:t>
        </w:r>
        <w:proofErr w:type="spellEnd"/>
        <w:r>
          <w:rPr>
            <w:sz w:val="20"/>
            <w:szCs w:val="20"/>
          </w:rPr>
          <w:t xml:space="preserve"> è </w:t>
        </w:r>
      </w:ins>
      <w:ins w:id="3699" w:author="Utente di Microsoft Office" w:date="2019-05-19T21:17:00Z">
        <w:r>
          <w:rPr>
            <w:sz w:val="20"/>
            <w:szCs w:val="20"/>
          </w:rPr>
          <w:t xml:space="preserve">uno strumento </w:t>
        </w:r>
        <w:r w:rsidR="00E03E54">
          <w:rPr>
            <w:sz w:val="20"/>
            <w:szCs w:val="20"/>
          </w:rPr>
          <w:t>per l’editing di ontologie sviluppato dall’università di Stanford</w:t>
        </w:r>
        <w:r w:rsidR="00EC4293">
          <w:rPr>
            <w:sz w:val="20"/>
            <w:szCs w:val="20"/>
          </w:rPr>
          <w:t xml:space="preserve"> in California</w:t>
        </w:r>
        <w:r w:rsidR="00E03E54">
          <w:rPr>
            <w:sz w:val="20"/>
            <w:szCs w:val="20"/>
          </w:rPr>
          <w:t>.</w:t>
        </w:r>
        <w:r w:rsidR="00EC4293">
          <w:rPr>
            <w:sz w:val="20"/>
            <w:szCs w:val="20"/>
          </w:rPr>
          <w:t xml:space="preserve"> </w:t>
        </w:r>
      </w:ins>
      <w:ins w:id="3700" w:author="Utente di Microsoft Office" w:date="2019-05-19T21:22:00Z">
        <w:r w:rsidR="009A08FB">
          <w:rPr>
            <w:sz w:val="20"/>
            <w:szCs w:val="20"/>
          </w:rPr>
          <w:t>Costituisce l’alternativa più completa e diffus</w:t>
        </w:r>
      </w:ins>
      <w:ins w:id="3701" w:author="Utente di Microsoft Office" w:date="2019-05-19T21:23:00Z">
        <w:r w:rsidR="009A08FB">
          <w:rPr>
            <w:sz w:val="20"/>
            <w:szCs w:val="20"/>
          </w:rPr>
          <w:t>a per l'implementazione di ontologie. Ed è lo strumento utilizzato per lo sviluppo di questa tesi.</w:t>
        </w:r>
      </w:ins>
    </w:p>
    <w:p w14:paraId="539706D0" w14:textId="77777777" w:rsidR="008E37FD" w:rsidRDefault="008E37FD">
      <w:pPr>
        <w:pStyle w:val="NormalWeb"/>
        <w:jc w:val="both"/>
        <w:rPr>
          <w:ins w:id="3702" w:author="Utente di Microsoft Office" w:date="2019-05-19T21:49:00Z"/>
          <w:sz w:val="20"/>
          <w:szCs w:val="20"/>
        </w:rPr>
      </w:pPr>
    </w:p>
    <w:p w14:paraId="1D7DCC3B" w14:textId="77777777" w:rsidR="008E37FD" w:rsidRDefault="008E37FD">
      <w:pPr>
        <w:pStyle w:val="NormalWeb"/>
        <w:jc w:val="both"/>
        <w:rPr>
          <w:ins w:id="3703" w:author="Utente di Microsoft Office" w:date="2019-05-19T21:49:00Z"/>
          <w:sz w:val="20"/>
          <w:szCs w:val="20"/>
        </w:rPr>
      </w:pPr>
    </w:p>
    <w:p w14:paraId="6252AE1F" w14:textId="77777777" w:rsidR="008E37FD" w:rsidRDefault="008E37FD">
      <w:pPr>
        <w:pStyle w:val="NormalWeb"/>
        <w:jc w:val="both"/>
        <w:rPr>
          <w:ins w:id="3704" w:author="Utente di Microsoft Office" w:date="2019-05-19T21:49:00Z"/>
          <w:sz w:val="20"/>
          <w:szCs w:val="20"/>
        </w:rPr>
      </w:pPr>
    </w:p>
    <w:p w14:paraId="1BEDD25B" w14:textId="77777777" w:rsidR="008E37FD" w:rsidRDefault="008E37FD">
      <w:pPr>
        <w:pStyle w:val="NormalWeb"/>
        <w:jc w:val="both"/>
        <w:rPr>
          <w:ins w:id="3705" w:author="Utente di Microsoft Office" w:date="2019-05-19T21:49:00Z"/>
          <w:sz w:val="20"/>
          <w:szCs w:val="20"/>
        </w:rPr>
      </w:pPr>
    </w:p>
    <w:p w14:paraId="0FCC9052" w14:textId="77777777" w:rsidR="008E37FD" w:rsidRDefault="008E37FD">
      <w:pPr>
        <w:pStyle w:val="NormalWeb"/>
        <w:jc w:val="both"/>
        <w:rPr>
          <w:ins w:id="3706" w:author="Utente di Microsoft Office" w:date="2019-05-19T21:49:00Z"/>
          <w:sz w:val="20"/>
          <w:szCs w:val="20"/>
        </w:rPr>
      </w:pPr>
    </w:p>
    <w:p w14:paraId="2422E479" w14:textId="35C946AC" w:rsidR="001B56FD" w:rsidRDefault="008E37FD">
      <w:pPr>
        <w:pStyle w:val="NormalWeb"/>
        <w:jc w:val="both"/>
        <w:rPr>
          <w:ins w:id="3707" w:author="Utente di Microsoft Office" w:date="2019-05-19T21:49:00Z"/>
          <w:sz w:val="20"/>
          <w:szCs w:val="20"/>
        </w:rPr>
      </w:pPr>
      <w:ins w:id="3708" w:author="Utente di Microsoft Office" w:date="2019-05-19T21:48:00Z">
        <w:r>
          <w:rPr>
            <w:sz w:val="20"/>
            <w:szCs w:val="20"/>
          </w:rPr>
          <w:lastRenderedPageBreak/>
          <w:t>Ini</w:t>
        </w:r>
      </w:ins>
      <w:ins w:id="3709" w:author="Utente di Microsoft Office" w:date="2019-05-19T21:49:00Z">
        <w:r>
          <w:rPr>
            <w:sz w:val="20"/>
            <w:szCs w:val="20"/>
          </w:rPr>
          <w:t xml:space="preserve">ziamo la nostra analisi di </w:t>
        </w:r>
        <w:proofErr w:type="spellStart"/>
        <w:r>
          <w:rPr>
            <w:sz w:val="20"/>
            <w:szCs w:val="20"/>
          </w:rPr>
          <w:t>Protegé</w:t>
        </w:r>
        <w:proofErr w:type="spellEnd"/>
        <w:r>
          <w:rPr>
            <w:sz w:val="20"/>
            <w:szCs w:val="20"/>
          </w:rPr>
          <w:t xml:space="preserve"> andando a vedere cosa ci viene proposto nella schermata iniziale:</w:t>
        </w:r>
      </w:ins>
    </w:p>
    <w:p w14:paraId="32C2BF53" w14:textId="538C63FA" w:rsidR="008E37FD" w:rsidRPr="005201FC" w:rsidRDefault="00E2344E">
      <w:pPr>
        <w:pStyle w:val="NormalWeb"/>
        <w:jc w:val="center"/>
        <w:rPr>
          <w:ins w:id="3710" w:author="Utente di Microsoft Office" w:date="2019-05-19T11:19:00Z"/>
          <w:sz w:val="20"/>
          <w:szCs w:val="20"/>
          <w:rPrChange w:id="3711" w:author="Utente di Microsoft Office" w:date="2019-05-19T11:53:00Z">
            <w:rPr>
              <w:ins w:id="3712" w:author="Utente di Microsoft Office" w:date="2019-05-19T11:19:00Z"/>
            </w:rPr>
          </w:rPrChange>
        </w:rPr>
        <w:pPrChange w:id="3713" w:author="Utente di Microsoft Office" w:date="2019-05-19T22:04:00Z">
          <w:pPr>
            <w:pStyle w:val="NormalWeb"/>
            <w:shd w:val="clear" w:color="auto" w:fill="FFFFFF"/>
          </w:pPr>
        </w:pPrChange>
      </w:pPr>
      <w:ins w:id="3714" w:author="Utente di Microsoft Office" w:date="2019-05-19T22:03:00Z">
        <w:r>
          <w:rPr>
            <w:noProof/>
            <w:sz w:val="20"/>
            <w:szCs w:val="20"/>
          </w:rPr>
          <w:drawing>
            <wp:inline distT="0" distB="0" distL="0" distR="0" wp14:anchorId="4BE44676" wp14:editId="5BCC3A08">
              <wp:extent cx="6120130" cy="290068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19 at 22.03.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ins>
    </w:p>
    <w:p w14:paraId="2BB3A252" w14:textId="724950DA" w:rsidR="00BB3FCF" w:rsidRDefault="00376C75" w:rsidP="00E32125">
      <w:pPr>
        <w:pStyle w:val="NormalWeb"/>
        <w:shd w:val="clear" w:color="auto" w:fill="FFFFFF"/>
        <w:jc w:val="both"/>
        <w:rPr>
          <w:ins w:id="3715" w:author="Utente di Microsoft Office" w:date="2019-05-19T22:09:00Z"/>
          <w:sz w:val="20"/>
          <w:szCs w:val="20"/>
        </w:rPr>
      </w:pPr>
      <w:ins w:id="3716" w:author="Utente di Microsoft Office" w:date="2019-05-19T22:04:00Z">
        <w:r>
          <w:rPr>
            <w:sz w:val="20"/>
            <w:szCs w:val="20"/>
          </w:rPr>
          <w:t xml:space="preserve">Come si può vedere la prima cosa che ci viene proposta è una lista di plug-in che </w:t>
        </w:r>
      </w:ins>
      <w:ins w:id="3717" w:author="Utente di Microsoft Office" w:date="2019-05-19T22:05:00Z">
        <w:r>
          <w:rPr>
            <w:sz w:val="20"/>
            <w:szCs w:val="20"/>
          </w:rPr>
          <w:t xml:space="preserve">possiamo installare e in questo modo ampliare le funzionalità di </w:t>
        </w:r>
        <w:proofErr w:type="spellStart"/>
        <w:r>
          <w:rPr>
            <w:sz w:val="20"/>
            <w:szCs w:val="20"/>
          </w:rPr>
          <w:t>Protegé</w:t>
        </w:r>
        <w:proofErr w:type="spellEnd"/>
        <w:r>
          <w:rPr>
            <w:sz w:val="20"/>
            <w:szCs w:val="20"/>
          </w:rPr>
          <w:t>.</w:t>
        </w:r>
      </w:ins>
    </w:p>
    <w:p w14:paraId="01AFA8BF" w14:textId="011651B5" w:rsidR="00CB5B2F" w:rsidRDefault="00CB5B2F" w:rsidP="00CB5B2F">
      <w:pPr>
        <w:pStyle w:val="NormalWeb"/>
        <w:shd w:val="clear" w:color="auto" w:fill="FFFFFF"/>
        <w:jc w:val="center"/>
        <w:rPr>
          <w:ins w:id="3718" w:author="Utente di Microsoft Office" w:date="2019-05-19T22:09:00Z"/>
          <w:sz w:val="20"/>
          <w:szCs w:val="20"/>
        </w:rPr>
      </w:pPr>
      <w:ins w:id="3719" w:author="Utente di Microsoft Office" w:date="2019-05-19T22:09:00Z">
        <w:r>
          <w:rPr>
            <w:noProof/>
            <w:sz w:val="20"/>
            <w:szCs w:val="20"/>
          </w:rPr>
          <w:drawing>
            <wp:inline distT="0" distB="0" distL="0" distR="0" wp14:anchorId="0D687CE4" wp14:editId="4CA21542">
              <wp:extent cx="4302277" cy="724486"/>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19 at 22.09.14.png"/>
                      <pic:cNvPicPr/>
                    </pic:nvPicPr>
                    <pic:blipFill>
                      <a:blip r:embed="rId25">
                        <a:extLst>
                          <a:ext uri="{28A0092B-C50C-407E-A947-70E740481C1C}">
                            <a14:useLocalDpi xmlns:a14="http://schemas.microsoft.com/office/drawing/2010/main" val="0"/>
                          </a:ext>
                        </a:extLst>
                      </a:blip>
                      <a:stretch>
                        <a:fillRect/>
                      </a:stretch>
                    </pic:blipFill>
                    <pic:spPr>
                      <a:xfrm>
                        <a:off x="0" y="0"/>
                        <a:ext cx="4352057" cy="732869"/>
                      </a:xfrm>
                      <a:prstGeom prst="rect">
                        <a:avLst/>
                      </a:prstGeom>
                    </pic:spPr>
                  </pic:pic>
                </a:graphicData>
              </a:graphic>
            </wp:inline>
          </w:drawing>
        </w:r>
      </w:ins>
    </w:p>
    <w:p w14:paraId="5049403B" w14:textId="5575076E" w:rsidR="00CB5B2F" w:rsidRDefault="00CB5B2F" w:rsidP="00CB5B2F">
      <w:pPr>
        <w:pStyle w:val="NormalWeb"/>
        <w:shd w:val="clear" w:color="auto" w:fill="FFFFFF"/>
        <w:jc w:val="both"/>
        <w:rPr>
          <w:ins w:id="3720" w:author="Utente di Microsoft Office" w:date="2019-05-19T22:13:00Z"/>
          <w:sz w:val="20"/>
          <w:szCs w:val="20"/>
        </w:rPr>
      </w:pPr>
      <w:ins w:id="3721" w:author="Utente di Microsoft Office" w:date="2019-05-19T22:10:00Z">
        <w:r>
          <w:rPr>
            <w:sz w:val="20"/>
            <w:szCs w:val="20"/>
          </w:rPr>
          <w:t>Chiudendo la finestra per l’</w:t>
        </w:r>
      </w:ins>
      <w:ins w:id="3722" w:author="Utente di Microsoft Office" w:date="2019-05-19T22:12:00Z">
        <w:r>
          <w:rPr>
            <w:sz w:val="20"/>
            <w:szCs w:val="20"/>
          </w:rPr>
          <w:t>i</w:t>
        </w:r>
      </w:ins>
      <w:ins w:id="3723" w:author="Utente di Microsoft Office" w:date="2019-05-19T22:10:00Z">
        <w:r>
          <w:rPr>
            <w:sz w:val="20"/>
            <w:szCs w:val="20"/>
          </w:rPr>
          <w:t xml:space="preserve">nstallazione dei plug-in la prima cosa che notiamo è una serie di </w:t>
        </w:r>
        <w:proofErr w:type="spellStart"/>
        <w:r>
          <w:rPr>
            <w:sz w:val="20"/>
            <w:szCs w:val="20"/>
          </w:rPr>
          <w:t>tab</w:t>
        </w:r>
      </w:ins>
      <w:proofErr w:type="spellEnd"/>
      <w:ins w:id="3724" w:author="Utente di Microsoft Office" w:date="2019-05-19T22:12:00Z">
        <w:r>
          <w:rPr>
            <w:sz w:val="20"/>
            <w:szCs w:val="20"/>
          </w:rPr>
          <w:t>,</w:t>
        </w:r>
      </w:ins>
      <w:ins w:id="3725" w:author="Utente di Microsoft Office" w:date="2019-05-19T22:10:00Z">
        <w:r>
          <w:rPr>
            <w:sz w:val="20"/>
            <w:szCs w:val="20"/>
          </w:rPr>
          <w:t xml:space="preserve"> che ci permette di cambiare vista </w:t>
        </w:r>
      </w:ins>
      <w:ins w:id="3726" w:author="Utente di Microsoft Office" w:date="2019-05-19T22:11:00Z">
        <w:r>
          <w:rPr>
            <w:sz w:val="20"/>
            <w:szCs w:val="20"/>
          </w:rPr>
          <w:t>e operare su</w:t>
        </w:r>
      </w:ins>
      <w:ins w:id="3727" w:author="Utente di Microsoft Office" w:date="2019-05-19T22:12:00Z">
        <w:r>
          <w:rPr>
            <w:sz w:val="20"/>
            <w:szCs w:val="20"/>
          </w:rPr>
          <w:t>i</w:t>
        </w:r>
      </w:ins>
      <w:ins w:id="3728" w:author="Utente di Microsoft Office" w:date="2019-05-19T22:11:00Z">
        <w:r>
          <w:rPr>
            <w:sz w:val="20"/>
            <w:szCs w:val="20"/>
          </w:rPr>
          <w:t xml:space="preserve"> vari set di funzionalità, ognuno dei quali </w:t>
        </w:r>
      </w:ins>
      <w:ins w:id="3729" w:author="Utente di Microsoft Office" w:date="2019-05-19T22:12:00Z">
        <w:r>
          <w:rPr>
            <w:sz w:val="20"/>
            <w:szCs w:val="20"/>
          </w:rPr>
          <w:t>si riferisce ad un</w:t>
        </w:r>
      </w:ins>
      <w:ins w:id="3730" w:author="Utente di Microsoft Office" w:date="2019-05-20T06:43:00Z">
        <w:r w:rsidR="00070976">
          <w:rPr>
            <w:sz w:val="20"/>
            <w:szCs w:val="20"/>
          </w:rPr>
          <w:t>o</w:t>
        </w:r>
      </w:ins>
      <w:ins w:id="3731" w:author="Utente di Microsoft Office" w:date="2019-05-19T22:12:00Z">
        <w:r>
          <w:rPr>
            <w:sz w:val="20"/>
            <w:szCs w:val="20"/>
          </w:rPr>
          <w:t xml:space="preserve"> </w:t>
        </w:r>
      </w:ins>
      <w:ins w:id="3732" w:author="Utente di Microsoft Office" w:date="2019-05-19T22:13:00Z">
        <w:r>
          <w:rPr>
            <w:sz w:val="20"/>
            <w:szCs w:val="20"/>
          </w:rPr>
          <w:t>specifico aspetto di una ontologia:</w:t>
        </w:r>
      </w:ins>
    </w:p>
    <w:p w14:paraId="5F9AE9A4" w14:textId="055A7ED1" w:rsidR="00CB5B2F" w:rsidRDefault="00CB5B2F" w:rsidP="00CB5B2F">
      <w:pPr>
        <w:pStyle w:val="NormalWeb"/>
        <w:shd w:val="clear" w:color="auto" w:fill="FFFFFF"/>
        <w:jc w:val="both"/>
        <w:rPr>
          <w:ins w:id="3733" w:author="Utente di Microsoft Office" w:date="2019-05-19T22:14:00Z"/>
          <w:sz w:val="20"/>
          <w:szCs w:val="20"/>
        </w:rPr>
      </w:pPr>
      <w:ins w:id="3734" w:author="Utente di Microsoft Office" w:date="2019-05-19T22:13:00Z">
        <w:r w:rsidRPr="00D60EAF">
          <w:rPr>
            <w:b/>
            <w:bCs/>
            <w:sz w:val="20"/>
            <w:szCs w:val="20"/>
            <w:rPrChange w:id="3735" w:author="Utente di Microsoft Office" w:date="2019-05-19T22:14:00Z">
              <w:rPr>
                <w:sz w:val="20"/>
                <w:szCs w:val="20"/>
              </w:rPr>
            </w:rPrChange>
          </w:rPr>
          <w:t xml:space="preserve">Active </w:t>
        </w:r>
        <w:proofErr w:type="spellStart"/>
        <w:r w:rsidRPr="00D60EAF">
          <w:rPr>
            <w:b/>
            <w:bCs/>
            <w:sz w:val="20"/>
            <w:szCs w:val="20"/>
            <w:rPrChange w:id="3736" w:author="Utente di Microsoft Office" w:date="2019-05-19T22:14:00Z">
              <w:rPr>
                <w:sz w:val="20"/>
                <w:szCs w:val="20"/>
              </w:rPr>
            </w:rPrChange>
          </w:rPr>
          <w:t>ontology</w:t>
        </w:r>
        <w:proofErr w:type="spellEnd"/>
        <w:r>
          <w:rPr>
            <w:sz w:val="20"/>
            <w:szCs w:val="20"/>
          </w:rPr>
          <w:t>: ci permette di gestire le informazioni generali dell</w:t>
        </w:r>
      </w:ins>
      <w:ins w:id="3737" w:author="Utente di Microsoft Office" w:date="2019-05-19T22:14:00Z">
        <w:r>
          <w:rPr>
            <w:sz w:val="20"/>
            <w:szCs w:val="20"/>
          </w:rPr>
          <w:t>’ontologia.</w:t>
        </w:r>
      </w:ins>
    </w:p>
    <w:p w14:paraId="7BBFD570" w14:textId="7E9C17CA" w:rsidR="00CB5B2F" w:rsidRDefault="00CB5B2F" w:rsidP="00CB5B2F">
      <w:pPr>
        <w:pStyle w:val="NormalWeb"/>
        <w:shd w:val="clear" w:color="auto" w:fill="FFFFFF"/>
        <w:jc w:val="both"/>
        <w:rPr>
          <w:ins w:id="3738" w:author="Utente di Microsoft Office" w:date="2019-05-19T22:15:00Z"/>
          <w:sz w:val="20"/>
          <w:szCs w:val="20"/>
        </w:rPr>
      </w:pPr>
      <w:proofErr w:type="spellStart"/>
      <w:ins w:id="3739" w:author="Utente di Microsoft Office" w:date="2019-05-19T22:14:00Z">
        <w:r w:rsidRPr="00D60EAF">
          <w:rPr>
            <w:b/>
            <w:bCs/>
            <w:sz w:val="20"/>
            <w:szCs w:val="20"/>
            <w:rPrChange w:id="3740" w:author="Utente di Microsoft Office" w:date="2019-05-19T22:14:00Z">
              <w:rPr>
                <w:sz w:val="20"/>
                <w:szCs w:val="20"/>
              </w:rPr>
            </w:rPrChange>
          </w:rPr>
          <w:t>Entities</w:t>
        </w:r>
        <w:proofErr w:type="spellEnd"/>
        <w:r>
          <w:rPr>
            <w:sz w:val="20"/>
            <w:szCs w:val="20"/>
          </w:rPr>
          <w:t xml:space="preserve">: </w:t>
        </w:r>
        <w:r w:rsidR="00D60EAF">
          <w:rPr>
            <w:sz w:val="20"/>
            <w:szCs w:val="20"/>
          </w:rPr>
          <w:t xml:space="preserve">è forse il </w:t>
        </w:r>
        <w:proofErr w:type="spellStart"/>
        <w:r w:rsidR="00D60EAF">
          <w:rPr>
            <w:sz w:val="20"/>
            <w:szCs w:val="20"/>
          </w:rPr>
          <w:t>tab</w:t>
        </w:r>
        <w:proofErr w:type="spellEnd"/>
        <w:r w:rsidR="00D60EAF">
          <w:rPr>
            <w:sz w:val="20"/>
            <w:szCs w:val="20"/>
          </w:rPr>
          <w:t xml:space="preserve"> </w:t>
        </w:r>
      </w:ins>
      <w:ins w:id="3741" w:author="Utente di Microsoft Office" w:date="2019-05-19T22:15:00Z">
        <w:r w:rsidR="00D60EAF">
          <w:rPr>
            <w:sz w:val="20"/>
            <w:szCs w:val="20"/>
          </w:rPr>
          <w:t xml:space="preserve">più importante di </w:t>
        </w:r>
        <w:proofErr w:type="spellStart"/>
        <w:r w:rsidR="00D60EAF">
          <w:rPr>
            <w:sz w:val="20"/>
            <w:szCs w:val="20"/>
          </w:rPr>
          <w:t>Protegé</w:t>
        </w:r>
        <w:proofErr w:type="spellEnd"/>
        <w:r w:rsidR="00D60EAF">
          <w:rPr>
            <w:sz w:val="20"/>
            <w:szCs w:val="20"/>
          </w:rPr>
          <w:t>. E apre una serie di sotto</w:t>
        </w:r>
      </w:ins>
      <w:ins w:id="3742" w:author="Utente di Microsoft Office" w:date="2019-05-19T22:16:00Z">
        <w:r w:rsidR="00BD7A24">
          <w:rPr>
            <w:sz w:val="20"/>
            <w:szCs w:val="20"/>
          </w:rPr>
          <w:t>-</w:t>
        </w:r>
      </w:ins>
      <w:proofErr w:type="spellStart"/>
      <w:ins w:id="3743" w:author="Utente di Microsoft Office" w:date="2019-05-19T22:15:00Z">
        <w:r w:rsidR="00D60EAF">
          <w:rPr>
            <w:sz w:val="20"/>
            <w:szCs w:val="20"/>
          </w:rPr>
          <w:t>tab</w:t>
        </w:r>
        <w:proofErr w:type="spellEnd"/>
        <w:r w:rsidR="00D60EAF">
          <w:rPr>
            <w:sz w:val="20"/>
            <w:szCs w:val="20"/>
          </w:rPr>
          <w:t>:</w:t>
        </w:r>
      </w:ins>
    </w:p>
    <w:p w14:paraId="07F978BD" w14:textId="21B3B9B3" w:rsidR="00D60EAF" w:rsidRDefault="00076C54" w:rsidP="00076C54">
      <w:pPr>
        <w:pStyle w:val="NormalWeb"/>
        <w:shd w:val="clear" w:color="auto" w:fill="FFFFFF"/>
        <w:jc w:val="center"/>
        <w:rPr>
          <w:ins w:id="3744" w:author="Utente di Microsoft Office" w:date="2019-05-19T22:17:00Z"/>
          <w:sz w:val="20"/>
          <w:szCs w:val="20"/>
        </w:rPr>
      </w:pPr>
      <w:ins w:id="3745" w:author="Utente di Microsoft Office" w:date="2019-05-19T22:16:00Z">
        <w:r>
          <w:rPr>
            <w:noProof/>
            <w:sz w:val="20"/>
            <w:szCs w:val="20"/>
          </w:rPr>
          <w:drawing>
            <wp:inline distT="0" distB="0" distL="0" distR="0" wp14:anchorId="4D32B9FC" wp14:editId="14EEA16E">
              <wp:extent cx="4121834" cy="84549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19 at 22.16.18.png"/>
                      <pic:cNvPicPr/>
                    </pic:nvPicPr>
                    <pic:blipFill>
                      <a:blip r:embed="rId26">
                        <a:extLst>
                          <a:ext uri="{28A0092B-C50C-407E-A947-70E740481C1C}">
                            <a14:useLocalDpi xmlns:a14="http://schemas.microsoft.com/office/drawing/2010/main" val="0"/>
                          </a:ext>
                        </a:extLst>
                      </a:blip>
                      <a:stretch>
                        <a:fillRect/>
                      </a:stretch>
                    </pic:blipFill>
                    <pic:spPr>
                      <a:xfrm>
                        <a:off x="0" y="0"/>
                        <a:ext cx="4165409" cy="854431"/>
                      </a:xfrm>
                      <a:prstGeom prst="rect">
                        <a:avLst/>
                      </a:prstGeom>
                    </pic:spPr>
                  </pic:pic>
                </a:graphicData>
              </a:graphic>
            </wp:inline>
          </w:drawing>
        </w:r>
      </w:ins>
    </w:p>
    <w:p w14:paraId="06E7DF79" w14:textId="3CCAB755" w:rsidR="00076C54" w:rsidRDefault="002E7581" w:rsidP="00076C54">
      <w:pPr>
        <w:pStyle w:val="NormalWeb"/>
        <w:shd w:val="clear" w:color="auto" w:fill="FFFFFF"/>
        <w:jc w:val="both"/>
        <w:rPr>
          <w:ins w:id="3746" w:author="Utente di Microsoft Office" w:date="2019-05-19T22:20:00Z"/>
          <w:sz w:val="20"/>
          <w:szCs w:val="20"/>
        </w:rPr>
      </w:pPr>
      <w:ins w:id="3747" w:author="Utente di Microsoft Office" w:date="2019-05-19T22:17:00Z">
        <w:r>
          <w:rPr>
            <w:sz w:val="20"/>
            <w:szCs w:val="20"/>
          </w:rPr>
          <w:t xml:space="preserve">In questa vista </w:t>
        </w:r>
      </w:ins>
      <w:ins w:id="3748" w:author="Utente di Microsoft Office" w:date="2019-05-19T22:18:00Z">
        <w:r>
          <w:rPr>
            <w:sz w:val="20"/>
            <w:szCs w:val="20"/>
          </w:rPr>
          <w:t>possiamo gestire l’implementazione delle classi</w:t>
        </w:r>
      </w:ins>
      <w:ins w:id="3749" w:author="Utente di Microsoft Office" w:date="2019-05-20T06:43:00Z">
        <w:r w:rsidR="00070976">
          <w:rPr>
            <w:sz w:val="20"/>
            <w:szCs w:val="20"/>
          </w:rPr>
          <w:t>,</w:t>
        </w:r>
      </w:ins>
      <w:ins w:id="3750" w:author="Utente di Microsoft Office" w:date="2019-05-19T22:18:00Z">
        <w:r>
          <w:rPr>
            <w:sz w:val="20"/>
            <w:szCs w:val="20"/>
          </w:rPr>
          <w:t xml:space="preserve"> delle proprietà (Object </w:t>
        </w:r>
        <w:proofErr w:type="spellStart"/>
        <w:r>
          <w:rPr>
            <w:sz w:val="20"/>
            <w:szCs w:val="20"/>
          </w:rPr>
          <w:t>property</w:t>
        </w:r>
      </w:ins>
      <w:proofErr w:type="spellEnd"/>
      <w:ins w:id="3751" w:author="Utente di Microsoft Office" w:date="2019-05-19T22:19:00Z">
        <w:r>
          <w:rPr>
            <w:sz w:val="20"/>
            <w:szCs w:val="20"/>
          </w:rPr>
          <w:t>,</w:t>
        </w:r>
      </w:ins>
      <w:ins w:id="3752" w:author="Utente di Microsoft Office" w:date="2019-05-19T22:18:00Z">
        <w:r>
          <w:rPr>
            <w:sz w:val="20"/>
            <w:szCs w:val="20"/>
          </w:rPr>
          <w:t xml:space="preserve"> Data </w:t>
        </w:r>
        <w:proofErr w:type="spellStart"/>
        <w:r>
          <w:rPr>
            <w:sz w:val="20"/>
            <w:szCs w:val="20"/>
          </w:rPr>
          <w:t>type</w:t>
        </w:r>
        <w:proofErr w:type="spellEnd"/>
        <w:r>
          <w:rPr>
            <w:sz w:val="20"/>
            <w:szCs w:val="20"/>
          </w:rPr>
          <w:t xml:space="preserve"> </w:t>
        </w:r>
        <w:proofErr w:type="spellStart"/>
        <w:r>
          <w:rPr>
            <w:sz w:val="20"/>
            <w:szCs w:val="20"/>
          </w:rPr>
          <w:t>property</w:t>
        </w:r>
      </w:ins>
      <w:proofErr w:type="spellEnd"/>
      <w:ins w:id="3753" w:author="Utente di Microsoft Office" w:date="2019-05-20T06:43:00Z">
        <w:r w:rsidR="00070976">
          <w:rPr>
            <w:sz w:val="20"/>
            <w:szCs w:val="20"/>
          </w:rPr>
          <w:t>),</w:t>
        </w:r>
      </w:ins>
      <w:ins w:id="3754" w:author="Utente di Microsoft Office" w:date="2019-05-19T22:19:00Z">
        <w:r>
          <w:rPr>
            <w:sz w:val="20"/>
            <w:szCs w:val="20"/>
          </w:rPr>
          <w:t xml:space="preserve"> </w:t>
        </w:r>
      </w:ins>
      <w:ins w:id="3755" w:author="Utente di Microsoft Office" w:date="2019-05-20T06:43:00Z">
        <w:r w:rsidR="00070976">
          <w:rPr>
            <w:sz w:val="20"/>
            <w:szCs w:val="20"/>
          </w:rPr>
          <w:t>l</w:t>
        </w:r>
      </w:ins>
      <w:ins w:id="3756" w:author="Utente di Microsoft Office" w:date="2019-05-19T22:19:00Z">
        <w:r>
          <w:rPr>
            <w:sz w:val="20"/>
            <w:szCs w:val="20"/>
          </w:rPr>
          <w:t xml:space="preserve">e </w:t>
        </w:r>
        <w:proofErr w:type="spellStart"/>
        <w:r>
          <w:rPr>
            <w:sz w:val="20"/>
            <w:szCs w:val="20"/>
          </w:rPr>
          <w:t>annotation</w:t>
        </w:r>
        <w:proofErr w:type="spellEnd"/>
        <w:r>
          <w:rPr>
            <w:sz w:val="20"/>
            <w:szCs w:val="20"/>
          </w:rPr>
          <w:t xml:space="preserve"> </w:t>
        </w:r>
        <w:proofErr w:type="spellStart"/>
        <w:r>
          <w:rPr>
            <w:sz w:val="20"/>
            <w:szCs w:val="20"/>
          </w:rPr>
          <w:t>property</w:t>
        </w:r>
        <w:proofErr w:type="spellEnd"/>
        <w:r>
          <w:rPr>
            <w:sz w:val="20"/>
            <w:szCs w:val="20"/>
          </w:rPr>
          <w:t xml:space="preserve">, i </w:t>
        </w:r>
        <w:proofErr w:type="spellStart"/>
        <w:r>
          <w:rPr>
            <w:sz w:val="20"/>
            <w:szCs w:val="20"/>
          </w:rPr>
          <w:t>datatype</w:t>
        </w:r>
        <w:proofErr w:type="spellEnd"/>
        <w:r>
          <w:rPr>
            <w:sz w:val="20"/>
            <w:szCs w:val="20"/>
          </w:rPr>
          <w:t xml:space="preserve"> e gli individui. Torneremo </w:t>
        </w:r>
      </w:ins>
      <w:ins w:id="3757" w:author="Utente di Microsoft Office" w:date="2019-05-19T22:20:00Z">
        <w:r>
          <w:rPr>
            <w:sz w:val="20"/>
            <w:szCs w:val="20"/>
          </w:rPr>
          <w:t xml:space="preserve">sulla descrizione più dettagliata di questi </w:t>
        </w:r>
        <w:proofErr w:type="spellStart"/>
        <w:r>
          <w:rPr>
            <w:sz w:val="20"/>
            <w:szCs w:val="20"/>
          </w:rPr>
          <w:t>tab</w:t>
        </w:r>
        <w:proofErr w:type="spellEnd"/>
        <w:r>
          <w:rPr>
            <w:sz w:val="20"/>
            <w:szCs w:val="20"/>
          </w:rPr>
          <w:t>.</w:t>
        </w:r>
      </w:ins>
    </w:p>
    <w:p w14:paraId="56F5EF05" w14:textId="77777777" w:rsidR="00185D19" w:rsidRDefault="00185D19" w:rsidP="00076C54">
      <w:pPr>
        <w:pStyle w:val="NormalWeb"/>
        <w:shd w:val="clear" w:color="auto" w:fill="FFFFFF"/>
        <w:jc w:val="both"/>
        <w:rPr>
          <w:ins w:id="3758" w:author="Utente di Microsoft Office" w:date="2019-05-19T22:28:00Z"/>
          <w:b/>
          <w:bCs/>
          <w:sz w:val="20"/>
          <w:szCs w:val="20"/>
        </w:rPr>
      </w:pPr>
    </w:p>
    <w:p w14:paraId="1DFC1355" w14:textId="77777777" w:rsidR="00185D19" w:rsidRDefault="00185D19" w:rsidP="00076C54">
      <w:pPr>
        <w:pStyle w:val="NormalWeb"/>
        <w:shd w:val="clear" w:color="auto" w:fill="FFFFFF"/>
        <w:jc w:val="both"/>
        <w:rPr>
          <w:ins w:id="3759" w:author="Utente di Microsoft Office" w:date="2019-05-19T22:28:00Z"/>
          <w:b/>
          <w:bCs/>
          <w:sz w:val="20"/>
          <w:szCs w:val="20"/>
        </w:rPr>
      </w:pPr>
    </w:p>
    <w:p w14:paraId="10E37671" w14:textId="77777777" w:rsidR="00185D19" w:rsidRDefault="00185D19" w:rsidP="00076C54">
      <w:pPr>
        <w:pStyle w:val="NormalWeb"/>
        <w:shd w:val="clear" w:color="auto" w:fill="FFFFFF"/>
        <w:jc w:val="both"/>
        <w:rPr>
          <w:ins w:id="3760" w:author="Utente di Microsoft Office" w:date="2019-05-19T22:28:00Z"/>
          <w:b/>
          <w:bCs/>
          <w:sz w:val="20"/>
          <w:szCs w:val="20"/>
        </w:rPr>
      </w:pPr>
    </w:p>
    <w:p w14:paraId="17F3D235" w14:textId="77777777" w:rsidR="00185D19" w:rsidRDefault="00185D19" w:rsidP="00076C54">
      <w:pPr>
        <w:pStyle w:val="NormalWeb"/>
        <w:shd w:val="clear" w:color="auto" w:fill="FFFFFF"/>
        <w:jc w:val="both"/>
        <w:rPr>
          <w:ins w:id="3761" w:author="Utente di Microsoft Office" w:date="2019-05-19T22:28:00Z"/>
          <w:b/>
          <w:bCs/>
          <w:sz w:val="20"/>
          <w:szCs w:val="20"/>
        </w:rPr>
      </w:pPr>
    </w:p>
    <w:p w14:paraId="00497B4F" w14:textId="77777777" w:rsidR="00185D19" w:rsidRDefault="00185D19" w:rsidP="00076C54">
      <w:pPr>
        <w:pStyle w:val="NormalWeb"/>
        <w:shd w:val="clear" w:color="auto" w:fill="FFFFFF"/>
        <w:jc w:val="both"/>
        <w:rPr>
          <w:ins w:id="3762" w:author="Utente di Microsoft Office" w:date="2019-05-19T22:28:00Z"/>
          <w:b/>
          <w:bCs/>
          <w:sz w:val="20"/>
          <w:szCs w:val="20"/>
        </w:rPr>
      </w:pPr>
    </w:p>
    <w:p w14:paraId="69B8AE5E" w14:textId="1E0C40D2" w:rsidR="002E7581" w:rsidRDefault="002E7581" w:rsidP="00076C54">
      <w:pPr>
        <w:pStyle w:val="NormalWeb"/>
        <w:shd w:val="clear" w:color="auto" w:fill="FFFFFF"/>
        <w:jc w:val="both"/>
        <w:rPr>
          <w:ins w:id="3763" w:author="Utente di Microsoft Office" w:date="2019-05-19T22:28:00Z"/>
          <w:sz w:val="20"/>
          <w:szCs w:val="20"/>
        </w:rPr>
      </w:pPr>
      <w:proofErr w:type="spellStart"/>
      <w:ins w:id="3764" w:author="Utente di Microsoft Office" w:date="2019-05-19T22:20:00Z">
        <w:r w:rsidRPr="007E303A">
          <w:rPr>
            <w:b/>
            <w:bCs/>
            <w:sz w:val="20"/>
            <w:szCs w:val="20"/>
            <w:rPrChange w:id="3765" w:author="Utente di Microsoft Office" w:date="2019-05-19T22:26:00Z">
              <w:rPr>
                <w:sz w:val="20"/>
                <w:szCs w:val="20"/>
              </w:rPr>
            </w:rPrChange>
          </w:rPr>
          <w:lastRenderedPageBreak/>
          <w:t>Individuals</w:t>
        </w:r>
        <w:proofErr w:type="spellEnd"/>
        <w:r w:rsidRPr="007E303A">
          <w:rPr>
            <w:b/>
            <w:bCs/>
            <w:sz w:val="20"/>
            <w:szCs w:val="20"/>
            <w:rPrChange w:id="3766" w:author="Utente di Microsoft Office" w:date="2019-05-19T22:26:00Z">
              <w:rPr>
                <w:sz w:val="20"/>
                <w:szCs w:val="20"/>
              </w:rPr>
            </w:rPrChange>
          </w:rPr>
          <w:t xml:space="preserve"> by </w:t>
        </w:r>
        <w:proofErr w:type="spellStart"/>
        <w:r w:rsidRPr="007E303A">
          <w:rPr>
            <w:b/>
            <w:bCs/>
            <w:sz w:val="20"/>
            <w:szCs w:val="20"/>
            <w:rPrChange w:id="3767" w:author="Utente di Microsoft Office" w:date="2019-05-19T22:26:00Z">
              <w:rPr>
                <w:sz w:val="20"/>
                <w:szCs w:val="20"/>
              </w:rPr>
            </w:rPrChange>
          </w:rPr>
          <w:t>class</w:t>
        </w:r>
        <w:proofErr w:type="spellEnd"/>
        <w:r w:rsidRPr="007E303A">
          <w:rPr>
            <w:sz w:val="20"/>
            <w:szCs w:val="20"/>
          </w:rPr>
          <w:t>:</w:t>
        </w:r>
        <w:r w:rsidR="00A6034A" w:rsidRPr="007E303A">
          <w:rPr>
            <w:sz w:val="20"/>
            <w:szCs w:val="20"/>
          </w:rPr>
          <w:t xml:space="preserve"> </w:t>
        </w:r>
      </w:ins>
      <w:ins w:id="3768" w:author="Utente di Microsoft Office" w:date="2019-05-19T22:25:00Z">
        <w:r w:rsidR="007E303A" w:rsidRPr="007E303A">
          <w:rPr>
            <w:sz w:val="20"/>
            <w:szCs w:val="20"/>
          </w:rPr>
          <w:t>in quest</w:t>
        </w:r>
        <w:r w:rsidR="007E303A" w:rsidRPr="007E303A">
          <w:rPr>
            <w:sz w:val="20"/>
            <w:szCs w:val="20"/>
            <w:rPrChange w:id="3769" w:author="Utente di Microsoft Office" w:date="2019-05-19T22:26:00Z">
              <w:rPr>
                <w:sz w:val="20"/>
                <w:szCs w:val="20"/>
                <w:lang w:val="en-US"/>
              </w:rPr>
            </w:rPrChange>
          </w:rPr>
          <w:t xml:space="preserve">o </w:t>
        </w:r>
        <w:proofErr w:type="spellStart"/>
        <w:r w:rsidR="007E303A" w:rsidRPr="007E303A">
          <w:rPr>
            <w:sz w:val="20"/>
            <w:szCs w:val="20"/>
            <w:rPrChange w:id="3770" w:author="Utente di Microsoft Office" w:date="2019-05-19T22:26:00Z">
              <w:rPr>
                <w:sz w:val="20"/>
                <w:szCs w:val="20"/>
                <w:lang w:val="en-US"/>
              </w:rPr>
            </w:rPrChange>
          </w:rPr>
          <w:t>tab</w:t>
        </w:r>
      </w:ins>
      <w:proofErr w:type="spellEnd"/>
      <w:ins w:id="3771" w:author="Utente di Microsoft Office" w:date="2019-05-19T22:26:00Z">
        <w:r w:rsidR="007E303A" w:rsidRPr="007E303A">
          <w:rPr>
            <w:sz w:val="20"/>
            <w:szCs w:val="20"/>
            <w:rPrChange w:id="3772" w:author="Utente di Microsoft Office" w:date="2019-05-19T22:26:00Z">
              <w:rPr>
                <w:sz w:val="20"/>
                <w:szCs w:val="20"/>
                <w:lang w:val="en-US"/>
              </w:rPr>
            </w:rPrChange>
          </w:rPr>
          <w:t xml:space="preserve"> possiamo avere una vi</w:t>
        </w:r>
        <w:r w:rsidR="007E303A">
          <w:rPr>
            <w:sz w:val="20"/>
            <w:szCs w:val="20"/>
          </w:rPr>
          <w:t xml:space="preserve">suale </w:t>
        </w:r>
      </w:ins>
      <w:ins w:id="3773" w:author="Utente di Microsoft Office" w:date="2019-05-19T22:27:00Z">
        <w:r w:rsidR="004A6780">
          <w:rPr>
            <w:sz w:val="20"/>
            <w:szCs w:val="20"/>
          </w:rPr>
          <w:t>degli individui divisi per classe</w:t>
        </w:r>
      </w:ins>
      <w:ins w:id="3774" w:author="Utente di Microsoft Office" w:date="2019-05-19T22:28:00Z">
        <w:r w:rsidR="00185D19">
          <w:rPr>
            <w:sz w:val="20"/>
            <w:szCs w:val="20"/>
          </w:rPr>
          <w:t>:</w:t>
        </w:r>
      </w:ins>
    </w:p>
    <w:p w14:paraId="571F77D4" w14:textId="521F2319" w:rsidR="00185D19" w:rsidRDefault="0088646F" w:rsidP="0088646F">
      <w:pPr>
        <w:pStyle w:val="NormalWeb"/>
        <w:shd w:val="clear" w:color="auto" w:fill="FFFFFF"/>
        <w:jc w:val="center"/>
        <w:rPr>
          <w:ins w:id="3775" w:author="Utente di Microsoft Office" w:date="2019-05-19T22:29:00Z"/>
          <w:sz w:val="20"/>
          <w:szCs w:val="20"/>
        </w:rPr>
      </w:pPr>
      <w:ins w:id="3776" w:author="Utente di Microsoft Office" w:date="2019-05-19T22:35:00Z">
        <w:r>
          <w:rPr>
            <w:noProof/>
            <w:sz w:val="20"/>
            <w:szCs w:val="20"/>
          </w:rPr>
          <w:drawing>
            <wp:inline distT="0" distB="0" distL="0" distR="0" wp14:anchorId="0F926401" wp14:editId="71EE78C6">
              <wp:extent cx="6120130" cy="355155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19 at 22.34.18.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551555"/>
                      </a:xfrm>
                      <a:prstGeom prst="rect">
                        <a:avLst/>
                      </a:prstGeom>
                    </pic:spPr>
                  </pic:pic>
                </a:graphicData>
              </a:graphic>
            </wp:inline>
          </w:drawing>
        </w:r>
      </w:ins>
    </w:p>
    <w:p w14:paraId="3ABFCC6B" w14:textId="649C421B" w:rsidR="006055A9" w:rsidRDefault="006055A9" w:rsidP="006055A9">
      <w:pPr>
        <w:pStyle w:val="NormalWeb"/>
        <w:shd w:val="clear" w:color="auto" w:fill="FFFFFF"/>
        <w:jc w:val="both"/>
        <w:rPr>
          <w:ins w:id="3777" w:author="Utente di Microsoft Office" w:date="2019-05-19T22:35:00Z"/>
          <w:sz w:val="20"/>
          <w:szCs w:val="20"/>
        </w:rPr>
      </w:pPr>
      <w:ins w:id="3778" w:author="Utente di Microsoft Office" w:date="2019-05-19T22:29:00Z">
        <w:r>
          <w:rPr>
            <w:sz w:val="20"/>
            <w:szCs w:val="20"/>
          </w:rPr>
          <w:t xml:space="preserve">A destra abbiamo la lista delle classi. Selezionando una classe otteniamo </w:t>
        </w:r>
      </w:ins>
      <w:ins w:id="3779" w:author="Utente di Microsoft Office" w:date="2019-05-19T22:30:00Z">
        <w:r>
          <w:rPr>
            <w:sz w:val="20"/>
            <w:szCs w:val="20"/>
          </w:rPr>
          <w:t xml:space="preserve">sotto la lista degli individui. E successivamente </w:t>
        </w:r>
      </w:ins>
      <w:ins w:id="3780" w:author="Utente di Microsoft Office" w:date="2019-05-19T22:31:00Z">
        <w:r>
          <w:rPr>
            <w:sz w:val="20"/>
            <w:szCs w:val="20"/>
          </w:rPr>
          <w:t>selezionando un individuo a destra possiamo avere le sue caratteristiche.</w:t>
        </w:r>
      </w:ins>
    </w:p>
    <w:p w14:paraId="59A10184" w14:textId="756ABFB0" w:rsidR="0088646F" w:rsidRDefault="0088646F" w:rsidP="006055A9">
      <w:pPr>
        <w:pStyle w:val="NormalWeb"/>
        <w:shd w:val="clear" w:color="auto" w:fill="FFFFFF"/>
        <w:jc w:val="both"/>
        <w:rPr>
          <w:ins w:id="3781" w:author="Utente di Microsoft Office" w:date="2019-05-19T22:39:00Z"/>
          <w:sz w:val="20"/>
          <w:szCs w:val="20"/>
        </w:rPr>
      </w:pPr>
      <w:ins w:id="3782" w:author="Utente di Microsoft Office" w:date="2019-05-19T22:35:00Z">
        <w:r w:rsidRPr="0088646F">
          <w:rPr>
            <w:b/>
            <w:bCs/>
            <w:sz w:val="20"/>
            <w:szCs w:val="20"/>
            <w:rPrChange w:id="3783" w:author="Utente di Microsoft Office" w:date="2019-05-19T22:35:00Z">
              <w:rPr>
                <w:sz w:val="20"/>
                <w:szCs w:val="20"/>
              </w:rPr>
            </w:rPrChange>
          </w:rPr>
          <w:t xml:space="preserve">DL </w:t>
        </w:r>
        <w:proofErr w:type="spellStart"/>
        <w:r w:rsidRPr="0088646F">
          <w:rPr>
            <w:b/>
            <w:bCs/>
            <w:sz w:val="20"/>
            <w:szCs w:val="20"/>
            <w:rPrChange w:id="3784" w:author="Utente di Microsoft Office" w:date="2019-05-19T22:35:00Z">
              <w:rPr>
                <w:sz w:val="20"/>
                <w:szCs w:val="20"/>
              </w:rPr>
            </w:rPrChange>
          </w:rPr>
          <w:t>query</w:t>
        </w:r>
        <w:proofErr w:type="spellEnd"/>
        <w:r>
          <w:rPr>
            <w:sz w:val="20"/>
            <w:szCs w:val="20"/>
          </w:rPr>
          <w:t>:</w:t>
        </w:r>
      </w:ins>
      <w:ins w:id="3785" w:author="Utente di Microsoft Office" w:date="2019-05-19T22:36:00Z">
        <w:r>
          <w:rPr>
            <w:sz w:val="20"/>
            <w:szCs w:val="20"/>
          </w:rPr>
          <w:t xml:space="preserve"> </w:t>
        </w:r>
      </w:ins>
      <w:ins w:id="3786" w:author="Utente di Microsoft Office" w:date="2019-05-19T22:38:00Z">
        <w:r w:rsidR="000F6AC1">
          <w:rPr>
            <w:sz w:val="20"/>
            <w:szCs w:val="20"/>
          </w:rPr>
          <w:t xml:space="preserve">in questo </w:t>
        </w:r>
        <w:proofErr w:type="spellStart"/>
        <w:r w:rsidR="000F6AC1">
          <w:rPr>
            <w:sz w:val="20"/>
            <w:szCs w:val="20"/>
          </w:rPr>
          <w:t>tab</w:t>
        </w:r>
        <w:proofErr w:type="spellEnd"/>
        <w:r w:rsidR="000F6AC1">
          <w:rPr>
            <w:sz w:val="20"/>
            <w:szCs w:val="20"/>
          </w:rPr>
          <w:t xml:space="preserve"> possiamo </w:t>
        </w:r>
      </w:ins>
      <w:ins w:id="3787" w:author="Utente di Microsoft Office" w:date="2019-05-19T22:39:00Z">
        <w:r w:rsidR="000F6AC1">
          <w:rPr>
            <w:sz w:val="20"/>
            <w:szCs w:val="20"/>
          </w:rPr>
          <w:t xml:space="preserve">eseguire delle </w:t>
        </w:r>
        <w:proofErr w:type="spellStart"/>
        <w:r w:rsidR="000F6AC1">
          <w:rPr>
            <w:sz w:val="20"/>
            <w:szCs w:val="20"/>
          </w:rPr>
          <w:t>query</w:t>
        </w:r>
        <w:proofErr w:type="spellEnd"/>
        <w:r w:rsidR="000F6AC1">
          <w:rPr>
            <w:sz w:val="20"/>
            <w:szCs w:val="20"/>
          </w:rPr>
          <w:t>, che ci permettono di estrarre dati dalla nostra ontologia:</w:t>
        </w:r>
      </w:ins>
    </w:p>
    <w:p w14:paraId="1B48C923" w14:textId="3BE74F44" w:rsidR="000F6AC1" w:rsidRPr="007E303A" w:rsidRDefault="000F6AC1" w:rsidP="006055A9">
      <w:pPr>
        <w:pStyle w:val="NormalWeb"/>
        <w:shd w:val="clear" w:color="auto" w:fill="FFFFFF"/>
        <w:jc w:val="both"/>
        <w:rPr>
          <w:ins w:id="3788" w:author="Utente di Microsoft Office" w:date="2019-05-19T10:13:00Z"/>
          <w:sz w:val="20"/>
          <w:szCs w:val="20"/>
        </w:rPr>
      </w:pPr>
      <w:ins w:id="3789" w:author="Utente di Microsoft Office" w:date="2019-05-19T22:40:00Z">
        <w:r>
          <w:rPr>
            <w:noProof/>
            <w:sz w:val="20"/>
            <w:szCs w:val="20"/>
          </w:rPr>
          <w:drawing>
            <wp:inline distT="0" distB="0" distL="0" distR="0" wp14:anchorId="33D8A56B" wp14:editId="17151A8F">
              <wp:extent cx="6120130" cy="35515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9 at 22.38.39.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551555"/>
                      </a:xfrm>
                      <a:prstGeom prst="rect">
                        <a:avLst/>
                      </a:prstGeom>
                    </pic:spPr>
                  </pic:pic>
                </a:graphicData>
              </a:graphic>
            </wp:inline>
          </w:drawing>
        </w:r>
      </w:ins>
    </w:p>
    <w:p w14:paraId="1CB201D9" w14:textId="6D541761" w:rsidR="00FC23C1" w:rsidRDefault="0031292A" w:rsidP="00FC23C1">
      <w:pPr>
        <w:pStyle w:val="NormalWeb"/>
        <w:rPr>
          <w:ins w:id="3790" w:author="Utente di Microsoft Office" w:date="2019-05-19T22:42:00Z"/>
          <w:sz w:val="20"/>
          <w:szCs w:val="20"/>
        </w:rPr>
      </w:pPr>
      <w:ins w:id="3791" w:author="Utente di Microsoft Office" w:date="2019-05-19T22:40:00Z">
        <w:r>
          <w:rPr>
            <w:sz w:val="20"/>
            <w:szCs w:val="20"/>
          </w:rPr>
          <w:t xml:space="preserve">Ora andiamo ad analizzare il </w:t>
        </w:r>
        <w:proofErr w:type="spellStart"/>
        <w:r>
          <w:rPr>
            <w:sz w:val="20"/>
            <w:szCs w:val="20"/>
          </w:rPr>
          <w:t>tab</w:t>
        </w:r>
        <w:proofErr w:type="spellEnd"/>
        <w:r>
          <w:rPr>
            <w:sz w:val="20"/>
            <w:szCs w:val="20"/>
          </w:rPr>
          <w:t xml:space="preserve"> </w:t>
        </w:r>
        <w:proofErr w:type="spellStart"/>
        <w:r>
          <w:rPr>
            <w:sz w:val="20"/>
            <w:szCs w:val="20"/>
          </w:rPr>
          <w:t>entities</w:t>
        </w:r>
        <w:proofErr w:type="spellEnd"/>
        <w:r>
          <w:rPr>
            <w:sz w:val="20"/>
            <w:szCs w:val="20"/>
          </w:rPr>
          <w:t xml:space="preserve">. Che come detto in precedenza rappresenta </w:t>
        </w:r>
      </w:ins>
      <w:ins w:id="3792" w:author="Utente di Microsoft Office" w:date="2019-05-19T22:41:00Z">
        <w:r>
          <w:rPr>
            <w:sz w:val="20"/>
            <w:szCs w:val="20"/>
          </w:rPr>
          <w:t xml:space="preserve">il </w:t>
        </w:r>
        <w:proofErr w:type="spellStart"/>
        <w:r>
          <w:rPr>
            <w:sz w:val="20"/>
            <w:szCs w:val="20"/>
          </w:rPr>
          <w:t>tab</w:t>
        </w:r>
        <w:proofErr w:type="spellEnd"/>
        <w:r>
          <w:rPr>
            <w:sz w:val="20"/>
            <w:szCs w:val="20"/>
          </w:rPr>
          <w:t xml:space="preserve"> con più funzionalità e quello che ci permette di costruire l</w:t>
        </w:r>
      </w:ins>
      <w:ins w:id="3793" w:author="Utente di Microsoft Office" w:date="2019-05-20T06:45:00Z">
        <w:r w:rsidR="00070976">
          <w:rPr>
            <w:sz w:val="20"/>
            <w:szCs w:val="20"/>
          </w:rPr>
          <w:t>a</w:t>
        </w:r>
      </w:ins>
      <w:ins w:id="3794" w:author="Utente di Microsoft Office" w:date="2019-05-19T22:41:00Z">
        <w:r>
          <w:rPr>
            <w:sz w:val="20"/>
            <w:szCs w:val="20"/>
          </w:rPr>
          <w:t xml:space="preserve"> bas</w:t>
        </w:r>
      </w:ins>
      <w:ins w:id="3795" w:author="Utente di Microsoft Office" w:date="2019-05-20T06:45:00Z">
        <w:r w:rsidR="00070976">
          <w:rPr>
            <w:sz w:val="20"/>
            <w:szCs w:val="20"/>
          </w:rPr>
          <w:t>e</w:t>
        </w:r>
      </w:ins>
      <w:ins w:id="3796" w:author="Utente di Microsoft Office" w:date="2019-05-19T22:41:00Z">
        <w:r>
          <w:rPr>
            <w:sz w:val="20"/>
            <w:szCs w:val="20"/>
          </w:rPr>
          <w:t xml:space="preserve"> della nostra ontologia. Per fare questo andiamo ad analizzare </w:t>
        </w:r>
      </w:ins>
      <w:ins w:id="3797" w:author="Utente di Microsoft Office" w:date="2019-05-19T22:42:00Z">
        <w:r>
          <w:rPr>
            <w:sz w:val="20"/>
            <w:szCs w:val="20"/>
          </w:rPr>
          <w:t>i sotto-</w:t>
        </w:r>
        <w:proofErr w:type="spellStart"/>
        <w:r>
          <w:rPr>
            <w:sz w:val="20"/>
            <w:szCs w:val="20"/>
          </w:rPr>
          <w:t>tab</w:t>
        </w:r>
        <w:proofErr w:type="spellEnd"/>
        <w:r>
          <w:rPr>
            <w:sz w:val="20"/>
            <w:szCs w:val="20"/>
          </w:rPr>
          <w:t xml:space="preserve"> di questa vista.</w:t>
        </w:r>
      </w:ins>
    </w:p>
    <w:p w14:paraId="5242706F" w14:textId="7E19F946" w:rsidR="0031292A" w:rsidRDefault="00AE1D68" w:rsidP="00FC23C1">
      <w:pPr>
        <w:pStyle w:val="NormalWeb"/>
        <w:rPr>
          <w:ins w:id="3798" w:author="Utente di Microsoft Office" w:date="2019-05-19T22:43:00Z"/>
          <w:sz w:val="20"/>
          <w:szCs w:val="20"/>
        </w:rPr>
      </w:pPr>
      <w:ins w:id="3799" w:author="Utente di Microsoft Office" w:date="2019-05-19T22:43:00Z">
        <w:r>
          <w:rPr>
            <w:sz w:val="20"/>
            <w:szCs w:val="20"/>
          </w:rPr>
          <w:lastRenderedPageBreak/>
          <w:t xml:space="preserve">Il primo </w:t>
        </w:r>
        <w:proofErr w:type="spellStart"/>
        <w:r>
          <w:rPr>
            <w:sz w:val="20"/>
            <w:szCs w:val="20"/>
          </w:rPr>
          <w:t>tab</w:t>
        </w:r>
        <w:proofErr w:type="spellEnd"/>
        <w:r>
          <w:rPr>
            <w:sz w:val="20"/>
            <w:szCs w:val="20"/>
          </w:rPr>
          <w:t xml:space="preserve"> che andiamo ad analizzare è il </w:t>
        </w:r>
        <w:proofErr w:type="spellStart"/>
        <w:r>
          <w:rPr>
            <w:sz w:val="20"/>
            <w:szCs w:val="20"/>
          </w:rPr>
          <w:t>tab</w:t>
        </w:r>
        <w:proofErr w:type="spellEnd"/>
        <w:r>
          <w:rPr>
            <w:sz w:val="20"/>
            <w:szCs w:val="20"/>
          </w:rPr>
          <w:t xml:space="preserve"> </w:t>
        </w:r>
        <w:proofErr w:type="spellStart"/>
        <w:r>
          <w:rPr>
            <w:sz w:val="20"/>
            <w:szCs w:val="20"/>
          </w:rPr>
          <w:t>classes</w:t>
        </w:r>
        <w:proofErr w:type="spellEnd"/>
        <w:r>
          <w:rPr>
            <w:sz w:val="20"/>
            <w:szCs w:val="20"/>
          </w:rPr>
          <w:t>:</w:t>
        </w:r>
      </w:ins>
    </w:p>
    <w:p w14:paraId="457CE6A5" w14:textId="001026E9" w:rsidR="00AE1D68" w:rsidRDefault="00D10CD2" w:rsidP="00FC23C1">
      <w:pPr>
        <w:pStyle w:val="NormalWeb"/>
        <w:rPr>
          <w:ins w:id="3800" w:author="Utente di Microsoft Office" w:date="2019-05-19T22:44:00Z"/>
          <w:sz w:val="20"/>
          <w:szCs w:val="20"/>
        </w:rPr>
      </w:pPr>
      <w:ins w:id="3801" w:author="Utente di Microsoft Office" w:date="2019-05-19T22:44:00Z">
        <w:r>
          <w:rPr>
            <w:noProof/>
            <w:sz w:val="20"/>
            <w:szCs w:val="20"/>
          </w:rPr>
          <w:drawing>
            <wp:inline distT="0" distB="0" distL="0" distR="0" wp14:anchorId="1A619764" wp14:editId="25887C2A">
              <wp:extent cx="6120130" cy="355155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9 at 22.43.52.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551555"/>
                      </a:xfrm>
                      <a:prstGeom prst="rect">
                        <a:avLst/>
                      </a:prstGeom>
                    </pic:spPr>
                  </pic:pic>
                </a:graphicData>
              </a:graphic>
            </wp:inline>
          </w:drawing>
        </w:r>
      </w:ins>
    </w:p>
    <w:p w14:paraId="06B16F59" w14:textId="33BE8D49" w:rsidR="00D10CD2" w:rsidRDefault="009E766C" w:rsidP="009E766C">
      <w:pPr>
        <w:pStyle w:val="NormalWeb"/>
        <w:jc w:val="both"/>
        <w:rPr>
          <w:ins w:id="3802" w:author="Utente di Microsoft Office" w:date="2019-05-19T22:45:00Z"/>
          <w:sz w:val="20"/>
          <w:szCs w:val="20"/>
        </w:rPr>
      </w:pPr>
      <w:ins w:id="3803" w:author="Utente di Microsoft Office" w:date="2019-05-19T22:44:00Z">
        <w:r>
          <w:rPr>
            <w:sz w:val="20"/>
            <w:szCs w:val="20"/>
          </w:rPr>
          <w:t xml:space="preserve">In questo </w:t>
        </w:r>
        <w:proofErr w:type="spellStart"/>
        <w:r>
          <w:rPr>
            <w:sz w:val="20"/>
            <w:szCs w:val="20"/>
          </w:rPr>
          <w:t>tab</w:t>
        </w:r>
        <w:proofErr w:type="spellEnd"/>
        <w:r>
          <w:rPr>
            <w:sz w:val="20"/>
            <w:szCs w:val="20"/>
          </w:rPr>
          <w:t xml:space="preserve"> possiamo sia visualizzare le caratteristiche </w:t>
        </w:r>
      </w:ins>
      <w:ins w:id="3804" w:author="Utente di Microsoft Office" w:date="2019-05-19T22:45:00Z">
        <w:r>
          <w:rPr>
            <w:sz w:val="20"/>
            <w:szCs w:val="20"/>
          </w:rPr>
          <w:t>delle classi che abbiamo inserito, sia aggiungerle</w:t>
        </w:r>
      </w:ins>
      <w:ins w:id="3805" w:author="Utente di Microsoft Office" w:date="2019-05-20T06:45:00Z">
        <w:r w:rsidR="00070976">
          <w:rPr>
            <w:sz w:val="20"/>
            <w:szCs w:val="20"/>
          </w:rPr>
          <w:t>, cancellarle</w:t>
        </w:r>
      </w:ins>
      <w:ins w:id="3806" w:author="Utente di Microsoft Office" w:date="2019-05-19T22:45:00Z">
        <w:r>
          <w:rPr>
            <w:sz w:val="20"/>
            <w:szCs w:val="20"/>
          </w:rPr>
          <w:t xml:space="preserve"> </w:t>
        </w:r>
      </w:ins>
      <w:ins w:id="3807" w:author="Utente di Microsoft Office" w:date="2019-05-20T06:45:00Z">
        <w:r w:rsidR="00070976">
          <w:rPr>
            <w:sz w:val="20"/>
            <w:szCs w:val="20"/>
          </w:rPr>
          <w:t>o</w:t>
        </w:r>
      </w:ins>
      <w:ins w:id="3808" w:author="Utente di Microsoft Office" w:date="2019-05-19T22:45:00Z">
        <w:r>
          <w:rPr>
            <w:sz w:val="20"/>
            <w:szCs w:val="20"/>
          </w:rPr>
          <w:t xml:space="preserve"> modificarle</w:t>
        </w:r>
        <w:r w:rsidR="00866590">
          <w:rPr>
            <w:sz w:val="20"/>
            <w:szCs w:val="20"/>
          </w:rPr>
          <w:t>.</w:t>
        </w:r>
      </w:ins>
    </w:p>
    <w:p w14:paraId="69D25210" w14:textId="77777777" w:rsidR="00866590" w:rsidRDefault="00866590" w:rsidP="009E766C">
      <w:pPr>
        <w:pStyle w:val="NormalWeb"/>
        <w:jc w:val="both"/>
        <w:rPr>
          <w:ins w:id="3809" w:author="Utente di Microsoft Office" w:date="2019-05-19T22:46:00Z"/>
          <w:sz w:val="20"/>
          <w:szCs w:val="20"/>
        </w:rPr>
      </w:pPr>
      <w:ins w:id="3810" w:author="Utente di Microsoft Office" w:date="2019-05-19T22:45:00Z">
        <w:r>
          <w:rPr>
            <w:sz w:val="20"/>
            <w:szCs w:val="20"/>
          </w:rPr>
          <w:t xml:space="preserve">Nel </w:t>
        </w:r>
        <w:proofErr w:type="spellStart"/>
        <w:r>
          <w:rPr>
            <w:sz w:val="20"/>
            <w:szCs w:val="20"/>
          </w:rPr>
          <w:t>tab</w:t>
        </w:r>
        <w:proofErr w:type="spellEnd"/>
        <w:r>
          <w:rPr>
            <w:sz w:val="20"/>
            <w:szCs w:val="20"/>
          </w:rPr>
          <w:t xml:space="preserve"> O</w:t>
        </w:r>
      </w:ins>
      <w:ins w:id="3811" w:author="Utente di Microsoft Office" w:date="2019-05-19T22:46:00Z">
        <w:r>
          <w:rPr>
            <w:sz w:val="20"/>
            <w:szCs w:val="20"/>
          </w:rPr>
          <w:t>b</w:t>
        </w:r>
      </w:ins>
      <w:ins w:id="3812" w:author="Utente di Microsoft Office" w:date="2019-05-19T22:45:00Z">
        <w:r>
          <w:rPr>
            <w:sz w:val="20"/>
            <w:szCs w:val="20"/>
          </w:rPr>
          <w:t>ject</w:t>
        </w:r>
      </w:ins>
      <w:ins w:id="3813" w:author="Utente di Microsoft Office" w:date="2019-05-19T22:46:00Z">
        <w:r>
          <w:rPr>
            <w:sz w:val="20"/>
            <w:szCs w:val="20"/>
          </w:rPr>
          <w:t xml:space="preserve"> </w:t>
        </w:r>
        <w:proofErr w:type="spellStart"/>
        <w:r>
          <w:rPr>
            <w:sz w:val="20"/>
            <w:szCs w:val="20"/>
          </w:rPr>
          <w:t>properties</w:t>
        </w:r>
        <w:proofErr w:type="spellEnd"/>
        <w:r>
          <w:rPr>
            <w:sz w:val="20"/>
            <w:szCs w:val="20"/>
          </w:rPr>
          <w:t>:</w:t>
        </w:r>
      </w:ins>
    </w:p>
    <w:p w14:paraId="62B49DE9" w14:textId="78BD1D54" w:rsidR="00866590" w:rsidRDefault="00866590" w:rsidP="009E766C">
      <w:pPr>
        <w:pStyle w:val="NormalWeb"/>
        <w:jc w:val="both"/>
        <w:rPr>
          <w:ins w:id="3814" w:author="Utente di Microsoft Office" w:date="2019-05-19T22:47:00Z"/>
          <w:sz w:val="20"/>
          <w:szCs w:val="20"/>
        </w:rPr>
      </w:pPr>
      <w:ins w:id="3815" w:author="Utente di Microsoft Office" w:date="2019-05-19T22:47:00Z">
        <w:r>
          <w:rPr>
            <w:noProof/>
            <w:sz w:val="20"/>
            <w:szCs w:val="20"/>
          </w:rPr>
          <w:drawing>
            <wp:inline distT="0" distB="0" distL="0" distR="0" wp14:anchorId="3FB12BFB" wp14:editId="7E28A7DF">
              <wp:extent cx="6120130" cy="355155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5-19 at 22.46.52.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551555"/>
                      </a:xfrm>
                      <a:prstGeom prst="rect">
                        <a:avLst/>
                      </a:prstGeom>
                    </pic:spPr>
                  </pic:pic>
                </a:graphicData>
              </a:graphic>
            </wp:inline>
          </w:drawing>
        </w:r>
      </w:ins>
      <w:ins w:id="3816" w:author="Utente di Microsoft Office" w:date="2019-05-19T22:45:00Z">
        <w:r>
          <w:rPr>
            <w:sz w:val="20"/>
            <w:szCs w:val="20"/>
          </w:rPr>
          <w:t xml:space="preserve"> </w:t>
        </w:r>
      </w:ins>
    </w:p>
    <w:p w14:paraId="0A1B2185" w14:textId="1C16984C" w:rsidR="00866590" w:rsidRDefault="00866590" w:rsidP="009E766C">
      <w:pPr>
        <w:pStyle w:val="NormalWeb"/>
        <w:jc w:val="both"/>
        <w:rPr>
          <w:ins w:id="3817" w:author="Utente di Microsoft Office" w:date="2019-05-19T22:48:00Z"/>
          <w:sz w:val="20"/>
          <w:szCs w:val="20"/>
        </w:rPr>
      </w:pPr>
      <w:ins w:id="3818" w:author="Utente di Microsoft Office" w:date="2019-05-19T22:47:00Z">
        <w:r>
          <w:rPr>
            <w:sz w:val="20"/>
            <w:szCs w:val="20"/>
          </w:rPr>
          <w:t>Possiamo visualizzare, inserire</w:t>
        </w:r>
      </w:ins>
      <w:ins w:id="3819" w:author="Utente di Microsoft Office" w:date="2019-05-19T22:48:00Z">
        <w:r w:rsidR="00A133C5">
          <w:rPr>
            <w:sz w:val="20"/>
            <w:szCs w:val="20"/>
          </w:rPr>
          <w:t>,</w:t>
        </w:r>
      </w:ins>
      <w:ins w:id="3820" w:author="Utente di Microsoft Office" w:date="2019-05-19T22:47:00Z">
        <w:r>
          <w:rPr>
            <w:sz w:val="20"/>
            <w:szCs w:val="20"/>
          </w:rPr>
          <w:t xml:space="preserve"> modificare </w:t>
        </w:r>
      </w:ins>
      <w:ins w:id="3821" w:author="Utente di Microsoft Office" w:date="2019-05-19T22:49:00Z">
        <w:r w:rsidR="00A133C5">
          <w:rPr>
            <w:sz w:val="20"/>
            <w:szCs w:val="20"/>
          </w:rPr>
          <w:t xml:space="preserve">e cancellare </w:t>
        </w:r>
      </w:ins>
      <w:ins w:id="3822" w:author="Utente di Microsoft Office" w:date="2019-05-19T22:47:00Z">
        <w:r>
          <w:rPr>
            <w:sz w:val="20"/>
            <w:szCs w:val="20"/>
          </w:rPr>
          <w:t xml:space="preserve">le </w:t>
        </w:r>
        <w:proofErr w:type="spellStart"/>
        <w:r>
          <w:rPr>
            <w:sz w:val="20"/>
            <w:szCs w:val="20"/>
          </w:rPr>
          <w:t>object</w:t>
        </w:r>
        <w:proofErr w:type="spellEnd"/>
        <w:r>
          <w:rPr>
            <w:sz w:val="20"/>
            <w:szCs w:val="20"/>
          </w:rPr>
          <w:t xml:space="preserve"> </w:t>
        </w:r>
        <w:proofErr w:type="spellStart"/>
        <w:r>
          <w:rPr>
            <w:sz w:val="20"/>
            <w:szCs w:val="20"/>
          </w:rPr>
          <w:t>properties</w:t>
        </w:r>
        <w:proofErr w:type="spellEnd"/>
        <w:r>
          <w:rPr>
            <w:sz w:val="20"/>
            <w:szCs w:val="20"/>
          </w:rPr>
          <w:t xml:space="preserve"> della nostra ontologia.</w:t>
        </w:r>
      </w:ins>
    </w:p>
    <w:p w14:paraId="754A0639" w14:textId="75B8AF48" w:rsidR="00866590" w:rsidRPr="0031292A" w:rsidRDefault="00A133C5">
      <w:pPr>
        <w:pStyle w:val="NormalWeb"/>
        <w:jc w:val="both"/>
        <w:rPr>
          <w:ins w:id="3823" w:author="Utente di Microsoft Office" w:date="2019-05-19T10:09:00Z"/>
          <w:sz w:val="20"/>
          <w:szCs w:val="20"/>
          <w:rPrChange w:id="3824" w:author="Utente di Microsoft Office" w:date="2019-05-19T22:40:00Z">
            <w:rPr>
              <w:ins w:id="3825" w:author="Utente di Microsoft Office" w:date="2019-05-19T10:09:00Z"/>
            </w:rPr>
          </w:rPrChange>
        </w:rPr>
        <w:pPrChange w:id="3826" w:author="Utente di Microsoft Office" w:date="2019-05-19T22:45:00Z">
          <w:pPr>
            <w:pStyle w:val="NormalWeb"/>
          </w:pPr>
        </w:pPrChange>
      </w:pPr>
      <w:ins w:id="3827" w:author="Utente di Microsoft Office" w:date="2019-05-19T22:48:00Z">
        <w:r>
          <w:rPr>
            <w:sz w:val="20"/>
            <w:szCs w:val="20"/>
          </w:rPr>
          <w:lastRenderedPageBreak/>
          <w:t xml:space="preserve">Stesso discorso possiamo fare per il </w:t>
        </w:r>
        <w:proofErr w:type="spellStart"/>
        <w:r>
          <w:rPr>
            <w:sz w:val="20"/>
            <w:szCs w:val="20"/>
          </w:rPr>
          <w:t>tab</w:t>
        </w:r>
        <w:proofErr w:type="spellEnd"/>
        <w:r>
          <w:rPr>
            <w:sz w:val="20"/>
            <w:szCs w:val="20"/>
          </w:rPr>
          <w:t xml:space="preserve"> data </w:t>
        </w:r>
        <w:proofErr w:type="spellStart"/>
        <w:r>
          <w:rPr>
            <w:sz w:val="20"/>
            <w:szCs w:val="20"/>
          </w:rPr>
          <w:t>type</w:t>
        </w:r>
        <w:proofErr w:type="spellEnd"/>
        <w:r>
          <w:rPr>
            <w:sz w:val="20"/>
            <w:szCs w:val="20"/>
          </w:rPr>
          <w:t xml:space="preserve"> </w:t>
        </w:r>
        <w:proofErr w:type="spellStart"/>
        <w:r>
          <w:rPr>
            <w:sz w:val="20"/>
            <w:szCs w:val="20"/>
          </w:rPr>
          <w:t>properties</w:t>
        </w:r>
        <w:proofErr w:type="spellEnd"/>
        <w:r>
          <w:rPr>
            <w:sz w:val="20"/>
            <w:szCs w:val="20"/>
          </w:rPr>
          <w:t>. In questo caso possiamo visualizzare, inserire</w:t>
        </w:r>
      </w:ins>
      <w:ins w:id="3828" w:author="Utente di Microsoft Office" w:date="2019-05-19T22:49:00Z">
        <w:r>
          <w:rPr>
            <w:sz w:val="20"/>
            <w:szCs w:val="20"/>
          </w:rPr>
          <w:t xml:space="preserve">, modificare e cancellare le data </w:t>
        </w:r>
        <w:proofErr w:type="spellStart"/>
        <w:r>
          <w:rPr>
            <w:sz w:val="20"/>
            <w:szCs w:val="20"/>
          </w:rPr>
          <w:t>type</w:t>
        </w:r>
        <w:proofErr w:type="spellEnd"/>
        <w:r>
          <w:rPr>
            <w:sz w:val="20"/>
            <w:szCs w:val="20"/>
          </w:rPr>
          <w:t xml:space="preserve"> </w:t>
        </w:r>
        <w:proofErr w:type="spellStart"/>
        <w:r>
          <w:rPr>
            <w:sz w:val="20"/>
            <w:szCs w:val="20"/>
          </w:rPr>
          <w:t>properties</w:t>
        </w:r>
        <w:proofErr w:type="spellEnd"/>
        <w:r>
          <w:rPr>
            <w:sz w:val="20"/>
            <w:szCs w:val="20"/>
          </w:rPr>
          <w:t>.</w:t>
        </w:r>
      </w:ins>
    </w:p>
    <w:p w14:paraId="47EB4B33" w14:textId="13BB5727" w:rsidR="004520B7" w:rsidRDefault="008459F4">
      <w:pPr>
        <w:pStyle w:val="NormalWeb"/>
        <w:shd w:val="clear" w:color="auto" w:fill="FFFFFF"/>
        <w:jc w:val="both"/>
        <w:rPr>
          <w:ins w:id="3829" w:author="Utente di Microsoft Office" w:date="2019-05-19T22:51:00Z"/>
          <w:sz w:val="20"/>
          <w:szCs w:val="20"/>
        </w:rPr>
      </w:pPr>
      <w:ins w:id="3830" w:author="Utente di Microsoft Office" w:date="2019-05-19T22:50:00Z">
        <w:r>
          <w:rPr>
            <w:noProof/>
            <w:sz w:val="20"/>
            <w:szCs w:val="20"/>
          </w:rPr>
          <w:drawing>
            <wp:inline distT="0" distB="0" distL="0" distR="0" wp14:anchorId="3E9625C5" wp14:editId="52514B1C">
              <wp:extent cx="6120130" cy="36449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5-19 at 22.50.40.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ins>
    </w:p>
    <w:p w14:paraId="150B2ED0" w14:textId="32BD31D1" w:rsidR="008459F4" w:rsidRDefault="008459F4">
      <w:pPr>
        <w:pStyle w:val="NormalWeb"/>
        <w:shd w:val="clear" w:color="auto" w:fill="FFFFFF"/>
        <w:jc w:val="both"/>
        <w:rPr>
          <w:ins w:id="3831" w:author="Utente di Microsoft Office" w:date="2019-05-19T22:52:00Z"/>
          <w:sz w:val="20"/>
          <w:szCs w:val="20"/>
        </w:rPr>
      </w:pPr>
      <w:ins w:id="3832" w:author="Utente di Microsoft Office" w:date="2019-05-19T22:51:00Z">
        <w:r>
          <w:rPr>
            <w:sz w:val="20"/>
            <w:szCs w:val="20"/>
          </w:rPr>
          <w:t xml:space="preserve">Nel </w:t>
        </w:r>
        <w:proofErr w:type="spellStart"/>
        <w:r>
          <w:rPr>
            <w:sz w:val="20"/>
            <w:szCs w:val="20"/>
          </w:rPr>
          <w:t>tab</w:t>
        </w:r>
        <w:proofErr w:type="spellEnd"/>
        <w:r>
          <w:rPr>
            <w:sz w:val="20"/>
            <w:szCs w:val="20"/>
          </w:rPr>
          <w:t xml:space="preserve"> </w:t>
        </w:r>
        <w:proofErr w:type="spellStart"/>
        <w:r>
          <w:rPr>
            <w:sz w:val="20"/>
            <w:szCs w:val="20"/>
          </w:rPr>
          <w:t>Datatypes</w:t>
        </w:r>
        <w:proofErr w:type="spellEnd"/>
        <w:r>
          <w:rPr>
            <w:sz w:val="20"/>
            <w:szCs w:val="20"/>
          </w:rPr>
          <w:t xml:space="preserve"> abbiamo una visuale dei </w:t>
        </w:r>
        <w:proofErr w:type="spellStart"/>
        <w:r>
          <w:rPr>
            <w:sz w:val="20"/>
            <w:szCs w:val="20"/>
          </w:rPr>
          <w:t>datatype</w:t>
        </w:r>
        <w:proofErr w:type="spellEnd"/>
        <w:r>
          <w:rPr>
            <w:sz w:val="20"/>
            <w:szCs w:val="20"/>
          </w:rPr>
          <w:t xml:space="preserve"> </w:t>
        </w:r>
      </w:ins>
      <w:ins w:id="3833" w:author="Utente di Microsoft Office" w:date="2019-05-20T06:46:00Z">
        <w:r w:rsidR="00070976">
          <w:rPr>
            <w:sz w:val="20"/>
            <w:szCs w:val="20"/>
          </w:rPr>
          <w:t>ammessi</w:t>
        </w:r>
      </w:ins>
      <w:ins w:id="3834" w:author="Utente di Microsoft Office" w:date="2019-05-19T22:51:00Z">
        <w:r>
          <w:rPr>
            <w:sz w:val="20"/>
            <w:szCs w:val="20"/>
          </w:rPr>
          <w:t xml:space="preserve"> nella nostra ontologia. Da notare che </w:t>
        </w:r>
      </w:ins>
      <w:ins w:id="3835" w:author="Utente di Microsoft Office" w:date="2019-05-20T06:46:00Z">
        <w:r w:rsidR="00070976">
          <w:rPr>
            <w:sz w:val="20"/>
            <w:szCs w:val="20"/>
          </w:rPr>
          <w:t>i tipi di defaul</w:t>
        </w:r>
      </w:ins>
      <w:ins w:id="3836" w:author="Utente di Microsoft Office" w:date="2019-05-20T06:47:00Z">
        <w:r w:rsidR="00070976">
          <w:rPr>
            <w:sz w:val="20"/>
            <w:szCs w:val="20"/>
          </w:rPr>
          <w:t>t</w:t>
        </w:r>
      </w:ins>
      <w:ins w:id="3837" w:author="Utente di Microsoft Office" w:date="2019-05-19T22:51:00Z">
        <w:r>
          <w:rPr>
            <w:sz w:val="20"/>
            <w:szCs w:val="20"/>
          </w:rPr>
          <w:t xml:space="preserve"> derivano da</w:t>
        </w:r>
      </w:ins>
      <w:ins w:id="3838" w:author="Utente di Microsoft Office" w:date="2019-05-20T06:47:00Z">
        <w:r w:rsidR="00070976">
          <w:rPr>
            <w:sz w:val="20"/>
            <w:szCs w:val="20"/>
          </w:rPr>
          <w:t>i</w:t>
        </w:r>
      </w:ins>
      <w:ins w:id="3839" w:author="Utente di Microsoft Office" w:date="2019-05-19T22:51:00Z">
        <w:r>
          <w:rPr>
            <w:sz w:val="20"/>
            <w:szCs w:val="20"/>
          </w:rPr>
          <w:t xml:space="preserve"> vocabol</w:t>
        </w:r>
      </w:ins>
      <w:ins w:id="3840" w:author="Utente di Microsoft Office" w:date="2019-05-19T22:52:00Z">
        <w:r>
          <w:rPr>
            <w:sz w:val="20"/>
            <w:szCs w:val="20"/>
          </w:rPr>
          <w:t xml:space="preserve">ari </w:t>
        </w:r>
      </w:ins>
      <w:ins w:id="3841" w:author="Utente di Microsoft Office" w:date="2019-05-20T06:47:00Z">
        <w:r w:rsidR="00070976">
          <w:rPr>
            <w:sz w:val="20"/>
            <w:szCs w:val="20"/>
          </w:rPr>
          <w:t xml:space="preserve">OWL, </w:t>
        </w:r>
      </w:ins>
      <w:ins w:id="3842" w:author="Utente di Microsoft Office" w:date="2019-05-19T22:52:00Z">
        <w:r>
          <w:rPr>
            <w:sz w:val="20"/>
            <w:szCs w:val="20"/>
          </w:rPr>
          <w:t>RDF e XML Schema:</w:t>
        </w:r>
      </w:ins>
    </w:p>
    <w:p w14:paraId="6D74E0C0" w14:textId="3F0B7C15" w:rsidR="008459F4" w:rsidRDefault="00FD7BED">
      <w:pPr>
        <w:pStyle w:val="NormalWeb"/>
        <w:shd w:val="clear" w:color="auto" w:fill="FFFFFF"/>
        <w:jc w:val="both"/>
        <w:rPr>
          <w:ins w:id="3843" w:author="Utente di Microsoft Office" w:date="2019-05-19T22:53:00Z"/>
          <w:sz w:val="20"/>
          <w:szCs w:val="20"/>
        </w:rPr>
      </w:pPr>
      <w:ins w:id="3844" w:author="Utente di Microsoft Office" w:date="2019-05-19T22:53:00Z">
        <w:r>
          <w:rPr>
            <w:noProof/>
            <w:sz w:val="20"/>
            <w:szCs w:val="20"/>
          </w:rPr>
          <w:drawing>
            <wp:inline distT="0" distB="0" distL="0" distR="0" wp14:anchorId="7C441966" wp14:editId="4A0BBAD6">
              <wp:extent cx="6120130" cy="36449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5-19 at 22.52.47.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ins>
    </w:p>
    <w:p w14:paraId="36A41163" w14:textId="1B6C6208" w:rsidR="00FD7BED" w:rsidRDefault="00FD7BED">
      <w:pPr>
        <w:pStyle w:val="NormalWeb"/>
        <w:shd w:val="clear" w:color="auto" w:fill="FFFFFF"/>
        <w:jc w:val="both"/>
        <w:rPr>
          <w:ins w:id="3845" w:author="Utente di Microsoft Office" w:date="2019-05-19T22:53:00Z"/>
          <w:sz w:val="20"/>
          <w:szCs w:val="20"/>
        </w:rPr>
      </w:pPr>
      <w:ins w:id="3846" w:author="Utente di Microsoft Office" w:date="2019-05-19T22:53:00Z">
        <w:r>
          <w:rPr>
            <w:sz w:val="20"/>
            <w:szCs w:val="20"/>
          </w:rPr>
          <w:t xml:space="preserve">In questo caso possiamo solo aggiungere o cancellare un data </w:t>
        </w:r>
        <w:proofErr w:type="spellStart"/>
        <w:r>
          <w:rPr>
            <w:sz w:val="20"/>
            <w:szCs w:val="20"/>
          </w:rPr>
          <w:t>type</w:t>
        </w:r>
        <w:proofErr w:type="spellEnd"/>
        <w:r>
          <w:rPr>
            <w:sz w:val="20"/>
            <w:szCs w:val="20"/>
          </w:rPr>
          <w:t>.</w:t>
        </w:r>
      </w:ins>
    </w:p>
    <w:p w14:paraId="27F99AE9" w14:textId="5486B3BB" w:rsidR="00FD7BED" w:rsidRDefault="00F61088">
      <w:pPr>
        <w:pStyle w:val="NormalWeb"/>
        <w:shd w:val="clear" w:color="auto" w:fill="FFFFFF"/>
        <w:jc w:val="both"/>
        <w:rPr>
          <w:ins w:id="3847" w:author="Utente di Microsoft Office" w:date="2019-05-19T22:54:00Z"/>
          <w:sz w:val="20"/>
          <w:szCs w:val="20"/>
        </w:rPr>
      </w:pPr>
      <w:ins w:id="3848" w:author="Utente di Microsoft Office" w:date="2019-05-19T22:54:00Z">
        <w:r>
          <w:rPr>
            <w:sz w:val="20"/>
            <w:szCs w:val="20"/>
          </w:rPr>
          <w:lastRenderedPageBreak/>
          <w:t xml:space="preserve">Nel </w:t>
        </w:r>
        <w:proofErr w:type="spellStart"/>
        <w:r>
          <w:rPr>
            <w:sz w:val="20"/>
            <w:szCs w:val="20"/>
          </w:rPr>
          <w:t>tab</w:t>
        </w:r>
        <w:proofErr w:type="spellEnd"/>
        <w:r>
          <w:rPr>
            <w:sz w:val="20"/>
            <w:szCs w:val="20"/>
          </w:rPr>
          <w:t xml:space="preserve"> </w:t>
        </w:r>
        <w:proofErr w:type="spellStart"/>
        <w:r>
          <w:rPr>
            <w:sz w:val="20"/>
            <w:szCs w:val="20"/>
          </w:rPr>
          <w:t>individuals</w:t>
        </w:r>
        <w:proofErr w:type="spellEnd"/>
        <w:r>
          <w:rPr>
            <w:sz w:val="20"/>
            <w:szCs w:val="20"/>
          </w:rPr>
          <w:t xml:space="preserve"> invece abbiamo una visuale degli individui presenti nella nostra ontologia, e delle sue caratteristiche:</w:t>
        </w:r>
      </w:ins>
    </w:p>
    <w:p w14:paraId="4EA9F30F" w14:textId="6B16F17D" w:rsidR="00F61088" w:rsidRPr="007E303A" w:rsidRDefault="00BD63BC">
      <w:pPr>
        <w:pStyle w:val="NormalWeb"/>
        <w:shd w:val="clear" w:color="auto" w:fill="FFFFFF"/>
        <w:jc w:val="both"/>
        <w:rPr>
          <w:ins w:id="3849" w:author="Utente di Microsoft Office" w:date="2019-05-19T10:05:00Z"/>
          <w:sz w:val="20"/>
          <w:szCs w:val="20"/>
          <w:rPrChange w:id="3850" w:author="Utente di Microsoft Office" w:date="2019-05-19T22:26:00Z">
            <w:rPr>
              <w:ins w:id="3851" w:author="Utente di Microsoft Office" w:date="2019-05-19T10:05:00Z"/>
            </w:rPr>
          </w:rPrChange>
        </w:rPr>
        <w:pPrChange w:id="3852" w:author="Utente di Microsoft Office" w:date="2019-05-19T10:06:00Z">
          <w:pPr>
            <w:pStyle w:val="NormalWeb"/>
            <w:shd w:val="clear" w:color="auto" w:fill="FFFFFF"/>
          </w:pPr>
        </w:pPrChange>
      </w:pPr>
      <w:ins w:id="3853" w:author="Utente di Microsoft Office" w:date="2019-05-19T22:55:00Z">
        <w:r>
          <w:rPr>
            <w:noProof/>
            <w:sz w:val="20"/>
            <w:szCs w:val="20"/>
          </w:rPr>
          <w:drawing>
            <wp:inline distT="0" distB="0" distL="0" distR="0" wp14:anchorId="6A3B2911" wp14:editId="50E9F542">
              <wp:extent cx="6120130" cy="36449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5-19 at 22.55.25.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ins>
    </w:p>
    <w:p w14:paraId="2E7B3DCD" w14:textId="3B706670" w:rsidR="005B44EF" w:rsidRDefault="00BD63BC">
      <w:pPr>
        <w:pStyle w:val="NormalWeb"/>
        <w:shd w:val="clear" w:color="auto" w:fill="FFFFFF"/>
        <w:jc w:val="both"/>
        <w:rPr>
          <w:ins w:id="3854" w:author="Utente di Microsoft Office" w:date="2019-05-19T22:57:00Z"/>
          <w:sz w:val="20"/>
          <w:szCs w:val="20"/>
        </w:rPr>
        <w:pPrChange w:id="3855" w:author="Utente di Microsoft Office" w:date="2019-05-21T00:57:00Z">
          <w:pPr>
            <w:pStyle w:val="NormalWeb"/>
            <w:shd w:val="clear" w:color="auto" w:fill="FFFFFF"/>
          </w:pPr>
        </w:pPrChange>
      </w:pPr>
      <w:ins w:id="3856" w:author="Utente di Microsoft Office" w:date="2019-05-19T22:56:00Z">
        <w:r>
          <w:rPr>
            <w:sz w:val="20"/>
            <w:szCs w:val="20"/>
          </w:rPr>
          <w:t xml:space="preserve">Infine andiamo a vedere il </w:t>
        </w:r>
        <w:proofErr w:type="spellStart"/>
        <w:r>
          <w:rPr>
            <w:sz w:val="20"/>
            <w:szCs w:val="20"/>
          </w:rPr>
          <w:t>tab</w:t>
        </w:r>
        <w:proofErr w:type="spellEnd"/>
        <w:r>
          <w:rPr>
            <w:sz w:val="20"/>
            <w:szCs w:val="20"/>
          </w:rPr>
          <w:t xml:space="preserve"> </w:t>
        </w:r>
        <w:proofErr w:type="spellStart"/>
        <w:r>
          <w:rPr>
            <w:sz w:val="20"/>
            <w:szCs w:val="20"/>
          </w:rPr>
          <w:t>A</w:t>
        </w:r>
      </w:ins>
      <w:ins w:id="3857" w:author="Utente di Microsoft Office" w:date="2019-05-19T22:57:00Z">
        <w:r>
          <w:rPr>
            <w:sz w:val="20"/>
            <w:szCs w:val="20"/>
          </w:rPr>
          <w:t>nnotation</w:t>
        </w:r>
        <w:proofErr w:type="spellEnd"/>
        <w:r>
          <w:rPr>
            <w:sz w:val="20"/>
            <w:szCs w:val="20"/>
          </w:rPr>
          <w:t xml:space="preserve"> </w:t>
        </w:r>
        <w:proofErr w:type="spellStart"/>
        <w:r>
          <w:rPr>
            <w:sz w:val="20"/>
            <w:szCs w:val="20"/>
          </w:rPr>
          <w:t>properties</w:t>
        </w:r>
        <w:proofErr w:type="spellEnd"/>
        <w:r>
          <w:rPr>
            <w:sz w:val="20"/>
            <w:szCs w:val="20"/>
          </w:rPr>
          <w:t>:</w:t>
        </w:r>
      </w:ins>
    </w:p>
    <w:p w14:paraId="62169E9E" w14:textId="567A074E" w:rsidR="00BD63BC" w:rsidRDefault="00B55127" w:rsidP="005B44EF">
      <w:pPr>
        <w:pStyle w:val="NormalWeb"/>
        <w:shd w:val="clear" w:color="auto" w:fill="FFFFFF"/>
        <w:rPr>
          <w:ins w:id="3858" w:author="Utente di Microsoft Office" w:date="2019-05-19T22:57:00Z"/>
          <w:sz w:val="20"/>
          <w:szCs w:val="20"/>
        </w:rPr>
      </w:pPr>
      <w:ins w:id="3859" w:author="Utente di Microsoft Office" w:date="2019-05-19T22:57:00Z">
        <w:r>
          <w:rPr>
            <w:noProof/>
            <w:sz w:val="20"/>
            <w:szCs w:val="20"/>
          </w:rPr>
          <w:drawing>
            <wp:inline distT="0" distB="0" distL="0" distR="0" wp14:anchorId="554DBBD7" wp14:editId="74A0C387">
              <wp:extent cx="6120130" cy="36449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5-19 at 22.56.41.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ins>
    </w:p>
    <w:p w14:paraId="5C81F764" w14:textId="068A5858" w:rsidR="00DC1F73" w:rsidRDefault="00B55127">
      <w:pPr>
        <w:pStyle w:val="NormalWeb"/>
        <w:shd w:val="clear" w:color="auto" w:fill="FFFFFF"/>
        <w:jc w:val="both"/>
        <w:rPr>
          <w:ins w:id="3860" w:author="Utente di Microsoft Office" w:date="2019-05-20T23:53:00Z"/>
          <w:sz w:val="20"/>
          <w:szCs w:val="20"/>
        </w:rPr>
        <w:pPrChange w:id="3861" w:author="Utente di Microsoft Office" w:date="2019-05-21T00:56:00Z">
          <w:pPr>
            <w:pStyle w:val="NormalWeb"/>
            <w:shd w:val="clear" w:color="auto" w:fill="FFFFFF"/>
          </w:pPr>
        </w:pPrChange>
      </w:pPr>
      <w:ins w:id="3862" w:author="Utente di Microsoft Office" w:date="2019-05-19T22:57:00Z">
        <w:r>
          <w:rPr>
            <w:sz w:val="20"/>
            <w:szCs w:val="20"/>
          </w:rPr>
          <w:t>In questo caso abbiamo una lista delle annotazione che possiamo associare ad una classe</w:t>
        </w:r>
      </w:ins>
      <w:ins w:id="3863" w:author="Utente di Microsoft Office" w:date="2019-05-19T22:58:00Z">
        <w:r w:rsidR="00663E50">
          <w:rPr>
            <w:sz w:val="20"/>
            <w:szCs w:val="20"/>
          </w:rPr>
          <w:t>,</w:t>
        </w:r>
      </w:ins>
      <w:ins w:id="3864" w:author="Utente di Microsoft Office" w:date="2019-05-19T22:57:00Z">
        <w:r>
          <w:rPr>
            <w:sz w:val="20"/>
            <w:szCs w:val="20"/>
          </w:rPr>
          <w:t xml:space="preserve"> prop</w:t>
        </w:r>
      </w:ins>
      <w:ins w:id="3865" w:author="Utente di Microsoft Office" w:date="2019-05-19T22:58:00Z">
        <w:r>
          <w:rPr>
            <w:sz w:val="20"/>
            <w:szCs w:val="20"/>
          </w:rPr>
          <w:t>rietà</w:t>
        </w:r>
        <w:r w:rsidR="00663E50">
          <w:rPr>
            <w:sz w:val="20"/>
            <w:szCs w:val="20"/>
          </w:rPr>
          <w:t xml:space="preserve">, individuo o </w:t>
        </w:r>
        <w:proofErr w:type="spellStart"/>
        <w:r w:rsidR="00663E50">
          <w:rPr>
            <w:sz w:val="20"/>
            <w:szCs w:val="20"/>
          </w:rPr>
          <w:t>dat</w:t>
        </w:r>
      </w:ins>
      <w:ins w:id="3866" w:author="Utente di Microsoft Office" w:date="2019-05-19T22:59:00Z">
        <w:r w:rsidR="00663E50">
          <w:rPr>
            <w:sz w:val="20"/>
            <w:szCs w:val="20"/>
          </w:rPr>
          <w:t>atype</w:t>
        </w:r>
      </w:ins>
      <w:proofErr w:type="spellEnd"/>
      <w:ins w:id="3867" w:author="Utente di Microsoft Office" w:date="2019-05-19T22:57:00Z">
        <w:r>
          <w:rPr>
            <w:sz w:val="20"/>
            <w:szCs w:val="20"/>
          </w:rPr>
          <w:t>.</w:t>
        </w:r>
      </w:ins>
    </w:p>
    <w:p w14:paraId="3B5818DC" w14:textId="77777777" w:rsidR="00215C81" w:rsidRPr="008055EF" w:rsidRDefault="00215C81" w:rsidP="00215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868" w:author="Utente di Microsoft Office" w:date="2019-05-20T23:53:00Z"/>
          <w:rFonts w:cstheme="minorHAnsi"/>
          <w:color w:val="000000"/>
          <w:sz w:val="22"/>
          <w:szCs w:val="22"/>
        </w:rPr>
      </w:pPr>
      <w:ins w:id="3869" w:author="Utente di Microsoft Office" w:date="2019-05-20T23:53:00Z">
        <w:r w:rsidRPr="008055EF">
          <w:rPr>
            <w:rFonts w:cstheme="minorHAnsi"/>
            <w:color w:val="000000"/>
            <w:sz w:val="22"/>
            <w:szCs w:val="22"/>
          </w:rPr>
          <w:lastRenderedPageBreak/>
          <w:t>4. SVILUPPO DELL'ONTOLOGIA RELATIVA AI TEST NEUROPSICOLOGICI</w:t>
        </w:r>
      </w:ins>
    </w:p>
    <w:p w14:paraId="046BEC62" w14:textId="4866674E" w:rsidR="00215C81" w:rsidRDefault="00A95449" w:rsidP="00B52A90">
      <w:pPr>
        <w:pStyle w:val="NormalWeb"/>
        <w:shd w:val="clear" w:color="auto" w:fill="FFFFFF"/>
        <w:jc w:val="both"/>
        <w:rPr>
          <w:ins w:id="3870" w:author="Utente di Microsoft Office" w:date="2019-05-21T00:18:00Z"/>
          <w:sz w:val="20"/>
          <w:szCs w:val="20"/>
        </w:rPr>
      </w:pPr>
      <w:ins w:id="3871" w:author="Utente di Microsoft Office" w:date="2019-05-20T23:54:00Z">
        <w:r>
          <w:rPr>
            <w:sz w:val="20"/>
            <w:szCs w:val="20"/>
          </w:rPr>
          <w:t xml:space="preserve">Il materiale da cui siamo partiti, nello sviluppo della nostra ontologia, sono i risultati dei test del data base ADNI. </w:t>
        </w:r>
      </w:ins>
      <w:ins w:id="3872" w:author="Utente di Microsoft Office" w:date="2019-05-20T23:55:00Z">
        <w:r>
          <w:rPr>
            <w:sz w:val="20"/>
            <w:szCs w:val="20"/>
          </w:rPr>
          <w:t>Questi dati vengono distribuiti su dei file</w:t>
        </w:r>
        <w:r w:rsidR="00F47339">
          <w:rPr>
            <w:sz w:val="20"/>
            <w:szCs w:val="20"/>
          </w:rPr>
          <w:t xml:space="preserve"> </w:t>
        </w:r>
        <w:proofErr w:type="spellStart"/>
        <w:r w:rsidR="00F47339">
          <w:rPr>
            <w:sz w:val="20"/>
            <w:szCs w:val="20"/>
          </w:rPr>
          <w:t>csv</w:t>
        </w:r>
        <w:proofErr w:type="spellEnd"/>
        <w:r w:rsidR="00F47339">
          <w:rPr>
            <w:sz w:val="20"/>
            <w:szCs w:val="20"/>
          </w:rPr>
          <w:t xml:space="preserve"> come</w:t>
        </w:r>
        <w:r>
          <w:rPr>
            <w:sz w:val="20"/>
            <w:szCs w:val="20"/>
          </w:rPr>
          <w:t xml:space="preserve"> </w:t>
        </w:r>
        <w:proofErr w:type="spellStart"/>
        <w:r w:rsidR="00D23B84">
          <w:rPr>
            <w:sz w:val="20"/>
            <w:szCs w:val="20"/>
          </w:rPr>
          <w:t>raw</w:t>
        </w:r>
        <w:proofErr w:type="spellEnd"/>
        <w:r w:rsidR="00F47339">
          <w:rPr>
            <w:sz w:val="20"/>
            <w:szCs w:val="20"/>
          </w:rPr>
          <w:t xml:space="preserve"> data</w:t>
        </w:r>
        <w:r>
          <w:rPr>
            <w:sz w:val="20"/>
            <w:szCs w:val="20"/>
          </w:rPr>
          <w:t>.</w:t>
        </w:r>
      </w:ins>
      <w:ins w:id="3873" w:author="Utente di Microsoft Office" w:date="2019-05-21T00:09:00Z">
        <w:r w:rsidR="008132C6">
          <w:rPr>
            <w:sz w:val="20"/>
            <w:szCs w:val="20"/>
          </w:rPr>
          <w:t xml:space="preserve"> Il loro utilizzo quindi risulta abbastanza difficile, quando si vogliono comprendere le relazioni che ci sono fra i vari dati.</w:t>
        </w:r>
      </w:ins>
    </w:p>
    <w:p w14:paraId="1B95F7A6" w14:textId="4D2A48D7" w:rsidR="009521AE" w:rsidRDefault="009521AE">
      <w:pPr>
        <w:pStyle w:val="NormalWeb"/>
        <w:shd w:val="clear" w:color="auto" w:fill="FFFFFF"/>
        <w:jc w:val="both"/>
        <w:rPr>
          <w:ins w:id="3874" w:author="Utente di Microsoft Office" w:date="2019-05-21T23:52:00Z"/>
          <w:sz w:val="20"/>
          <w:szCs w:val="20"/>
        </w:rPr>
      </w:pPr>
      <w:ins w:id="3875" w:author="Utente di Microsoft Office" w:date="2019-05-21T00:18:00Z">
        <w:r>
          <w:rPr>
            <w:sz w:val="20"/>
            <w:szCs w:val="20"/>
          </w:rPr>
          <w:t>Il nostro obbiettivo è stato quello di fornire un</w:t>
        </w:r>
      </w:ins>
      <w:ins w:id="3876" w:author="Utente di Microsoft Office" w:date="2019-05-21T00:49:00Z">
        <w:r w:rsidR="0092523D">
          <w:rPr>
            <w:sz w:val="20"/>
            <w:szCs w:val="20"/>
          </w:rPr>
          <w:t>’</w:t>
        </w:r>
      </w:ins>
      <w:ins w:id="3877" w:author="Utente di Microsoft Office" w:date="2019-05-21T00:18:00Z">
        <w:r>
          <w:rPr>
            <w:sz w:val="20"/>
            <w:szCs w:val="20"/>
          </w:rPr>
          <w:t xml:space="preserve">organizzazione </w:t>
        </w:r>
      </w:ins>
      <w:ins w:id="3878" w:author="Utente di Microsoft Office" w:date="2019-05-21T00:19:00Z">
        <w:r>
          <w:rPr>
            <w:sz w:val="20"/>
            <w:szCs w:val="20"/>
          </w:rPr>
          <w:t>in mo</w:t>
        </w:r>
      </w:ins>
      <w:ins w:id="3879" w:author="Utente di Microsoft Office" w:date="2019-05-21T00:49:00Z">
        <w:r w:rsidR="0092523D">
          <w:rPr>
            <w:sz w:val="20"/>
            <w:szCs w:val="20"/>
          </w:rPr>
          <w:t>d</w:t>
        </w:r>
      </w:ins>
      <w:ins w:id="3880" w:author="Utente di Microsoft Office" w:date="2019-05-21T00:19:00Z">
        <w:r>
          <w:rPr>
            <w:sz w:val="20"/>
            <w:szCs w:val="20"/>
          </w:rPr>
          <w:t xml:space="preserve">o tale da poter </w:t>
        </w:r>
      </w:ins>
      <w:ins w:id="3881" w:author="Utente di Microsoft Office" w:date="2019-05-21T00:18:00Z">
        <w:r>
          <w:rPr>
            <w:sz w:val="20"/>
            <w:szCs w:val="20"/>
          </w:rPr>
          <w:t>estrarre informazion</w:t>
        </w:r>
      </w:ins>
      <w:ins w:id="3882" w:author="Utente di Microsoft Office" w:date="2019-05-21T00:57:00Z">
        <w:r w:rsidR="00D6740A">
          <w:rPr>
            <w:sz w:val="20"/>
            <w:szCs w:val="20"/>
          </w:rPr>
          <w:t>i</w:t>
        </w:r>
      </w:ins>
      <w:ins w:id="3883" w:author="Utente di Microsoft Office" w:date="2019-05-21T00:18:00Z">
        <w:r>
          <w:rPr>
            <w:sz w:val="20"/>
            <w:szCs w:val="20"/>
          </w:rPr>
          <w:t xml:space="preserve"> dai dati nel loro insieme.</w:t>
        </w:r>
      </w:ins>
      <w:ins w:id="3884" w:author="Utente di Microsoft Office" w:date="2019-05-21T00:49:00Z">
        <w:r w:rsidR="0092523D">
          <w:rPr>
            <w:sz w:val="20"/>
            <w:szCs w:val="20"/>
          </w:rPr>
          <w:t xml:space="preserve"> Per fare questo abbiamo scelto di organizzarli in una ontologia.</w:t>
        </w:r>
      </w:ins>
      <w:ins w:id="3885" w:author="Utente di Microsoft Office" w:date="2019-05-21T00:50:00Z">
        <w:r w:rsidR="00B81BE8">
          <w:rPr>
            <w:sz w:val="20"/>
            <w:szCs w:val="20"/>
          </w:rPr>
          <w:t xml:space="preserve"> Abbiamo sviluppato dapprima la T-Box, così da avere una idea terminologica d</w:t>
        </w:r>
      </w:ins>
      <w:ins w:id="3886" w:author="Utente di Microsoft Office" w:date="2019-05-23T07:10:00Z">
        <w:r w:rsidR="00821C78">
          <w:rPr>
            <w:sz w:val="20"/>
            <w:szCs w:val="20"/>
          </w:rPr>
          <w:t>el</w:t>
        </w:r>
      </w:ins>
      <w:ins w:id="3887" w:author="Utente di Microsoft Office" w:date="2019-05-21T00:50:00Z">
        <w:r w:rsidR="00B81BE8">
          <w:rPr>
            <w:sz w:val="20"/>
            <w:szCs w:val="20"/>
          </w:rPr>
          <w:t xml:space="preserve"> contesto. Successivamente ci </w:t>
        </w:r>
      </w:ins>
      <w:ins w:id="3888" w:author="Utente di Microsoft Office" w:date="2019-05-21T00:51:00Z">
        <w:r w:rsidR="00B81BE8">
          <w:rPr>
            <w:sz w:val="20"/>
            <w:szCs w:val="20"/>
          </w:rPr>
          <w:t>siamo occupati di inserire gli individui.</w:t>
        </w:r>
        <w:r w:rsidR="00357EFF">
          <w:rPr>
            <w:sz w:val="20"/>
            <w:szCs w:val="20"/>
          </w:rPr>
          <w:t xml:space="preserve"> Per fare questa ultima operazione abbiamo utilizzato delle tecnologi</w:t>
        </w:r>
      </w:ins>
      <w:ins w:id="3889" w:author="Utente di Microsoft Office" w:date="2019-05-21T00:57:00Z">
        <w:r w:rsidR="00066F98">
          <w:rPr>
            <w:sz w:val="20"/>
            <w:szCs w:val="20"/>
          </w:rPr>
          <w:t>e</w:t>
        </w:r>
      </w:ins>
      <w:ins w:id="3890" w:author="Utente di Microsoft Office" w:date="2019-05-21T00:51:00Z">
        <w:r w:rsidR="00357EFF">
          <w:rPr>
            <w:sz w:val="20"/>
            <w:szCs w:val="20"/>
          </w:rPr>
          <w:t xml:space="preserve"> (</w:t>
        </w:r>
      </w:ins>
      <w:ins w:id="3891" w:author="Utente di Microsoft Office" w:date="2019-05-21T00:52:00Z">
        <w:r w:rsidR="00357EFF">
          <w:rPr>
            <w:sz w:val="20"/>
            <w:szCs w:val="20"/>
          </w:rPr>
          <w:t>Jena e TDB</w:t>
        </w:r>
      </w:ins>
      <w:ins w:id="3892" w:author="Utente di Microsoft Office" w:date="2019-05-21T00:51:00Z">
        <w:r w:rsidR="00357EFF">
          <w:rPr>
            <w:sz w:val="20"/>
            <w:szCs w:val="20"/>
          </w:rPr>
          <w:t>)</w:t>
        </w:r>
      </w:ins>
      <w:ins w:id="3893" w:author="Utente di Microsoft Office" w:date="2019-05-21T00:52:00Z">
        <w:r w:rsidR="00357EFF">
          <w:rPr>
            <w:sz w:val="20"/>
            <w:szCs w:val="20"/>
          </w:rPr>
          <w:t xml:space="preserve"> che ci permettessero da un lato di automatizzare il processo di inserimento</w:t>
        </w:r>
      </w:ins>
      <w:ins w:id="3894" w:author="Utente di Microsoft Office" w:date="2019-05-21T00:54:00Z">
        <w:r w:rsidR="00007F89">
          <w:rPr>
            <w:sz w:val="20"/>
            <w:szCs w:val="20"/>
          </w:rPr>
          <w:t>,</w:t>
        </w:r>
      </w:ins>
      <w:ins w:id="3895" w:author="Utente di Microsoft Office" w:date="2019-05-21T00:52:00Z">
        <w:r w:rsidR="00357EFF">
          <w:rPr>
            <w:sz w:val="20"/>
            <w:szCs w:val="20"/>
          </w:rPr>
          <w:t xml:space="preserve"> e dall’altro di so</w:t>
        </w:r>
      </w:ins>
      <w:ins w:id="3896" w:author="Utente di Microsoft Office" w:date="2019-05-21T00:53:00Z">
        <w:r w:rsidR="00357EFF">
          <w:rPr>
            <w:sz w:val="20"/>
            <w:szCs w:val="20"/>
          </w:rPr>
          <w:t>s</w:t>
        </w:r>
      </w:ins>
      <w:ins w:id="3897" w:author="Utente di Microsoft Office" w:date="2019-05-21T00:52:00Z">
        <w:r w:rsidR="00357EFF">
          <w:rPr>
            <w:sz w:val="20"/>
            <w:szCs w:val="20"/>
          </w:rPr>
          <w:t>tenere e rendere fruibile la memorizzazione di una quantità ri</w:t>
        </w:r>
      </w:ins>
      <w:ins w:id="3898" w:author="Utente di Microsoft Office" w:date="2019-05-21T00:53:00Z">
        <w:r w:rsidR="00357EFF">
          <w:rPr>
            <w:sz w:val="20"/>
            <w:szCs w:val="20"/>
          </w:rPr>
          <w:t>levante di dati.</w:t>
        </w:r>
      </w:ins>
      <w:ins w:id="3899" w:author="Utente di Microsoft Office" w:date="2019-05-21T07:17:00Z">
        <w:r w:rsidR="0003702F">
          <w:rPr>
            <w:sz w:val="20"/>
            <w:szCs w:val="20"/>
          </w:rPr>
          <w:t xml:space="preserve"> Non sarebbe stato possibile infatti interrogare i dati utilizzando </w:t>
        </w:r>
        <w:proofErr w:type="spellStart"/>
        <w:r w:rsidR="0003702F">
          <w:rPr>
            <w:sz w:val="20"/>
            <w:szCs w:val="20"/>
          </w:rPr>
          <w:t>Protegé</w:t>
        </w:r>
      </w:ins>
      <w:proofErr w:type="spellEnd"/>
      <w:ins w:id="3900" w:author="Utente di Microsoft Office" w:date="2019-05-23T07:11:00Z">
        <w:r w:rsidR="00821C78">
          <w:rPr>
            <w:sz w:val="20"/>
            <w:szCs w:val="20"/>
          </w:rPr>
          <w:t>, che è stato invece lo strumento utilizzato per sv</w:t>
        </w:r>
      </w:ins>
      <w:ins w:id="3901" w:author="Utente di Microsoft Office" w:date="2019-05-23T07:12:00Z">
        <w:r w:rsidR="00821C78">
          <w:rPr>
            <w:sz w:val="20"/>
            <w:szCs w:val="20"/>
          </w:rPr>
          <w:t>iluppare la T-Box</w:t>
        </w:r>
      </w:ins>
      <w:ins w:id="3902" w:author="Utente di Microsoft Office" w:date="2019-05-21T07:18:00Z">
        <w:r w:rsidR="0003702F">
          <w:rPr>
            <w:sz w:val="20"/>
            <w:szCs w:val="20"/>
          </w:rPr>
          <w:t>.</w:t>
        </w:r>
      </w:ins>
    </w:p>
    <w:p w14:paraId="67F5D900" w14:textId="3298663B" w:rsidR="00D33453" w:rsidRDefault="00D33453">
      <w:pPr>
        <w:pStyle w:val="NormalWeb"/>
        <w:shd w:val="clear" w:color="auto" w:fill="FFFFFF"/>
        <w:jc w:val="both"/>
        <w:rPr>
          <w:ins w:id="3903" w:author="Utente di Microsoft Office" w:date="2019-05-21T23:54:00Z"/>
          <w:sz w:val="20"/>
          <w:szCs w:val="20"/>
        </w:rPr>
      </w:pPr>
      <w:ins w:id="3904" w:author="Utente di Microsoft Office" w:date="2019-05-21T23:52:00Z">
        <w:r>
          <w:rPr>
            <w:sz w:val="20"/>
            <w:szCs w:val="20"/>
          </w:rPr>
          <w:t xml:space="preserve">Per interrogare i dati abbiamo utilizzato SPARQL. </w:t>
        </w:r>
      </w:ins>
      <w:ins w:id="3905" w:author="Utente di Microsoft Office" w:date="2019-05-23T07:12:00Z">
        <w:r w:rsidR="008B63E5">
          <w:rPr>
            <w:sz w:val="20"/>
            <w:szCs w:val="20"/>
          </w:rPr>
          <w:t xml:space="preserve">Questo è stato possibile realizzando </w:t>
        </w:r>
      </w:ins>
      <w:ins w:id="3906" w:author="Utente di Microsoft Office" w:date="2019-05-21T23:53:00Z">
        <w:r>
          <w:rPr>
            <w:sz w:val="20"/>
            <w:szCs w:val="20"/>
          </w:rPr>
          <w:t xml:space="preserve">un client che ci consentisse, inserendo una </w:t>
        </w:r>
        <w:proofErr w:type="spellStart"/>
        <w:r>
          <w:rPr>
            <w:sz w:val="20"/>
            <w:szCs w:val="20"/>
          </w:rPr>
          <w:t>query</w:t>
        </w:r>
        <w:proofErr w:type="spellEnd"/>
        <w:r>
          <w:rPr>
            <w:sz w:val="20"/>
            <w:szCs w:val="20"/>
          </w:rPr>
          <w:t xml:space="preserve"> SPARQL, di </w:t>
        </w:r>
      </w:ins>
      <w:ins w:id="3907" w:author="Utente di Microsoft Office" w:date="2019-05-23T07:13:00Z">
        <w:r w:rsidR="008B63E5">
          <w:rPr>
            <w:sz w:val="20"/>
            <w:szCs w:val="20"/>
          </w:rPr>
          <w:t>estrarre le relative triple</w:t>
        </w:r>
      </w:ins>
      <w:ins w:id="3908" w:author="Utente di Microsoft Office" w:date="2019-05-21T23:53:00Z">
        <w:r>
          <w:rPr>
            <w:sz w:val="20"/>
            <w:szCs w:val="20"/>
          </w:rPr>
          <w:t xml:space="preserve"> nel Data Bas</w:t>
        </w:r>
      </w:ins>
      <w:ins w:id="3909" w:author="Utente di Microsoft Office" w:date="2019-05-21T23:54:00Z">
        <w:r>
          <w:rPr>
            <w:sz w:val="20"/>
            <w:szCs w:val="20"/>
          </w:rPr>
          <w:t>e TDB.</w:t>
        </w:r>
      </w:ins>
    </w:p>
    <w:p w14:paraId="2B37FE11" w14:textId="45E17AB2" w:rsidR="00D33453" w:rsidRDefault="00D33453">
      <w:pPr>
        <w:pStyle w:val="NormalWeb"/>
        <w:shd w:val="clear" w:color="auto" w:fill="FFFFFF"/>
        <w:jc w:val="both"/>
        <w:rPr>
          <w:ins w:id="3910" w:author="Utente di Microsoft Office" w:date="2019-05-21T23:58:00Z"/>
          <w:sz w:val="20"/>
          <w:szCs w:val="20"/>
        </w:rPr>
      </w:pPr>
      <w:ins w:id="3911" w:author="Utente di Microsoft Office" w:date="2019-05-21T23:54:00Z">
        <w:r>
          <w:rPr>
            <w:sz w:val="20"/>
            <w:szCs w:val="20"/>
          </w:rPr>
          <w:t>Nei prossimi paragrafi verranno descritte le varie fasi dello sviluppo di questo progetto.</w:t>
        </w:r>
      </w:ins>
    </w:p>
    <w:p w14:paraId="762CD25B" w14:textId="6BD171D7" w:rsidR="003705A2" w:rsidRPr="007E303A" w:rsidRDefault="003705A2">
      <w:pPr>
        <w:pStyle w:val="NormalWeb"/>
        <w:shd w:val="clear" w:color="auto" w:fill="FFFFFF"/>
        <w:jc w:val="both"/>
        <w:rPr>
          <w:ins w:id="3912" w:author="Utente di Microsoft Office" w:date="2019-05-19T10:04:00Z"/>
          <w:sz w:val="20"/>
          <w:szCs w:val="20"/>
          <w:rPrChange w:id="3913" w:author="Utente di Microsoft Office" w:date="2019-05-19T22:26:00Z">
            <w:rPr>
              <w:ins w:id="3914" w:author="Utente di Microsoft Office" w:date="2019-05-19T10:04:00Z"/>
            </w:rPr>
          </w:rPrChange>
        </w:rPr>
        <w:pPrChange w:id="3915" w:author="Utente di Microsoft Office" w:date="2019-05-20T23:56:00Z">
          <w:pPr>
            <w:pStyle w:val="NormalWeb"/>
            <w:shd w:val="clear" w:color="auto" w:fill="FFFFFF"/>
          </w:pPr>
        </w:pPrChange>
      </w:pPr>
      <w:ins w:id="3916" w:author="Utente di Microsoft Office" w:date="2019-05-21T23:58:00Z">
        <w:r>
          <w:rPr>
            <w:rFonts w:cstheme="minorHAnsi"/>
            <w:color w:val="000000"/>
            <w:sz w:val="22"/>
            <w:szCs w:val="22"/>
          </w:rPr>
          <w:t>4</w:t>
        </w:r>
      </w:ins>
      <w:ins w:id="3917" w:author="Utente di Microsoft Office" w:date="2019-05-21T23:59:00Z">
        <w:r>
          <w:rPr>
            <w:rFonts w:cstheme="minorHAnsi"/>
            <w:color w:val="000000"/>
            <w:sz w:val="22"/>
            <w:szCs w:val="22"/>
          </w:rPr>
          <w:t xml:space="preserve">.1 </w:t>
        </w:r>
      </w:ins>
      <w:ins w:id="3918" w:author="Utente di Microsoft Office" w:date="2019-05-21T23:58:00Z">
        <w:r w:rsidRPr="00563B10">
          <w:rPr>
            <w:rFonts w:cstheme="minorHAnsi"/>
            <w:color w:val="000000"/>
            <w:sz w:val="22"/>
            <w:szCs w:val="22"/>
          </w:rPr>
          <w:t>Approccio e metodologia nel trattamento dei dati</w:t>
        </w:r>
      </w:ins>
    </w:p>
    <w:p w14:paraId="34D7621A" w14:textId="2930B9EB" w:rsidR="00A92673" w:rsidRDefault="00283726">
      <w:pPr>
        <w:pStyle w:val="NormalWeb"/>
        <w:shd w:val="clear" w:color="auto" w:fill="FFFFFF"/>
        <w:jc w:val="both"/>
        <w:rPr>
          <w:ins w:id="3919" w:author="Utente di Microsoft Office" w:date="2019-05-26T21:33:00Z"/>
          <w:sz w:val="20"/>
          <w:szCs w:val="20"/>
        </w:rPr>
      </w:pPr>
      <w:ins w:id="3920" w:author="Utente di Microsoft Office" w:date="2019-05-22T23:53:00Z">
        <w:r>
          <w:rPr>
            <w:sz w:val="20"/>
            <w:szCs w:val="20"/>
          </w:rPr>
          <w:t>Siamo pa</w:t>
        </w:r>
      </w:ins>
      <w:ins w:id="3921" w:author="Utente di Microsoft Office" w:date="2019-05-22T23:54:00Z">
        <w:r>
          <w:rPr>
            <w:sz w:val="20"/>
            <w:szCs w:val="20"/>
          </w:rPr>
          <w:t>rtit</w:t>
        </w:r>
      </w:ins>
      <w:ins w:id="3922" w:author="Utente di Microsoft Office" w:date="2019-05-23T00:11:00Z">
        <w:r w:rsidR="00DC6F9E">
          <w:rPr>
            <w:sz w:val="20"/>
            <w:szCs w:val="20"/>
          </w:rPr>
          <w:t>i</w:t>
        </w:r>
      </w:ins>
      <w:ins w:id="3923" w:author="Utente di Microsoft Office" w:date="2019-05-22T23:54:00Z">
        <w:r>
          <w:rPr>
            <w:sz w:val="20"/>
            <w:szCs w:val="20"/>
          </w:rPr>
          <w:t xml:space="preserve"> dall’analisi dei dati distribuiti da ADNI. </w:t>
        </w:r>
      </w:ins>
      <w:proofErr w:type="gramStart"/>
      <w:ins w:id="3924" w:author="Utente di Microsoft Office" w:date="2019-05-26T21:33:00Z">
        <w:r w:rsidR="00A92673">
          <w:rPr>
            <w:sz w:val="20"/>
            <w:szCs w:val="20"/>
          </w:rPr>
          <w:t>In particolar</w:t>
        </w:r>
      </w:ins>
      <w:ins w:id="3925" w:author="Utente di Microsoft Office" w:date="2019-05-26T21:34:00Z">
        <w:r w:rsidR="00A92673">
          <w:rPr>
            <w:sz w:val="20"/>
            <w:szCs w:val="20"/>
          </w:rPr>
          <w:t>e</w:t>
        </w:r>
      </w:ins>
      <w:proofErr w:type="gramEnd"/>
      <w:ins w:id="3926" w:author="Utente di Microsoft Office" w:date="2019-05-26T21:33:00Z">
        <w:r w:rsidR="00A92673">
          <w:rPr>
            <w:sz w:val="20"/>
            <w:szCs w:val="20"/>
          </w:rPr>
          <w:t xml:space="preserve"> ADNI</w:t>
        </w:r>
      </w:ins>
      <w:ins w:id="3927" w:author="Utente di Microsoft Office" w:date="2019-05-26T21:34:00Z">
        <w:r w:rsidR="00A92673">
          <w:rPr>
            <w:sz w:val="20"/>
            <w:szCs w:val="20"/>
          </w:rPr>
          <w:t xml:space="preserve"> distribuisce i dati in dei file </w:t>
        </w:r>
        <w:proofErr w:type="spellStart"/>
        <w:r w:rsidR="00A92673">
          <w:rPr>
            <w:sz w:val="20"/>
            <w:szCs w:val="20"/>
          </w:rPr>
          <w:t>csv</w:t>
        </w:r>
        <w:proofErr w:type="spellEnd"/>
        <w:r w:rsidR="00A92673">
          <w:rPr>
            <w:sz w:val="20"/>
            <w:szCs w:val="20"/>
          </w:rPr>
          <w:t xml:space="preserve">, come </w:t>
        </w:r>
        <w:proofErr w:type="spellStart"/>
        <w:r w:rsidR="00A92673">
          <w:rPr>
            <w:sz w:val="20"/>
            <w:szCs w:val="20"/>
          </w:rPr>
          <w:t>raw</w:t>
        </w:r>
        <w:proofErr w:type="spellEnd"/>
        <w:r w:rsidR="00A92673">
          <w:rPr>
            <w:sz w:val="20"/>
            <w:szCs w:val="20"/>
          </w:rPr>
          <w:t xml:space="preserve"> data.</w:t>
        </w:r>
      </w:ins>
      <w:ins w:id="3928" w:author="Utente di Microsoft Office" w:date="2019-05-26T21:36:00Z">
        <w:r w:rsidR="00640503">
          <w:rPr>
            <w:sz w:val="20"/>
            <w:szCs w:val="20"/>
          </w:rPr>
          <w:t xml:space="preserve"> Ogni test quindi </w:t>
        </w:r>
      </w:ins>
      <w:ins w:id="3929" w:author="Utente di Microsoft Office" w:date="2019-05-26T21:37:00Z">
        <w:r w:rsidR="00640503">
          <w:rPr>
            <w:sz w:val="20"/>
            <w:szCs w:val="20"/>
          </w:rPr>
          <w:t xml:space="preserve">ha un file </w:t>
        </w:r>
        <w:proofErr w:type="spellStart"/>
        <w:r w:rsidR="00640503">
          <w:rPr>
            <w:sz w:val="20"/>
            <w:szCs w:val="20"/>
          </w:rPr>
          <w:t>csv</w:t>
        </w:r>
        <w:proofErr w:type="spellEnd"/>
        <w:r w:rsidR="00640503">
          <w:rPr>
            <w:sz w:val="20"/>
            <w:szCs w:val="20"/>
          </w:rPr>
          <w:t xml:space="preserve"> dove vengono inseriti i risultati di ogni paziente.</w:t>
        </w:r>
      </w:ins>
      <w:ins w:id="3930" w:author="Utente di Microsoft Office" w:date="2019-05-26T21:41:00Z">
        <w:r w:rsidR="00CA4325">
          <w:rPr>
            <w:sz w:val="20"/>
            <w:szCs w:val="20"/>
          </w:rPr>
          <w:t xml:space="preserve"> </w:t>
        </w:r>
      </w:ins>
      <w:ins w:id="3931" w:author="Utente di Microsoft Office" w:date="2019-05-26T21:42:00Z">
        <w:r w:rsidR="00CA4325">
          <w:rPr>
            <w:sz w:val="20"/>
            <w:szCs w:val="20"/>
          </w:rPr>
          <w:t xml:space="preserve">Il </w:t>
        </w:r>
        <w:proofErr w:type="spellStart"/>
        <w:r w:rsidR="00CA4325">
          <w:rPr>
            <w:sz w:val="20"/>
            <w:szCs w:val="20"/>
          </w:rPr>
          <w:t>csv</w:t>
        </w:r>
        <w:proofErr w:type="spellEnd"/>
        <w:r w:rsidR="00CA4325">
          <w:rPr>
            <w:sz w:val="20"/>
            <w:szCs w:val="20"/>
          </w:rPr>
          <w:t xml:space="preserve"> è composto da una serie di campi. I campi sono sia le prove, di cui il test è composto, sia alcune informazioni accessorie, come l’</w:t>
        </w:r>
      </w:ins>
      <w:ins w:id="3932" w:author="Utente di Microsoft Office" w:date="2019-05-26T21:43:00Z">
        <w:r w:rsidR="00CA4325">
          <w:rPr>
            <w:sz w:val="20"/>
            <w:szCs w:val="20"/>
          </w:rPr>
          <w:t>identificativo numerico del paziente,</w:t>
        </w:r>
      </w:ins>
    </w:p>
    <w:p w14:paraId="53506A3B" w14:textId="6D298CD1" w:rsidR="00640503" w:rsidRDefault="00283726">
      <w:pPr>
        <w:pStyle w:val="NormalWeb"/>
        <w:shd w:val="clear" w:color="auto" w:fill="FFFFFF"/>
        <w:jc w:val="both"/>
        <w:rPr>
          <w:ins w:id="3933" w:author="Utente di Microsoft Office" w:date="2019-05-26T21:38:00Z"/>
          <w:sz w:val="20"/>
          <w:szCs w:val="20"/>
        </w:rPr>
      </w:pPr>
      <w:ins w:id="3934" w:author="Utente di Microsoft Office" w:date="2019-05-22T23:54:00Z">
        <w:r>
          <w:rPr>
            <w:sz w:val="20"/>
            <w:szCs w:val="20"/>
          </w:rPr>
          <w:t xml:space="preserve">Da questa analisi abbiamo prodotto dei fogli Excel. </w:t>
        </w:r>
      </w:ins>
      <w:proofErr w:type="gramStart"/>
      <w:ins w:id="3935" w:author="Utente di Microsoft Office" w:date="2019-05-23T00:12:00Z">
        <w:r w:rsidR="00DC6F9E">
          <w:rPr>
            <w:sz w:val="20"/>
            <w:szCs w:val="20"/>
          </w:rPr>
          <w:t>In particolare</w:t>
        </w:r>
        <w:proofErr w:type="gramEnd"/>
        <w:r w:rsidR="00DC6F9E">
          <w:rPr>
            <w:sz w:val="20"/>
            <w:szCs w:val="20"/>
          </w:rPr>
          <w:t xml:space="preserve"> p</w:t>
        </w:r>
      </w:ins>
      <w:ins w:id="3936" w:author="Utente di Microsoft Office" w:date="2019-05-23T00:11:00Z">
        <w:r w:rsidR="00DC6F9E">
          <w:rPr>
            <w:sz w:val="20"/>
            <w:szCs w:val="20"/>
          </w:rPr>
          <w:t>er ogni tipo di test</w:t>
        </w:r>
      </w:ins>
      <w:ins w:id="3937" w:author="Utente di Microsoft Office" w:date="2019-05-26T21:32:00Z">
        <w:r w:rsidR="00A92673">
          <w:rPr>
            <w:sz w:val="20"/>
            <w:szCs w:val="20"/>
          </w:rPr>
          <w:t>,</w:t>
        </w:r>
      </w:ins>
      <w:ins w:id="3938" w:author="Utente di Microsoft Office" w:date="2019-05-23T00:12:00Z">
        <w:r w:rsidR="00DC6F9E">
          <w:rPr>
            <w:sz w:val="20"/>
            <w:szCs w:val="20"/>
          </w:rPr>
          <w:t xml:space="preserve"> preso in considerazione</w:t>
        </w:r>
      </w:ins>
      <w:ins w:id="3939" w:author="Utente di Microsoft Office" w:date="2019-05-26T21:32:00Z">
        <w:r w:rsidR="00A92673">
          <w:rPr>
            <w:sz w:val="20"/>
            <w:szCs w:val="20"/>
          </w:rPr>
          <w:t>,</w:t>
        </w:r>
      </w:ins>
      <w:ins w:id="3940" w:author="Utente di Microsoft Office" w:date="2019-05-23T00:12:00Z">
        <w:r w:rsidR="00DC6F9E">
          <w:rPr>
            <w:sz w:val="20"/>
            <w:szCs w:val="20"/>
          </w:rPr>
          <w:t xml:space="preserve"> abbiamo prodotto un f</w:t>
        </w:r>
      </w:ins>
      <w:ins w:id="3941" w:author="Utente di Microsoft Office" w:date="2019-05-23T00:13:00Z">
        <w:r w:rsidR="00DC6F9E">
          <w:rPr>
            <w:sz w:val="20"/>
            <w:szCs w:val="20"/>
          </w:rPr>
          <w:t xml:space="preserve">oglio Excel, nel </w:t>
        </w:r>
      </w:ins>
      <w:ins w:id="3942" w:author="Utente di Microsoft Office" w:date="2019-05-26T21:31:00Z">
        <w:r w:rsidR="00AF4968">
          <w:rPr>
            <w:sz w:val="20"/>
            <w:szCs w:val="20"/>
          </w:rPr>
          <w:t>q</w:t>
        </w:r>
      </w:ins>
      <w:ins w:id="3943" w:author="Utente di Microsoft Office" w:date="2019-05-26T21:32:00Z">
        <w:r w:rsidR="00AF4968">
          <w:rPr>
            <w:sz w:val="20"/>
            <w:szCs w:val="20"/>
          </w:rPr>
          <w:t>uale</w:t>
        </w:r>
      </w:ins>
      <w:ins w:id="3944" w:author="Utente di Microsoft Office" w:date="2019-05-23T00:13:00Z">
        <w:r w:rsidR="00DC6F9E">
          <w:rPr>
            <w:sz w:val="20"/>
            <w:szCs w:val="20"/>
          </w:rPr>
          <w:t xml:space="preserve"> sono state </w:t>
        </w:r>
      </w:ins>
      <w:ins w:id="3945" w:author="Utente di Microsoft Office" w:date="2019-05-26T21:32:00Z">
        <w:r w:rsidR="00AF4968">
          <w:rPr>
            <w:sz w:val="20"/>
            <w:szCs w:val="20"/>
          </w:rPr>
          <w:t>inserite</w:t>
        </w:r>
      </w:ins>
      <w:ins w:id="3946" w:author="Utente di Microsoft Office" w:date="2019-05-23T00:13:00Z">
        <w:r w:rsidR="00DC6F9E">
          <w:rPr>
            <w:sz w:val="20"/>
            <w:szCs w:val="20"/>
          </w:rPr>
          <w:t xml:space="preserve"> le informazioni relative ad ogni singolo campo de</w:t>
        </w:r>
      </w:ins>
      <w:ins w:id="3947" w:author="Utente di Microsoft Office" w:date="2019-05-23T00:14:00Z">
        <w:r w:rsidR="00DC6F9E">
          <w:rPr>
            <w:sz w:val="20"/>
            <w:szCs w:val="20"/>
          </w:rPr>
          <w:t>l</w:t>
        </w:r>
      </w:ins>
      <w:ins w:id="3948" w:author="Utente di Microsoft Office" w:date="2019-05-23T00:13:00Z">
        <w:r w:rsidR="00DC6F9E">
          <w:rPr>
            <w:sz w:val="20"/>
            <w:szCs w:val="20"/>
          </w:rPr>
          <w:t xml:space="preserve"> </w:t>
        </w:r>
        <w:proofErr w:type="spellStart"/>
        <w:r w:rsidR="00DC6F9E">
          <w:rPr>
            <w:sz w:val="20"/>
            <w:szCs w:val="20"/>
          </w:rPr>
          <w:t>csv</w:t>
        </w:r>
      </w:ins>
      <w:proofErr w:type="spellEnd"/>
      <w:ins w:id="3949" w:author="Utente di Microsoft Office" w:date="2019-05-26T21:36:00Z">
        <w:r w:rsidR="00640503">
          <w:rPr>
            <w:sz w:val="20"/>
            <w:szCs w:val="20"/>
          </w:rPr>
          <w:t>,</w:t>
        </w:r>
        <w:r w:rsidR="00640503" w:rsidRPr="00100C7A">
          <w:rPr>
            <w:sz w:val="20"/>
            <w:szCs w:val="20"/>
          </w:rPr>
          <w:t xml:space="preserve"> </w:t>
        </w:r>
        <w:r w:rsidR="00640503">
          <w:rPr>
            <w:sz w:val="20"/>
            <w:szCs w:val="20"/>
          </w:rPr>
          <w:t>relativo al test</w:t>
        </w:r>
      </w:ins>
      <w:ins w:id="3950" w:author="Utente di Microsoft Office" w:date="2019-05-23T00:14:00Z">
        <w:r w:rsidR="00DC6F9E">
          <w:rPr>
            <w:sz w:val="20"/>
            <w:szCs w:val="20"/>
          </w:rPr>
          <w:t xml:space="preserve">, </w:t>
        </w:r>
      </w:ins>
      <w:ins w:id="3951" w:author="Utente di Microsoft Office" w:date="2019-05-26T21:32:00Z">
        <w:r w:rsidR="00AF4968">
          <w:rPr>
            <w:sz w:val="20"/>
            <w:szCs w:val="20"/>
          </w:rPr>
          <w:t>distribuito</w:t>
        </w:r>
      </w:ins>
      <w:ins w:id="3952" w:author="Utente di Microsoft Office" w:date="2019-05-23T00:14:00Z">
        <w:r w:rsidR="00DC6F9E">
          <w:rPr>
            <w:sz w:val="20"/>
            <w:szCs w:val="20"/>
          </w:rPr>
          <w:t xml:space="preserve"> da ADNI.</w:t>
        </w:r>
      </w:ins>
      <w:ins w:id="3953" w:author="Utente di Microsoft Office" w:date="2019-05-23T00:11:00Z">
        <w:r w:rsidR="00DC6F9E">
          <w:rPr>
            <w:sz w:val="20"/>
            <w:szCs w:val="20"/>
          </w:rPr>
          <w:t xml:space="preserve"> </w:t>
        </w:r>
      </w:ins>
      <w:ins w:id="3954" w:author="Utente di Microsoft Office" w:date="2019-05-23T00:16:00Z">
        <w:r w:rsidR="006465B4">
          <w:rPr>
            <w:sz w:val="20"/>
            <w:szCs w:val="20"/>
          </w:rPr>
          <w:t xml:space="preserve">Nel fare questo siamo stati aiutati da un particolare documento, </w:t>
        </w:r>
      </w:ins>
      <w:ins w:id="3955" w:author="Utente di Microsoft Office" w:date="2019-05-23T07:14:00Z">
        <w:r w:rsidR="005A696E">
          <w:rPr>
            <w:sz w:val="20"/>
            <w:szCs w:val="20"/>
          </w:rPr>
          <w:t>a sua v</w:t>
        </w:r>
      </w:ins>
      <w:ins w:id="3956" w:author="Utente di Microsoft Office" w:date="2019-05-23T07:15:00Z">
        <w:r w:rsidR="005A696E">
          <w:rPr>
            <w:sz w:val="20"/>
            <w:szCs w:val="20"/>
          </w:rPr>
          <w:t xml:space="preserve">olta un file </w:t>
        </w:r>
        <w:proofErr w:type="spellStart"/>
        <w:r w:rsidR="005A696E">
          <w:rPr>
            <w:sz w:val="20"/>
            <w:szCs w:val="20"/>
          </w:rPr>
          <w:t>csv</w:t>
        </w:r>
      </w:ins>
      <w:proofErr w:type="spellEnd"/>
      <w:ins w:id="3957" w:author="Utente di Microsoft Office" w:date="2019-05-26T21:44:00Z">
        <w:r w:rsidR="00CA4325">
          <w:rPr>
            <w:sz w:val="20"/>
            <w:szCs w:val="20"/>
          </w:rPr>
          <w:t>,</w:t>
        </w:r>
      </w:ins>
      <w:ins w:id="3958" w:author="Utente di Microsoft Office" w:date="2019-05-26T21:35:00Z">
        <w:r w:rsidR="00640503">
          <w:rPr>
            <w:sz w:val="20"/>
            <w:szCs w:val="20"/>
          </w:rPr>
          <w:t xml:space="preserve"> </w:t>
        </w:r>
      </w:ins>
      <w:ins w:id="3959" w:author="Utente di Microsoft Office" w:date="2019-05-23T00:16:00Z">
        <w:r w:rsidR="006465B4">
          <w:rPr>
            <w:sz w:val="20"/>
            <w:szCs w:val="20"/>
          </w:rPr>
          <w:t>fornito da ADNI, chiamato Data Dictionary.</w:t>
        </w:r>
        <w:r w:rsidR="00FD09E0">
          <w:rPr>
            <w:sz w:val="20"/>
            <w:szCs w:val="20"/>
          </w:rPr>
          <w:t xml:space="preserve"> </w:t>
        </w:r>
      </w:ins>
      <w:ins w:id="3960" w:author="Utente di Microsoft Office" w:date="2019-05-26T21:44:00Z">
        <w:r w:rsidR="00CA4325">
          <w:rPr>
            <w:sz w:val="20"/>
            <w:szCs w:val="20"/>
          </w:rPr>
          <w:t xml:space="preserve">Contenente le informazioni relative ai campi di tutti i </w:t>
        </w:r>
        <w:proofErr w:type="spellStart"/>
        <w:r w:rsidR="00CA4325">
          <w:rPr>
            <w:sz w:val="20"/>
            <w:szCs w:val="20"/>
          </w:rPr>
          <w:t>csv</w:t>
        </w:r>
        <w:proofErr w:type="spellEnd"/>
        <w:r w:rsidR="00CA4325">
          <w:rPr>
            <w:sz w:val="20"/>
            <w:szCs w:val="20"/>
          </w:rPr>
          <w:t xml:space="preserve"> distr</w:t>
        </w:r>
      </w:ins>
      <w:ins w:id="3961" w:author="Utente di Microsoft Office" w:date="2019-05-26T21:45:00Z">
        <w:r w:rsidR="00CA4325">
          <w:rPr>
            <w:sz w:val="20"/>
            <w:szCs w:val="20"/>
          </w:rPr>
          <w:t>ibuiti da ADNI.</w:t>
        </w:r>
      </w:ins>
    </w:p>
    <w:p w14:paraId="7C391862" w14:textId="16B5B0E8" w:rsidR="005B44EF" w:rsidRDefault="00FD09E0">
      <w:pPr>
        <w:pStyle w:val="NormalWeb"/>
        <w:shd w:val="clear" w:color="auto" w:fill="FFFFFF"/>
        <w:jc w:val="both"/>
        <w:rPr>
          <w:ins w:id="3962" w:author="Utente di Microsoft Office" w:date="2019-05-23T00:17:00Z"/>
          <w:sz w:val="20"/>
          <w:szCs w:val="20"/>
        </w:rPr>
      </w:pPr>
      <w:ins w:id="3963" w:author="Utente di Microsoft Office" w:date="2019-05-23T00:16:00Z">
        <w:r>
          <w:rPr>
            <w:sz w:val="20"/>
            <w:szCs w:val="20"/>
          </w:rPr>
          <w:t>Le informazion</w:t>
        </w:r>
      </w:ins>
      <w:ins w:id="3964" w:author="Utente di Microsoft Office" w:date="2019-05-23T00:17:00Z">
        <w:r>
          <w:rPr>
            <w:sz w:val="20"/>
            <w:szCs w:val="20"/>
          </w:rPr>
          <w:t>i che abbiamo considerato e riportato nei nostri documenti sono:</w:t>
        </w:r>
      </w:ins>
    </w:p>
    <w:p w14:paraId="376D8210" w14:textId="77C8BA47" w:rsidR="00FD09E0" w:rsidRDefault="00C36B41" w:rsidP="00FD09E0">
      <w:pPr>
        <w:pStyle w:val="NormalWeb"/>
        <w:numPr>
          <w:ilvl w:val="0"/>
          <w:numId w:val="17"/>
        </w:numPr>
        <w:shd w:val="clear" w:color="auto" w:fill="FFFFFF"/>
        <w:jc w:val="both"/>
        <w:rPr>
          <w:ins w:id="3965" w:author="Utente di Microsoft Office" w:date="2019-05-23T00:18:00Z"/>
          <w:sz w:val="20"/>
          <w:szCs w:val="20"/>
        </w:rPr>
      </w:pPr>
      <w:proofErr w:type="spellStart"/>
      <w:ins w:id="3966" w:author="Utente di Microsoft Office" w:date="2019-05-23T00:20:00Z">
        <w:r>
          <w:rPr>
            <w:b/>
            <w:bCs/>
            <w:sz w:val="20"/>
            <w:szCs w:val="20"/>
          </w:rPr>
          <w:t>Description</w:t>
        </w:r>
      </w:ins>
      <w:proofErr w:type="spellEnd"/>
      <w:ins w:id="3967" w:author="Utente di Microsoft Office" w:date="2019-05-23T00:17:00Z">
        <w:r w:rsidR="00FD09E0">
          <w:rPr>
            <w:sz w:val="20"/>
            <w:szCs w:val="20"/>
          </w:rPr>
          <w:t xml:space="preserve">: </w:t>
        </w:r>
      </w:ins>
      <w:ins w:id="3968" w:author="Utente di Microsoft Office" w:date="2019-05-23T00:18:00Z">
        <w:r>
          <w:rPr>
            <w:sz w:val="20"/>
            <w:szCs w:val="20"/>
          </w:rPr>
          <w:t>una breve descrizione del significato del campo.</w:t>
        </w:r>
      </w:ins>
    </w:p>
    <w:p w14:paraId="4B61257C" w14:textId="1F30FCCE" w:rsidR="00C36B41" w:rsidRDefault="00C36B41" w:rsidP="00FD09E0">
      <w:pPr>
        <w:pStyle w:val="NormalWeb"/>
        <w:numPr>
          <w:ilvl w:val="0"/>
          <w:numId w:val="17"/>
        </w:numPr>
        <w:shd w:val="clear" w:color="auto" w:fill="FFFFFF"/>
        <w:jc w:val="both"/>
        <w:rPr>
          <w:ins w:id="3969" w:author="Utente di Microsoft Office" w:date="2019-05-23T00:19:00Z"/>
          <w:sz w:val="20"/>
          <w:szCs w:val="20"/>
        </w:rPr>
      </w:pPr>
      <w:ins w:id="3970" w:author="Utente di Microsoft Office" w:date="2019-05-23T00:18:00Z">
        <w:r>
          <w:rPr>
            <w:b/>
            <w:bCs/>
            <w:sz w:val="20"/>
            <w:szCs w:val="20"/>
          </w:rPr>
          <w:t xml:space="preserve">ADNI </w:t>
        </w:r>
        <w:proofErr w:type="spellStart"/>
        <w:r>
          <w:rPr>
            <w:b/>
            <w:bCs/>
            <w:sz w:val="20"/>
            <w:szCs w:val="20"/>
          </w:rPr>
          <w:t>tag</w:t>
        </w:r>
        <w:proofErr w:type="spellEnd"/>
        <w:r>
          <w:rPr>
            <w:b/>
            <w:bCs/>
            <w:sz w:val="20"/>
            <w:szCs w:val="20"/>
          </w:rPr>
          <w:t xml:space="preserve"> </w:t>
        </w:r>
        <w:proofErr w:type="spellStart"/>
        <w:r>
          <w:rPr>
            <w:b/>
            <w:bCs/>
            <w:sz w:val="20"/>
            <w:szCs w:val="20"/>
          </w:rPr>
          <w:t>meaning</w:t>
        </w:r>
        <w:proofErr w:type="spellEnd"/>
        <w:r w:rsidRPr="00C36B41">
          <w:rPr>
            <w:sz w:val="20"/>
            <w:szCs w:val="20"/>
            <w:rPrChange w:id="3971" w:author="Utente di Microsoft Office" w:date="2019-05-23T00:18:00Z">
              <w:rPr>
                <w:b/>
                <w:bCs/>
                <w:sz w:val="20"/>
                <w:szCs w:val="20"/>
              </w:rPr>
            </w:rPrChange>
          </w:rPr>
          <w:t>:</w:t>
        </w:r>
        <w:r>
          <w:rPr>
            <w:sz w:val="20"/>
            <w:szCs w:val="20"/>
          </w:rPr>
          <w:t xml:space="preserve"> </w:t>
        </w:r>
      </w:ins>
      <w:ins w:id="3972" w:author="Utente di Microsoft Office" w:date="2019-05-23T00:19:00Z">
        <w:r>
          <w:rPr>
            <w:sz w:val="20"/>
            <w:szCs w:val="20"/>
          </w:rPr>
          <w:t xml:space="preserve">la descrizione del </w:t>
        </w:r>
        <w:proofErr w:type="spellStart"/>
        <w:r>
          <w:rPr>
            <w:sz w:val="20"/>
            <w:szCs w:val="20"/>
          </w:rPr>
          <w:t>tag</w:t>
        </w:r>
        <w:proofErr w:type="spellEnd"/>
        <w:r>
          <w:rPr>
            <w:sz w:val="20"/>
            <w:szCs w:val="20"/>
          </w:rPr>
          <w:t xml:space="preserve"> relativo al campo.</w:t>
        </w:r>
      </w:ins>
    </w:p>
    <w:p w14:paraId="355F3B3C" w14:textId="1AB5FF52" w:rsidR="00C36B41" w:rsidRDefault="00C36B41" w:rsidP="00FD09E0">
      <w:pPr>
        <w:pStyle w:val="NormalWeb"/>
        <w:numPr>
          <w:ilvl w:val="0"/>
          <w:numId w:val="17"/>
        </w:numPr>
        <w:shd w:val="clear" w:color="auto" w:fill="FFFFFF"/>
        <w:jc w:val="both"/>
        <w:rPr>
          <w:ins w:id="3973" w:author="Utente di Microsoft Office" w:date="2019-05-23T00:20:00Z"/>
          <w:sz w:val="20"/>
          <w:szCs w:val="20"/>
        </w:rPr>
      </w:pPr>
      <w:proofErr w:type="spellStart"/>
      <w:ins w:id="3974" w:author="Utente di Microsoft Office" w:date="2019-05-23T00:19:00Z">
        <w:r w:rsidRPr="005200AF">
          <w:rPr>
            <w:b/>
            <w:bCs/>
            <w:sz w:val="20"/>
            <w:szCs w:val="20"/>
          </w:rPr>
          <w:t>Name</w:t>
        </w:r>
        <w:proofErr w:type="spellEnd"/>
        <w:r w:rsidRPr="005200AF">
          <w:rPr>
            <w:b/>
            <w:bCs/>
            <w:sz w:val="20"/>
            <w:szCs w:val="20"/>
          </w:rPr>
          <w:t xml:space="preserve"> </w:t>
        </w:r>
      </w:ins>
      <w:ins w:id="3975" w:author="Utente di Microsoft Office" w:date="2019-05-23T00:20:00Z">
        <w:r w:rsidRPr="005200AF">
          <w:rPr>
            <w:b/>
            <w:bCs/>
            <w:sz w:val="20"/>
            <w:szCs w:val="20"/>
          </w:rPr>
          <w:t>of the test</w:t>
        </w:r>
        <w:r w:rsidR="005200AF" w:rsidRPr="005200AF">
          <w:rPr>
            <w:sz w:val="20"/>
            <w:szCs w:val="20"/>
            <w:rPrChange w:id="3976" w:author="Utente di Microsoft Office" w:date="2019-05-23T00:20:00Z">
              <w:rPr>
                <w:b/>
                <w:bCs/>
                <w:sz w:val="20"/>
                <w:szCs w:val="20"/>
              </w:rPr>
            </w:rPrChange>
          </w:rPr>
          <w:t xml:space="preserve">: </w:t>
        </w:r>
        <w:r w:rsidR="005200AF" w:rsidRPr="005200AF">
          <w:rPr>
            <w:sz w:val="20"/>
            <w:szCs w:val="20"/>
            <w:rPrChange w:id="3977" w:author="Utente di Microsoft Office" w:date="2019-05-23T00:20:00Z">
              <w:rPr>
                <w:sz w:val="20"/>
                <w:szCs w:val="20"/>
                <w:lang w:val="en-US"/>
              </w:rPr>
            </w:rPrChange>
          </w:rPr>
          <w:t xml:space="preserve">il nome del test a cui </w:t>
        </w:r>
      </w:ins>
      <w:ins w:id="3978" w:author="Utente di Microsoft Office" w:date="2019-05-26T21:46:00Z">
        <w:r w:rsidR="001070CA">
          <w:rPr>
            <w:sz w:val="20"/>
            <w:szCs w:val="20"/>
          </w:rPr>
          <w:t>il campo si</w:t>
        </w:r>
      </w:ins>
      <w:ins w:id="3979" w:author="Utente di Microsoft Office" w:date="2019-05-23T00:20:00Z">
        <w:r w:rsidR="005200AF">
          <w:rPr>
            <w:sz w:val="20"/>
            <w:szCs w:val="20"/>
          </w:rPr>
          <w:t xml:space="preserve"> rifer</w:t>
        </w:r>
      </w:ins>
      <w:ins w:id="3980" w:author="Utente di Microsoft Office" w:date="2019-05-26T21:46:00Z">
        <w:r w:rsidR="001070CA">
          <w:rPr>
            <w:sz w:val="20"/>
            <w:szCs w:val="20"/>
          </w:rPr>
          <w:t>isce</w:t>
        </w:r>
      </w:ins>
      <w:ins w:id="3981" w:author="Utente di Microsoft Office" w:date="2019-05-23T00:20:00Z">
        <w:r w:rsidR="005200AF">
          <w:rPr>
            <w:sz w:val="20"/>
            <w:szCs w:val="20"/>
          </w:rPr>
          <w:t>.</w:t>
        </w:r>
      </w:ins>
    </w:p>
    <w:p w14:paraId="59971F7A" w14:textId="0BECAC8B" w:rsidR="005200AF" w:rsidRPr="00642935" w:rsidRDefault="00642935" w:rsidP="00FD09E0">
      <w:pPr>
        <w:pStyle w:val="NormalWeb"/>
        <w:numPr>
          <w:ilvl w:val="0"/>
          <w:numId w:val="17"/>
        </w:numPr>
        <w:shd w:val="clear" w:color="auto" w:fill="FFFFFF"/>
        <w:jc w:val="both"/>
        <w:rPr>
          <w:ins w:id="3982" w:author="Utente di Microsoft Office" w:date="2019-05-23T00:22:00Z"/>
          <w:b/>
          <w:bCs/>
          <w:sz w:val="20"/>
          <w:szCs w:val="20"/>
          <w:rPrChange w:id="3983" w:author="Utente di Microsoft Office" w:date="2019-05-23T00:22:00Z">
            <w:rPr>
              <w:ins w:id="3984" w:author="Utente di Microsoft Office" w:date="2019-05-23T00:22:00Z"/>
              <w:sz w:val="20"/>
              <w:szCs w:val="20"/>
            </w:rPr>
          </w:rPrChange>
        </w:rPr>
      </w:pPr>
      <w:ins w:id="3985" w:author="Utente di Microsoft Office" w:date="2019-05-23T00:21:00Z">
        <w:r w:rsidRPr="00642935">
          <w:rPr>
            <w:b/>
            <w:bCs/>
            <w:sz w:val="20"/>
            <w:szCs w:val="20"/>
            <w:rPrChange w:id="3986" w:author="Utente di Microsoft Office" w:date="2019-05-23T00:21:00Z">
              <w:rPr>
                <w:sz w:val="20"/>
                <w:szCs w:val="20"/>
              </w:rPr>
            </w:rPrChange>
          </w:rPr>
          <w:t>A</w:t>
        </w:r>
      </w:ins>
      <w:ins w:id="3987" w:author="Utente di Microsoft Office" w:date="2019-05-23T00:27:00Z">
        <w:r w:rsidR="00BB15C3">
          <w:rPr>
            <w:b/>
            <w:bCs/>
            <w:sz w:val="20"/>
            <w:szCs w:val="20"/>
          </w:rPr>
          <w:t>DNI</w:t>
        </w:r>
      </w:ins>
      <w:proofErr w:type="gramStart"/>
      <w:ins w:id="3988" w:author="Utente di Microsoft Office" w:date="2019-05-23T00:21:00Z">
        <w:r w:rsidRPr="00642935">
          <w:rPr>
            <w:b/>
            <w:bCs/>
            <w:sz w:val="20"/>
            <w:szCs w:val="20"/>
            <w:rPrChange w:id="3989" w:author="Utente di Microsoft Office" w:date="2019-05-23T00:21:00Z">
              <w:rPr>
                <w:sz w:val="20"/>
                <w:szCs w:val="20"/>
              </w:rPr>
            </w:rPrChange>
          </w:rPr>
          <w:t>1,A</w:t>
        </w:r>
      </w:ins>
      <w:ins w:id="3990" w:author="Utente di Microsoft Office" w:date="2019-05-23T00:27:00Z">
        <w:r w:rsidR="00BB15C3">
          <w:rPr>
            <w:b/>
            <w:bCs/>
            <w:sz w:val="20"/>
            <w:szCs w:val="20"/>
          </w:rPr>
          <w:t>DNI</w:t>
        </w:r>
      </w:ins>
      <w:ins w:id="3991" w:author="Utente di Microsoft Office" w:date="2019-05-23T00:21:00Z">
        <w:r w:rsidRPr="00642935">
          <w:rPr>
            <w:b/>
            <w:bCs/>
            <w:sz w:val="20"/>
            <w:szCs w:val="20"/>
            <w:rPrChange w:id="3992" w:author="Utente di Microsoft Office" w:date="2019-05-23T00:21:00Z">
              <w:rPr>
                <w:sz w:val="20"/>
                <w:szCs w:val="20"/>
              </w:rPr>
            </w:rPrChange>
          </w:rPr>
          <w:t>GO</w:t>
        </w:r>
        <w:proofErr w:type="gramEnd"/>
        <w:r w:rsidRPr="00642935">
          <w:rPr>
            <w:b/>
            <w:bCs/>
            <w:sz w:val="20"/>
            <w:szCs w:val="20"/>
            <w:rPrChange w:id="3993" w:author="Utente di Microsoft Office" w:date="2019-05-23T00:21:00Z">
              <w:rPr>
                <w:sz w:val="20"/>
                <w:szCs w:val="20"/>
              </w:rPr>
            </w:rPrChange>
          </w:rPr>
          <w:t>,A</w:t>
        </w:r>
      </w:ins>
      <w:ins w:id="3994" w:author="Utente di Microsoft Office" w:date="2019-05-23T00:27:00Z">
        <w:r w:rsidR="00BB15C3">
          <w:rPr>
            <w:b/>
            <w:bCs/>
            <w:sz w:val="20"/>
            <w:szCs w:val="20"/>
          </w:rPr>
          <w:t>DNI</w:t>
        </w:r>
      </w:ins>
      <w:ins w:id="3995" w:author="Utente di Microsoft Office" w:date="2019-05-23T00:21:00Z">
        <w:r w:rsidRPr="00642935">
          <w:rPr>
            <w:b/>
            <w:bCs/>
            <w:sz w:val="20"/>
            <w:szCs w:val="20"/>
            <w:rPrChange w:id="3996" w:author="Utente di Microsoft Office" w:date="2019-05-23T00:21:00Z">
              <w:rPr>
                <w:sz w:val="20"/>
                <w:szCs w:val="20"/>
              </w:rPr>
            </w:rPrChange>
          </w:rPr>
          <w:t>2,A</w:t>
        </w:r>
      </w:ins>
      <w:ins w:id="3997" w:author="Utente di Microsoft Office" w:date="2019-05-23T00:27:00Z">
        <w:r w:rsidR="00BB15C3">
          <w:rPr>
            <w:b/>
            <w:bCs/>
            <w:sz w:val="20"/>
            <w:szCs w:val="20"/>
          </w:rPr>
          <w:t>DNI3</w:t>
        </w:r>
      </w:ins>
      <w:ins w:id="3998" w:author="Utente di Microsoft Office" w:date="2019-05-23T00:21:00Z">
        <w:r>
          <w:rPr>
            <w:sz w:val="20"/>
            <w:szCs w:val="20"/>
          </w:rPr>
          <w:t xml:space="preserve">: </w:t>
        </w:r>
      </w:ins>
      <w:ins w:id="3999" w:author="Utente di Microsoft Office" w:date="2019-05-23T00:22:00Z">
        <w:r>
          <w:rPr>
            <w:sz w:val="20"/>
            <w:szCs w:val="20"/>
          </w:rPr>
          <w:t>una serie di 4 campi contenente l’informazione relativa alla presenza o meno del campo ADNI nelle varie fasi.</w:t>
        </w:r>
      </w:ins>
    </w:p>
    <w:p w14:paraId="46054C05" w14:textId="6A7343F5" w:rsidR="00642935" w:rsidRPr="002021A4" w:rsidRDefault="00504304" w:rsidP="00FD09E0">
      <w:pPr>
        <w:pStyle w:val="NormalWeb"/>
        <w:numPr>
          <w:ilvl w:val="0"/>
          <w:numId w:val="17"/>
        </w:numPr>
        <w:shd w:val="clear" w:color="auto" w:fill="FFFFFF"/>
        <w:jc w:val="both"/>
        <w:rPr>
          <w:ins w:id="4000" w:author="Utente di Microsoft Office" w:date="2019-05-23T00:25:00Z"/>
          <w:b/>
          <w:bCs/>
          <w:sz w:val="20"/>
          <w:szCs w:val="20"/>
          <w:rPrChange w:id="4001" w:author="Utente di Microsoft Office" w:date="2019-05-23T00:25:00Z">
            <w:rPr>
              <w:ins w:id="4002" w:author="Utente di Microsoft Office" w:date="2019-05-23T00:25:00Z"/>
              <w:sz w:val="20"/>
              <w:szCs w:val="20"/>
            </w:rPr>
          </w:rPrChange>
        </w:rPr>
      </w:pPr>
      <w:proofErr w:type="spellStart"/>
      <w:ins w:id="4003" w:author="Utente di Microsoft Office" w:date="2019-05-23T00:23:00Z">
        <w:r>
          <w:rPr>
            <w:b/>
            <w:bCs/>
            <w:sz w:val="20"/>
            <w:szCs w:val="20"/>
          </w:rPr>
          <w:t>Scoring</w:t>
        </w:r>
        <w:proofErr w:type="spellEnd"/>
        <w:r w:rsidR="00C843BF">
          <w:rPr>
            <w:sz w:val="20"/>
            <w:szCs w:val="20"/>
          </w:rPr>
          <w:t xml:space="preserve">: una descrizione di come viene assegnato lo score </w:t>
        </w:r>
      </w:ins>
      <w:ins w:id="4004" w:author="Utente di Microsoft Office" w:date="2019-05-26T21:39:00Z">
        <w:r w:rsidR="00A47ACB">
          <w:rPr>
            <w:sz w:val="20"/>
            <w:szCs w:val="20"/>
          </w:rPr>
          <w:t>a</w:t>
        </w:r>
      </w:ins>
      <w:ins w:id="4005" w:author="Utente di Microsoft Office" w:date="2019-05-23T00:33:00Z">
        <w:r w:rsidR="00E06E78">
          <w:rPr>
            <w:sz w:val="20"/>
            <w:szCs w:val="20"/>
          </w:rPr>
          <w:t>lla</w:t>
        </w:r>
      </w:ins>
      <w:ins w:id="4006" w:author="Utente di Microsoft Office" w:date="2019-05-23T00:23:00Z">
        <w:r w:rsidR="00C843BF">
          <w:rPr>
            <w:sz w:val="20"/>
            <w:szCs w:val="20"/>
          </w:rPr>
          <w:t xml:space="preserve"> particolare </w:t>
        </w:r>
      </w:ins>
      <w:ins w:id="4007" w:author="Utente di Microsoft Office" w:date="2019-05-26T21:39:00Z">
        <w:r w:rsidR="00A47ACB">
          <w:rPr>
            <w:sz w:val="20"/>
            <w:szCs w:val="20"/>
          </w:rPr>
          <w:t>prova</w:t>
        </w:r>
      </w:ins>
      <w:ins w:id="4008" w:author="Utente di Microsoft Office" w:date="2019-05-23T00:24:00Z">
        <w:r w:rsidR="00C843BF">
          <w:rPr>
            <w:sz w:val="20"/>
            <w:szCs w:val="20"/>
          </w:rPr>
          <w:t xml:space="preserve"> del test a cui il campo </w:t>
        </w:r>
      </w:ins>
      <w:ins w:id="4009" w:author="Utente di Microsoft Office" w:date="2019-05-23T07:16:00Z">
        <w:r w:rsidR="00AA4DE7">
          <w:rPr>
            <w:sz w:val="20"/>
            <w:szCs w:val="20"/>
          </w:rPr>
          <w:t>ADNI</w:t>
        </w:r>
      </w:ins>
      <w:ins w:id="4010" w:author="Utente di Microsoft Office" w:date="2019-05-23T00:24:00Z">
        <w:r w:rsidR="00C843BF">
          <w:rPr>
            <w:sz w:val="20"/>
            <w:szCs w:val="20"/>
          </w:rPr>
          <w:t xml:space="preserve"> fa riferimento.</w:t>
        </w:r>
      </w:ins>
    </w:p>
    <w:p w14:paraId="3F48EE4E" w14:textId="7B9BE9D7" w:rsidR="002021A4" w:rsidRPr="002021A4" w:rsidRDefault="002021A4" w:rsidP="00FD09E0">
      <w:pPr>
        <w:pStyle w:val="NormalWeb"/>
        <w:numPr>
          <w:ilvl w:val="0"/>
          <w:numId w:val="17"/>
        </w:numPr>
        <w:shd w:val="clear" w:color="auto" w:fill="FFFFFF"/>
        <w:jc w:val="both"/>
        <w:rPr>
          <w:ins w:id="4011" w:author="Utente di Microsoft Office" w:date="2019-05-23T00:26:00Z"/>
          <w:b/>
          <w:bCs/>
          <w:sz w:val="20"/>
          <w:szCs w:val="20"/>
          <w:rPrChange w:id="4012" w:author="Utente di Microsoft Office" w:date="2019-05-23T00:26:00Z">
            <w:rPr>
              <w:ins w:id="4013" w:author="Utente di Microsoft Office" w:date="2019-05-23T00:26:00Z"/>
              <w:sz w:val="20"/>
              <w:szCs w:val="20"/>
            </w:rPr>
          </w:rPrChange>
        </w:rPr>
      </w:pPr>
      <w:ins w:id="4014" w:author="Utente di Microsoft Office" w:date="2019-05-23T00:25:00Z">
        <w:r>
          <w:rPr>
            <w:b/>
            <w:bCs/>
            <w:sz w:val="20"/>
            <w:szCs w:val="20"/>
          </w:rPr>
          <w:t>Domain</w:t>
        </w:r>
        <w:r>
          <w:rPr>
            <w:sz w:val="20"/>
            <w:szCs w:val="20"/>
          </w:rPr>
          <w:t xml:space="preserve">: il dominio della particolare </w:t>
        </w:r>
      </w:ins>
      <w:ins w:id="4015" w:author="Utente di Microsoft Office" w:date="2019-05-26T21:47:00Z">
        <w:r w:rsidR="00C62D05">
          <w:rPr>
            <w:sz w:val="20"/>
            <w:szCs w:val="20"/>
          </w:rPr>
          <w:t>prova</w:t>
        </w:r>
      </w:ins>
      <w:ins w:id="4016" w:author="Utente di Microsoft Office" w:date="2019-05-23T00:25:00Z">
        <w:r>
          <w:rPr>
            <w:sz w:val="20"/>
            <w:szCs w:val="20"/>
          </w:rPr>
          <w:t xml:space="preserve"> del test a cui il campo ADNI fa riferimento.</w:t>
        </w:r>
      </w:ins>
    </w:p>
    <w:p w14:paraId="56C78F53" w14:textId="36F7FF53" w:rsidR="002021A4" w:rsidRPr="00E23BAA" w:rsidRDefault="002021A4" w:rsidP="00FD09E0">
      <w:pPr>
        <w:pStyle w:val="NormalWeb"/>
        <w:numPr>
          <w:ilvl w:val="0"/>
          <w:numId w:val="17"/>
        </w:numPr>
        <w:shd w:val="clear" w:color="auto" w:fill="FFFFFF"/>
        <w:jc w:val="both"/>
        <w:rPr>
          <w:ins w:id="4017" w:author="Utente di Microsoft Office" w:date="2019-05-23T00:28:00Z"/>
          <w:b/>
          <w:bCs/>
          <w:sz w:val="20"/>
          <w:szCs w:val="20"/>
          <w:rPrChange w:id="4018" w:author="Utente di Microsoft Office" w:date="2019-05-23T00:28:00Z">
            <w:rPr>
              <w:ins w:id="4019" w:author="Utente di Microsoft Office" w:date="2019-05-23T00:28:00Z"/>
              <w:sz w:val="20"/>
              <w:szCs w:val="20"/>
            </w:rPr>
          </w:rPrChange>
        </w:rPr>
      </w:pPr>
      <w:proofErr w:type="spellStart"/>
      <w:ins w:id="4020" w:author="Utente di Microsoft Office" w:date="2019-05-23T00:26:00Z">
        <w:r>
          <w:rPr>
            <w:b/>
            <w:bCs/>
            <w:sz w:val="20"/>
            <w:szCs w:val="20"/>
          </w:rPr>
          <w:t>Subdomain</w:t>
        </w:r>
        <w:proofErr w:type="spellEnd"/>
        <w:r w:rsidRPr="002021A4">
          <w:rPr>
            <w:sz w:val="20"/>
            <w:szCs w:val="20"/>
            <w:rPrChange w:id="4021" w:author="Utente di Microsoft Office" w:date="2019-05-23T00:26:00Z">
              <w:rPr>
                <w:b/>
                <w:bCs/>
                <w:sz w:val="20"/>
                <w:szCs w:val="20"/>
              </w:rPr>
            </w:rPrChange>
          </w:rPr>
          <w:t xml:space="preserve">: il </w:t>
        </w:r>
        <w:proofErr w:type="gramStart"/>
        <w:r w:rsidRPr="002021A4">
          <w:rPr>
            <w:sz w:val="20"/>
            <w:szCs w:val="20"/>
            <w:rPrChange w:id="4022" w:author="Utente di Microsoft Office" w:date="2019-05-23T00:26:00Z">
              <w:rPr>
                <w:b/>
                <w:bCs/>
                <w:sz w:val="20"/>
                <w:szCs w:val="20"/>
              </w:rPr>
            </w:rPrChange>
          </w:rPr>
          <w:t>sotto</w:t>
        </w:r>
        <w:r>
          <w:rPr>
            <w:sz w:val="20"/>
            <w:szCs w:val="20"/>
          </w:rPr>
          <w:t>-</w:t>
        </w:r>
        <w:r w:rsidRPr="002021A4">
          <w:rPr>
            <w:sz w:val="20"/>
            <w:szCs w:val="20"/>
            <w:rPrChange w:id="4023" w:author="Utente di Microsoft Office" w:date="2019-05-23T00:26:00Z">
              <w:rPr>
                <w:b/>
                <w:bCs/>
                <w:sz w:val="20"/>
                <w:szCs w:val="20"/>
              </w:rPr>
            </w:rPrChange>
          </w:rPr>
          <w:t>dominio</w:t>
        </w:r>
        <w:proofErr w:type="gramEnd"/>
        <w:r w:rsidR="00055CA7">
          <w:rPr>
            <w:sz w:val="20"/>
            <w:szCs w:val="20"/>
          </w:rPr>
          <w:t xml:space="preserve"> dell</w:t>
        </w:r>
      </w:ins>
      <w:ins w:id="4024" w:author="Utente di Microsoft Office" w:date="2019-05-23T00:27:00Z">
        <w:r w:rsidR="00055CA7">
          <w:rPr>
            <w:sz w:val="20"/>
            <w:szCs w:val="20"/>
          </w:rPr>
          <w:t>a particolare fase del test a cui il campo ADNI fa riferimento.</w:t>
        </w:r>
      </w:ins>
    </w:p>
    <w:p w14:paraId="630AE1C0" w14:textId="5875EF7E" w:rsidR="00E23BAA" w:rsidRPr="00E23BAA" w:rsidRDefault="00E23BAA" w:rsidP="00FD09E0">
      <w:pPr>
        <w:pStyle w:val="NormalWeb"/>
        <w:numPr>
          <w:ilvl w:val="0"/>
          <w:numId w:val="17"/>
        </w:numPr>
        <w:shd w:val="clear" w:color="auto" w:fill="FFFFFF"/>
        <w:jc w:val="both"/>
        <w:rPr>
          <w:ins w:id="4025" w:author="Utente di Microsoft Office" w:date="2019-05-23T00:29:00Z"/>
          <w:b/>
          <w:bCs/>
          <w:sz w:val="20"/>
          <w:szCs w:val="20"/>
          <w:rPrChange w:id="4026" w:author="Utente di Microsoft Office" w:date="2019-05-23T00:29:00Z">
            <w:rPr>
              <w:ins w:id="4027" w:author="Utente di Microsoft Office" w:date="2019-05-23T00:29:00Z"/>
              <w:sz w:val="20"/>
              <w:szCs w:val="20"/>
            </w:rPr>
          </w:rPrChange>
        </w:rPr>
      </w:pPr>
      <w:ins w:id="4028" w:author="Utente di Microsoft Office" w:date="2019-05-23T00:28:00Z">
        <w:r>
          <w:rPr>
            <w:b/>
            <w:bCs/>
            <w:sz w:val="20"/>
            <w:szCs w:val="20"/>
          </w:rPr>
          <w:t>Tag</w:t>
        </w:r>
        <w:r>
          <w:rPr>
            <w:sz w:val="20"/>
            <w:szCs w:val="20"/>
          </w:rPr>
          <w:t xml:space="preserve">: il nome del campo </w:t>
        </w:r>
      </w:ins>
      <w:ins w:id="4029" w:author="Utente di Microsoft Office" w:date="2019-05-26T21:40:00Z">
        <w:r w:rsidR="00A47ACB">
          <w:rPr>
            <w:sz w:val="20"/>
            <w:szCs w:val="20"/>
          </w:rPr>
          <w:t xml:space="preserve">nel </w:t>
        </w:r>
        <w:proofErr w:type="spellStart"/>
        <w:r w:rsidR="00A47ACB">
          <w:rPr>
            <w:sz w:val="20"/>
            <w:szCs w:val="20"/>
          </w:rPr>
          <w:t>csv</w:t>
        </w:r>
        <w:proofErr w:type="spellEnd"/>
        <w:r w:rsidR="00A47ACB">
          <w:rPr>
            <w:sz w:val="20"/>
            <w:szCs w:val="20"/>
          </w:rPr>
          <w:t xml:space="preserve"> </w:t>
        </w:r>
      </w:ins>
      <w:ins w:id="4030" w:author="Utente di Microsoft Office" w:date="2019-05-26T21:41:00Z">
        <w:r w:rsidR="00A47ACB">
          <w:rPr>
            <w:sz w:val="20"/>
            <w:szCs w:val="20"/>
          </w:rPr>
          <w:t>fornito</w:t>
        </w:r>
      </w:ins>
      <w:ins w:id="4031" w:author="Utente di Microsoft Office" w:date="2019-05-26T21:47:00Z">
        <w:r w:rsidR="00C62D05">
          <w:rPr>
            <w:sz w:val="20"/>
            <w:szCs w:val="20"/>
          </w:rPr>
          <w:t xml:space="preserve"> da</w:t>
        </w:r>
      </w:ins>
      <w:ins w:id="4032" w:author="Utente di Microsoft Office" w:date="2019-05-26T21:41:00Z">
        <w:r w:rsidR="00A47ACB">
          <w:rPr>
            <w:sz w:val="20"/>
            <w:szCs w:val="20"/>
          </w:rPr>
          <w:t xml:space="preserve"> </w:t>
        </w:r>
      </w:ins>
      <w:ins w:id="4033" w:author="Utente di Microsoft Office" w:date="2019-05-23T00:28:00Z">
        <w:r>
          <w:rPr>
            <w:sz w:val="20"/>
            <w:szCs w:val="20"/>
          </w:rPr>
          <w:t>ADNI</w:t>
        </w:r>
      </w:ins>
      <w:ins w:id="4034" w:author="Utente di Microsoft Office" w:date="2019-05-26T21:41:00Z">
        <w:r w:rsidR="00A47ACB">
          <w:rPr>
            <w:sz w:val="20"/>
            <w:szCs w:val="20"/>
          </w:rPr>
          <w:t xml:space="preserve">. </w:t>
        </w:r>
        <w:proofErr w:type="spellStart"/>
        <w:r w:rsidR="00A47ACB">
          <w:rPr>
            <w:sz w:val="20"/>
            <w:szCs w:val="20"/>
          </w:rPr>
          <w:t>Csv</w:t>
        </w:r>
      </w:ins>
      <w:proofErr w:type="spellEnd"/>
      <w:ins w:id="4035" w:author="Utente di Microsoft Office" w:date="2019-05-23T00:28:00Z">
        <w:r>
          <w:rPr>
            <w:sz w:val="20"/>
            <w:szCs w:val="20"/>
          </w:rPr>
          <w:t xml:space="preserve"> contente i risultati de</w:t>
        </w:r>
      </w:ins>
      <w:ins w:id="4036" w:author="Utente di Microsoft Office" w:date="2019-05-26T21:41:00Z">
        <w:r w:rsidR="00AA0DC5">
          <w:rPr>
            <w:sz w:val="20"/>
            <w:szCs w:val="20"/>
          </w:rPr>
          <w:t>l</w:t>
        </w:r>
      </w:ins>
      <w:ins w:id="4037" w:author="Utente di Microsoft Office" w:date="2019-05-23T00:28:00Z">
        <w:r>
          <w:rPr>
            <w:sz w:val="20"/>
            <w:szCs w:val="20"/>
          </w:rPr>
          <w:t xml:space="preserve"> test che stiamo</w:t>
        </w:r>
      </w:ins>
      <w:ins w:id="4038" w:author="Utente di Microsoft Office" w:date="2019-05-23T00:29:00Z">
        <w:r>
          <w:rPr>
            <w:sz w:val="20"/>
            <w:szCs w:val="20"/>
          </w:rPr>
          <w:t xml:space="preserve"> considerando.</w:t>
        </w:r>
      </w:ins>
    </w:p>
    <w:p w14:paraId="762E0168" w14:textId="7E36387F" w:rsidR="00E23BAA" w:rsidRPr="00E23BAA" w:rsidRDefault="00E23BAA">
      <w:pPr>
        <w:pStyle w:val="NormalWeb"/>
        <w:shd w:val="clear" w:color="auto" w:fill="FFFFFF"/>
        <w:jc w:val="both"/>
        <w:rPr>
          <w:ins w:id="4039" w:author="Utente di Microsoft Office" w:date="2019-05-19T10:01:00Z"/>
          <w:sz w:val="20"/>
          <w:szCs w:val="20"/>
          <w:rPrChange w:id="4040" w:author="Utente di Microsoft Office" w:date="2019-05-23T00:29:00Z">
            <w:rPr>
              <w:ins w:id="4041" w:author="Utente di Microsoft Office" w:date="2019-05-19T10:01:00Z"/>
            </w:rPr>
          </w:rPrChange>
        </w:rPr>
        <w:pPrChange w:id="4042" w:author="Utente di Microsoft Office" w:date="2019-05-23T00:29:00Z">
          <w:pPr>
            <w:pStyle w:val="NormalWeb"/>
            <w:shd w:val="clear" w:color="auto" w:fill="FFFFFF"/>
          </w:pPr>
        </w:pPrChange>
      </w:pPr>
      <w:ins w:id="4043" w:author="Utente di Microsoft Office" w:date="2019-05-23T00:30:00Z">
        <w:r>
          <w:rPr>
            <w:sz w:val="20"/>
            <w:szCs w:val="20"/>
          </w:rPr>
          <w:t>Come abbiamo accennato in precedenza, q</w:t>
        </w:r>
      </w:ins>
      <w:ins w:id="4044" w:author="Utente di Microsoft Office" w:date="2019-05-23T00:29:00Z">
        <w:r w:rsidRPr="00E23BAA">
          <w:rPr>
            <w:sz w:val="20"/>
            <w:szCs w:val="20"/>
            <w:rPrChange w:id="4045" w:author="Utente di Microsoft Office" w:date="2019-05-23T00:29:00Z">
              <w:rPr>
                <w:b/>
                <w:bCs/>
                <w:sz w:val="20"/>
                <w:szCs w:val="20"/>
              </w:rPr>
            </w:rPrChange>
          </w:rPr>
          <w:t>uesto</w:t>
        </w:r>
        <w:r>
          <w:rPr>
            <w:sz w:val="20"/>
            <w:szCs w:val="20"/>
          </w:rPr>
          <w:t xml:space="preserve"> tipo di lavoro è stato svolto per ogni </w:t>
        </w:r>
        <w:proofErr w:type="spellStart"/>
        <w:r>
          <w:rPr>
            <w:sz w:val="20"/>
            <w:szCs w:val="20"/>
          </w:rPr>
          <w:t>csv</w:t>
        </w:r>
        <w:proofErr w:type="spellEnd"/>
        <w:r>
          <w:rPr>
            <w:sz w:val="20"/>
            <w:szCs w:val="20"/>
          </w:rPr>
          <w:t xml:space="preserve"> relativo a</w:t>
        </w:r>
      </w:ins>
      <w:ins w:id="4046" w:author="Utente di Microsoft Office" w:date="2019-05-23T00:30:00Z">
        <w:r>
          <w:rPr>
            <w:sz w:val="20"/>
            <w:szCs w:val="20"/>
          </w:rPr>
          <w:t>i test che abbiamo considerato.</w:t>
        </w:r>
      </w:ins>
    </w:p>
    <w:p w14:paraId="594641E6" w14:textId="5099FBE8" w:rsidR="003E00D1" w:rsidRDefault="00A91B1C">
      <w:pPr>
        <w:pStyle w:val="NormalWeb"/>
        <w:jc w:val="both"/>
        <w:rPr>
          <w:ins w:id="4047" w:author="Utente di Microsoft Office" w:date="2019-05-24T06:11:00Z"/>
          <w:sz w:val="20"/>
          <w:szCs w:val="20"/>
        </w:rPr>
      </w:pPr>
      <w:ins w:id="4048" w:author="Utente di Microsoft Office" w:date="2019-05-23T00:31:00Z">
        <w:r>
          <w:rPr>
            <w:sz w:val="20"/>
            <w:szCs w:val="20"/>
          </w:rPr>
          <w:t>Da questa analisi preliminare siamo partiti per costruire la parte terminologica (T-Box),</w:t>
        </w:r>
      </w:ins>
      <w:ins w:id="4049" w:author="Utente di Microsoft Office" w:date="2019-05-23T00:32:00Z">
        <w:r>
          <w:rPr>
            <w:sz w:val="20"/>
            <w:szCs w:val="20"/>
          </w:rPr>
          <w:t xml:space="preserve"> della nostra ontologia.</w:t>
        </w:r>
      </w:ins>
      <w:ins w:id="4050" w:author="Utente di Microsoft Office" w:date="2019-05-23T00:34:00Z">
        <w:r w:rsidR="00982B75">
          <w:rPr>
            <w:sz w:val="20"/>
            <w:szCs w:val="20"/>
          </w:rPr>
          <w:t xml:space="preserve"> Le descrizioni, ad esempio, sono state inserite come annotazioni negli elementi (</w:t>
        </w:r>
      </w:ins>
      <w:ins w:id="4051" w:author="Utente di Microsoft Office" w:date="2019-05-23T00:35:00Z">
        <w:r w:rsidR="00982B75">
          <w:rPr>
            <w:sz w:val="20"/>
            <w:szCs w:val="20"/>
          </w:rPr>
          <w:t>classi</w:t>
        </w:r>
      </w:ins>
      <w:ins w:id="4052" w:author="Utente di Microsoft Office" w:date="2019-05-23T00:34:00Z">
        <w:r w:rsidR="00982B75">
          <w:rPr>
            <w:sz w:val="20"/>
            <w:szCs w:val="20"/>
          </w:rPr>
          <w:t>)</w:t>
        </w:r>
      </w:ins>
      <w:ins w:id="4053" w:author="Utente di Microsoft Office" w:date="2019-05-23T00:35:00Z">
        <w:r w:rsidR="00982B75">
          <w:rPr>
            <w:sz w:val="20"/>
            <w:szCs w:val="20"/>
          </w:rPr>
          <w:t xml:space="preserve"> della nostra ontologia.</w:t>
        </w:r>
      </w:ins>
      <w:ins w:id="4054" w:author="Utente di Microsoft Office" w:date="2019-05-23T00:36:00Z">
        <w:r w:rsidR="00E84D5E">
          <w:rPr>
            <w:sz w:val="20"/>
            <w:szCs w:val="20"/>
          </w:rPr>
          <w:t xml:space="preserve"> Il dominio, trasversale ai vari </w:t>
        </w:r>
        <w:proofErr w:type="spellStart"/>
        <w:r w:rsidR="00E84D5E">
          <w:rPr>
            <w:sz w:val="20"/>
            <w:szCs w:val="20"/>
          </w:rPr>
          <w:t>csv</w:t>
        </w:r>
        <w:proofErr w:type="spellEnd"/>
        <w:r w:rsidR="00E84D5E">
          <w:rPr>
            <w:sz w:val="20"/>
            <w:szCs w:val="20"/>
          </w:rPr>
          <w:t xml:space="preserve"> forniti da ADNI, </w:t>
        </w:r>
      </w:ins>
      <w:ins w:id="4055" w:author="Utente di Microsoft Office" w:date="2019-05-23T00:37:00Z">
        <w:r w:rsidR="00E84D5E">
          <w:rPr>
            <w:sz w:val="20"/>
            <w:szCs w:val="20"/>
          </w:rPr>
          <w:t>è stato utilizzato per costruire la tassonomia delle classi</w:t>
        </w:r>
      </w:ins>
      <w:ins w:id="4056" w:author="Utente di Microsoft Office" w:date="2019-05-23T00:38:00Z">
        <w:r w:rsidR="00E84D5E">
          <w:rPr>
            <w:sz w:val="20"/>
            <w:szCs w:val="20"/>
          </w:rPr>
          <w:t>.</w:t>
        </w:r>
      </w:ins>
      <w:ins w:id="4057" w:author="Utente di Microsoft Office" w:date="2019-05-23T00:43:00Z">
        <w:r w:rsidR="00F80DB2">
          <w:rPr>
            <w:sz w:val="20"/>
            <w:szCs w:val="20"/>
          </w:rPr>
          <w:t xml:space="preserve"> </w:t>
        </w:r>
      </w:ins>
      <w:ins w:id="4058" w:author="Utente di Microsoft Office" w:date="2019-05-23T00:45:00Z">
        <w:r w:rsidR="00AF66E8">
          <w:rPr>
            <w:sz w:val="20"/>
            <w:szCs w:val="20"/>
          </w:rPr>
          <w:t xml:space="preserve">Il campo </w:t>
        </w:r>
        <w:proofErr w:type="spellStart"/>
        <w:r w:rsidR="00AF66E8">
          <w:rPr>
            <w:sz w:val="20"/>
            <w:szCs w:val="20"/>
          </w:rPr>
          <w:t>Scoring</w:t>
        </w:r>
        <w:proofErr w:type="spellEnd"/>
        <w:r w:rsidR="00AF66E8">
          <w:rPr>
            <w:sz w:val="20"/>
            <w:szCs w:val="20"/>
          </w:rPr>
          <w:t xml:space="preserve"> è stato</w:t>
        </w:r>
      </w:ins>
      <w:ins w:id="4059" w:author="Utente di Microsoft Office" w:date="2019-05-23T00:43:00Z">
        <w:r w:rsidR="00F80DB2">
          <w:rPr>
            <w:sz w:val="20"/>
            <w:szCs w:val="20"/>
          </w:rPr>
          <w:t xml:space="preserve"> molto util</w:t>
        </w:r>
      </w:ins>
      <w:ins w:id="4060" w:author="Utente di Microsoft Office" w:date="2019-05-23T00:45:00Z">
        <w:r w:rsidR="00AF66E8">
          <w:rPr>
            <w:sz w:val="20"/>
            <w:szCs w:val="20"/>
          </w:rPr>
          <w:t>e</w:t>
        </w:r>
      </w:ins>
      <w:ins w:id="4061" w:author="Utente di Microsoft Office" w:date="2019-05-23T00:43:00Z">
        <w:r w:rsidR="00F80DB2">
          <w:rPr>
            <w:sz w:val="20"/>
            <w:szCs w:val="20"/>
          </w:rPr>
          <w:t xml:space="preserve"> per le Data </w:t>
        </w:r>
        <w:proofErr w:type="spellStart"/>
        <w:r w:rsidR="00F80DB2">
          <w:rPr>
            <w:sz w:val="20"/>
            <w:szCs w:val="20"/>
          </w:rPr>
          <w:t>type</w:t>
        </w:r>
        <w:proofErr w:type="spellEnd"/>
        <w:r w:rsidR="00F80DB2">
          <w:rPr>
            <w:sz w:val="20"/>
            <w:szCs w:val="20"/>
          </w:rPr>
          <w:t xml:space="preserve"> </w:t>
        </w:r>
        <w:proofErr w:type="spellStart"/>
        <w:r w:rsidR="00F80DB2">
          <w:rPr>
            <w:sz w:val="20"/>
            <w:szCs w:val="20"/>
          </w:rPr>
          <w:t>property</w:t>
        </w:r>
      </w:ins>
      <w:proofErr w:type="spellEnd"/>
      <w:ins w:id="4062" w:author="Utente di Microsoft Office" w:date="2019-05-26T21:49:00Z">
        <w:r w:rsidR="00C62D05">
          <w:rPr>
            <w:sz w:val="20"/>
            <w:szCs w:val="20"/>
          </w:rPr>
          <w:t>,</w:t>
        </w:r>
      </w:ins>
      <w:ins w:id="4063" w:author="Utente di Microsoft Office" w:date="2019-05-23T00:43:00Z">
        <w:r w:rsidR="00F80DB2">
          <w:rPr>
            <w:sz w:val="20"/>
            <w:szCs w:val="20"/>
          </w:rPr>
          <w:t xml:space="preserve"> delle </w:t>
        </w:r>
      </w:ins>
      <w:ins w:id="4064" w:author="Utente di Microsoft Office" w:date="2019-05-26T21:49:00Z">
        <w:r w:rsidR="00C62D05">
          <w:rPr>
            <w:sz w:val="20"/>
            <w:szCs w:val="20"/>
          </w:rPr>
          <w:t>prove</w:t>
        </w:r>
      </w:ins>
      <w:ins w:id="4065" w:author="Utente di Microsoft Office" w:date="2019-05-23T00:43:00Z">
        <w:r w:rsidR="00F80DB2">
          <w:rPr>
            <w:sz w:val="20"/>
            <w:szCs w:val="20"/>
          </w:rPr>
          <w:t xml:space="preserve"> dei test</w:t>
        </w:r>
      </w:ins>
      <w:ins w:id="4066" w:author="Utente di Microsoft Office" w:date="2019-05-26T21:49:00Z">
        <w:r w:rsidR="00C62D05">
          <w:rPr>
            <w:sz w:val="20"/>
            <w:szCs w:val="20"/>
          </w:rPr>
          <w:t>,</w:t>
        </w:r>
      </w:ins>
      <w:ins w:id="4067" w:author="Utente di Microsoft Office" w:date="2019-05-23T00:43:00Z">
        <w:r w:rsidR="00F80DB2">
          <w:rPr>
            <w:sz w:val="20"/>
            <w:szCs w:val="20"/>
          </w:rPr>
          <w:t xml:space="preserve"> che h</w:t>
        </w:r>
      </w:ins>
      <w:ins w:id="4068" w:author="Utente di Microsoft Office" w:date="2019-05-23T00:44:00Z">
        <w:r w:rsidR="00F80DB2">
          <w:rPr>
            <w:sz w:val="20"/>
            <w:szCs w:val="20"/>
          </w:rPr>
          <w:t>anno uno score.</w:t>
        </w:r>
      </w:ins>
      <w:ins w:id="4069" w:author="Utente di Microsoft Office" w:date="2019-05-23T00:37:00Z">
        <w:r w:rsidR="00E84D5E">
          <w:rPr>
            <w:sz w:val="20"/>
            <w:szCs w:val="20"/>
          </w:rPr>
          <w:t xml:space="preserve"> </w:t>
        </w:r>
      </w:ins>
      <w:ins w:id="4070" w:author="Utente di Microsoft Office" w:date="2019-05-23T00:49:00Z">
        <w:r w:rsidR="00564C0D">
          <w:rPr>
            <w:sz w:val="20"/>
            <w:szCs w:val="20"/>
          </w:rPr>
          <w:t>Torneremo nei successivi pa</w:t>
        </w:r>
      </w:ins>
      <w:ins w:id="4071" w:author="Utente di Microsoft Office" w:date="2019-05-23T00:50:00Z">
        <w:r w:rsidR="00564C0D">
          <w:rPr>
            <w:sz w:val="20"/>
            <w:szCs w:val="20"/>
          </w:rPr>
          <w:t>ragrafi, più nel dettaglio e con degli esempi, sull’utilizzo che abbiamo fatto di questi fogli Excel.</w:t>
        </w:r>
      </w:ins>
    </w:p>
    <w:p w14:paraId="51E90B5E" w14:textId="48CD7285" w:rsidR="003666F0" w:rsidRPr="00C62D05" w:rsidRDefault="00830D14">
      <w:pPr>
        <w:pStyle w:val="NormalWeb"/>
        <w:jc w:val="both"/>
        <w:rPr>
          <w:ins w:id="4072" w:author="Utente di Microsoft Office" w:date="2019-05-26T07:53:00Z"/>
          <w:sz w:val="20"/>
          <w:szCs w:val="20"/>
          <w:rPrChange w:id="4073" w:author="Utente di Microsoft Office" w:date="2019-05-26T21:51:00Z">
            <w:rPr>
              <w:ins w:id="4074" w:author="Utente di Microsoft Office" w:date="2019-05-26T07:53:00Z"/>
              <w:rFonts w:cstheme="minorHAnsi"/>
              <w:color w:val="000000"/>
              <w:sz w:val="22"/>
              <w:szCs w:val="22"/>
            </w:rPr>
          </w:rPrChange>
        </w:rPr>
        <w:pPrChange w:id="4075" w:author="Utente di Microsoft Office" w:date="2019-05-26T21:5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4076" w:author="Utente di Microsoft Office" w:date="2019-05-25T07:09:00Z">
        <w:r>
          <w:rPr>
            <w:sz w:val="20"/>
            <w:szCs w:val="20"/>
          </w:rPr>
          <w:t xml:space="preserve">Come abbiamo già </w:t>
        </w:r>
      </w:ins>
      <w:ins w:id="4077" w:author="Utente di Microsoft Office" w:date="2019-05-25T08:16:00Z">
        <w:r w:rsidR="006353A7">
          <w:rPr>
            <w:sz w:val="20"/>
            <w:szCs w:val="20"/>
          </w:rPr>
          <w:t>detto</w:t>
        </w:r>
      </w:ins>
      <w:ins w:id="4078" w:author="Utente di Microsoft Office" w:date="2019-05-25T07:09:00Z">
        <w:r>
          <w:rPr>
            <w:sz w:val="20"/>
            <w:szCs w:val="20"/>
          </w:rPr>
          <w:t xml:space="preserve"> in precedenza, n</w:t>
        </w:r>
      </w:ins>
      <w:ins w:id="4079" w:author="Utente di Microsoft Office" w:date="2019-05-24T06:11:00Z">
        <w:r w:rsidR="004C4179">
          <w:rPr>
            <w:sz w:val="20"/>
            <w:szCs w:val="20"/>
          </w:rPr>
          <w:t xml:space="preserve">el nostro lavoro ci siamo concentrati su sei test </w:t>
        </w:r>
      </w:ins>
      <w:ins w:id="4080" w:author="Utente di Microsoft Office" w:date="2019-05-25T08:10:00Z">
        <w:r w:rsidR="00460242">
          <w:rPr>
            <w:sz w:val="20"/>
            <w:szCs w:val="20"/>
          </w:rPr>
          <w:t>(</w:t>
        </w:r>
      </w:ins>
      <w:ins w:id="4081" w:author="Utente di Microsoft Office" w:date="2019-05-25T08:11:00Z">
        <w:r w:rsidR="00460242" w:rsidRPr="00A1280A">
          <w:rPr>
            <w:sz w:val="20"/>
            <w:szCs w:val="20"/>
          </w:rPr>
          <w:t xml:space="preserve">FAQ, MMSE, CDR, </w:t>
        </w:r>
        <w:r w:rsidR="00460242">
          <w:rPr>
            <w:sz w:val="20"/>
            <w:szCs w:val="20"/>
          </w:rPr>
          <w:t xml:space="preserve">GDS, </w:t>
        </w:r>
        <w:r w:rsidR="00460242" w:rsidRPr="00A1280A">
          <w:rPr>
            <w:sz w:val="20"/>
            <w:szCs w:val="20"/>
          </w:rPr>
          <w:t>NPI e NPI-Q</w:t>
        </w:r>
      </w:ins>
      <w:ins w:id="4082" w:author="Utente di Microsoft Office" w:date="2019-05-25T08:10:00Z">
        <w:r w:rsidR="00460242">
          <w:rPr>
            <w:sz w:val="20"/>
            <w:szCs w:val="20"/>
          </w:rPr>
          <w:t>)</w:t>
        </w:r>
      </w:ins>
      <w:ins w:id="4083" w:author="Utente di Microsoft Office" w:date="2019-05-25T08:11:00Z">
        <w:r w:rsidR="00460242">
          <w:rPr>
            <w:sz w:val="20"/>
            <w:szCs w:val="20"/>
          </w:rPr>
          <w:t>, che abbiamo ritenuto maggiormente significativi.</w:t>
        </w:r>
      </w:ins>
      <w:ins w:id="4084" w:author="Utente di Microsoft Office" w:date="2019-05-25T08:12:00Z">
        <w:r w:rsidR="00563E89">
          <w:rPr>
            <w:sz w:val="20"/>
            <w:szCs w:val="20"/>
          </w:rPr>
          <w:t xml:space="preserve"> </w:t>
        </w:r>
      </w:ins>
      <w:ins w:id="4085" w:author="Utente di Microsoft Office" w:date="2019-05-25T08:13:00Z">
        <w:r w:rsidR="00563E89">
          <w:rPr>
            <w:sz w:val="20"/>
            <w:szCs w:val="20"/>
          </w:rPr>
          <w:t>Ognuno di questi test è fatto da una serie di domande, esercizi pratici ec</w:t>
        </w:r>
      </w:ins>
      <w:ins w:id="4086" w:author="Utente di Microsoft Office" w:date="2019-05-25T08:14:00Z">
        <w:r w:rsidR="00563E89">
          <w:rPr>
            <w:sz w:val="20"/>
            <w:szCs w:val="20"/>
          </w:rPr>
          <w:t xml:space="preserve">c. </w:t>
        </w:r>
      </w:ins>
      <w:ins w:id="4087" w:author="Utente di Microsoft Office" w:date="2019-05-26T07:37:00Z">
        <w:r w:rsidR="004E0B20">
          <w:rPr>
            <w:sz w:val="20"/>
            <w:szCs w:val="20"/>
          </w:rPr>
          <w:t>G</w:t>
        </w:r>
      </w:ins>
      <w:ins w:id="4088" w:author="Utente di Microsoft Office" w:date="2019-05-26T07:36:00Z">
        <w:r w:rsidR="004E0B20">
          <w:rPr>
            <w:sz w:val="20"/>
            <w:szCs w:val="20"/>
          </w:rPr>
          <w:t>li score o più in generale i risultati delle prove non vengono censiti nello stesso modo. Alcune prove hanno una scala che va da uno a tre, altre da uno a cinque e così via</w:t>
        </w:r>
      </w:ins>
      <w:ins w:id="4089" w:author="Utente di Microsoft Office" w:date="2019-05-26T08:04:00Z">
        <w:r w:rsidR="00431818">
          <w:rPr>
            <w:sz w:val="20"/>
            <w:szCs w:val="20"/>
          </w:rPr>
          <w:t>, altre prove consisto</w:t>
        </w:r>
      </w:ins>
      <w:ins w:id="4090" w:author="Utente di Microsoft Office" w:date="2019-05-26T08:05:00Z">
        <w:r w:rsidR="00431818">
          <w:rPr>
            <w:sz w:val="20"/>
            <w:szCs w:val="20"/>
          </w:rPr>
          <w:t>no in delle domande che possono avere risposta Yes/No</w:t>
        </w:r>
      </w:ins>
      <w:ins w:id="4091" w:author="Utente di Microsoft Office" w:date="2019-05-26T07:36:00Z">
        <w:r w:rsidR="004E0B20">
          <w:rPr>
            <w:sz w:val="20"/>
            <w:szCs w:val="20"/>
          </w:rPr>
          <w:t xml:space="preserve">. </w:t>
        </w:r>
      </w:ins>
      <w:proofErr w:type="gramStart"/>
      <w:ins w:id="4092" w:author="Utente di Microsoft Office" w:date="2019-05-25T08:17:00Z">
        <w:r w:rsidR="00A67B5F">
          <w:rPr>
            <w:sz w:val="20"/>
            <w:szCs w:val="20"/>
          </w:rPr>
          <w:t>Inoltre</w:t>
        </w:r>
        <w:proofErr w:type="gramEnd"/>
        <w:r w:rsidR="00A67B5F">
          <w:rPr>
            <w:sz w:val="20"/>
            <w:szCs w:val="20"/>
          </w:rPr>
          <w:t xml:space="preserve"> </w:t>
        </w:r>
      </w:ins>
      <w:ins w:id="4093" w:author="Utente di Microsoft Office" w:date="2019-05-26T07:37:00Z">
        <w:r w:rsidR="004E0B20">
          <w:rPr>
            <w:sz w:val="20"/>
            <w:szCs w:val="20"/>
          </w:rPr>
          <w:t xml:space="preserve">non sempre queste prove sono presenti in tutte le fasi di ADNI. </w:t>
        </w:r>
      </w:ins>
      <w:ins w:id="4094" w:author="Utente di Microsoft Office" w:date="2019-05-26T07:35:00Z">
        <w:r w:rsidR="004E0B20">
          <w:rPr>
            <w:sz w:val="20"/>
            <w:szCs w:val="20"/>
          </w:rPr>
          <w:t>Alcune domande presenti in ADNI-1, ad esempio, potrebbero non essere presenti in ADNI-3, e viceversa</w:t>
        </w:r>
      </w:ins>
      <w:ins w:id="4095" w:author="Utente di Microsoft Office" w:date="2019-05-26T07:36:00Z">
        <w:r w:rsidR="004E0B20">
          <w:rPr>
            <w:sz w:val="20"/>
            <w:szCs w:val="20"/>
          </w:rPr>
          <w:t>.</w:t>
        </w:r>
      </w:ins>
      <w:ins w:id="4096" w:author="Utente di Microsoft Office" w:date="2019-05-26T07:35:00Z">
        <w:r w:rsidR="004E0B20">
          <w:rPr>
            <w:sz w:val="20"/>
            <w:szCs w:val="20"/>
          </w:rPr>
          <w:t xml:space="preserve"> </w:t>
        </w:r>
      </w:ins>
      <w:ins w:id="4097" w:author="Utente di Microsoft Office" w:date="2019-05-26T07:32:00Z">
        <w:r w:rsidR="004E0B20">
          <w:rPr>
            <w:sz w:val="20"/>
            <w:szCs w:val="20"/>
          </w:rPr>
          <w:t xml:space="preserve">Questi fattori rappresentano </w:t>
        </w:r>
        <w:r w:rsidR="004E0B20">
          <w:rPr>
            <w:sz w:val="20"/>
            <w:szCs w:val="20"/>
          </w:rPr>
          <w:lastRenderedPageBreak/>
          <w:t>de</w:t>
        </w:r>
      </w:ins>
      <w:ins w:id="4098" w:author="Utente di Microsoft Office" w:date="2019-05-26T07:33:00Z">
        <w:r w:rsidR="004E0B20">
          <w:rPr>
            <w:sz w:val="20"/>
            <w:szCs w:val="20"/>
          </w:rPr>
          <w:t>lle difficoltà nel trattamento dei dati. Per quanto riguarda le scale ab</w:t>
        </w:r>
      </w:ins>
      <w:ins w:id="4099" w:author="Utente di Microsoft Office" w:date="2019-05-26T07:38:00Z">
        <w:r w:rsidR="004E0B20">
          <w:rPr>
            <w:sz w:val="20"/>
            <w:szCs w:val="20"/>
          </w:rPr>
          <w:t>b</w:t>
        </w:r>
      </w:ins>
      <w:ins w:id="4100" w:author="Utente di Microsoft Office" w:date="2019-05-26T07:33:00Z">
        <w:r w:rsidR="004E0B20">
          <w:rPr>
            <w:sz w:val="20"/>
            <w:szCs w:val="20"/>
          </w:rPr>
          <w:t>iamo provveduto a creare le corrispettive D</w:t>
        </w:r>
      </w:ins>
      <w:ins w:id="4101" w:author="Utente di Microsoft Office" w:date="2019-05-26T07:34:00Z">
        <w:r w:rsidR="004E0B20">
          <w:rPr>
            <w:sz w:val="20"/>
            <w:szCs w:val="20"/>
          </w:rPr>
          <w:t xml:space="preserve">ata </w:t>
        </w:r>
        <w:proofErr w:type="spellStart"/>
        <w:r w:rsidR="004E0B20">
          <w:rPr>
            <w:sz w:val="20"/>
            <w:szCs w:val="20"/>
          </w:rPr>
          <w:t>type</w:t>
        </w:r>
        <w:proofErr w:type="spellEnd"/>
        <w:r w:rsidR="004E0B20">
          <w:rPr>
            <w:sz w:val="20"/>
            <w:szCs w:val="20"/>
          </w:rPr>
          <w:t xml:space="preserve"> </w:t>
        </w:r>
        <w:proofErr w:type="spellStart"/>
        <w:r w:rsidR="004E0B20">
          <w:rPr>
            <w:sz w:val="20"/>
            <w:szCs w:val="20"/>
          </w:rPr>
          <w:t>property</w:t>
        </w:r>
        <w:proofErr w:type="spellEnd"/>
        <w:r w:rsidR="004E0B20">
          <w:rPr>
            <w:sz w:val="20"/>
            <w:szCs w:val="20"/>
          </w:rPr>
          <w:t xml:space="preserve"> nella nostra ontologia. Considerando anche che in questo caso le scale possono cambiare anche </w:t>
        </w:r>
      </w:ins>
      <w:ins w:id="4102" w:author="Utente di Microsoft Office" w:date="2019-05-26T07:35:00Z">
        <w:r w:rsidR="004E0B20">
          <w:rPr>
            <w:sz w:val="20"/>
            <w:szCs w:val="20"/>
          </w:rPr>
          <w:t>nello stesso test, a seconda della prova.</w:t>
        </w:r>
      </w:ins>
    </w:p>
    <w:p w14:paraId="68D41D91" w14:textId="4369EE55" w:rsidR="004C4179" w:rsidRPr="00A1280A" w:rsidRDefault="004C4179" w:rsidP="004C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103" w:author="Utente di Microsoft Office" w:date="2019-05-24T06:10:00Z"/>
          <w:rFonts w:cstheme="minorHAnsi"/>
          <w:color w:val="000000"/>
          <w:sz w:val="22"/>
          <w:szCs w:val="22"/>
        </w:rPr>
      </w:pPr>
      <w:ins w:id="4104" w:author="Utente di Microsoft Office" w:date="2019-05-24T06:10:00Z">
        <w:r>
          <w:rPr>
            <w:rFonts w:cstheme="minorHAnsi"/>
            <w:color w:val="000000"/>
            <w:sz w:val="22"/>
            <w:szCs w:val="22"/>
          </w:rPr>
          <w:t>4.2</w:t>
        </w:r>
        <w:r w:rsidRPr="00A1280A">
          <w:rPr>
            <w:rFonts w:cstheme="minorHAnsi"/>
            <w:color w:val="000000"/>
            <w:sz w:val="22"/>
            <w:szCs w:val="22"/>
          </w:rPr>
          <w:t xml:space="preserve"> Sviluppo della </w:t>
        </w:r>
        <w:proofErr w:type="spellStart"/>
        <w:r w:rsidRPr="00A1280A">
          <w:rPr>
            <w:rFonts w:cstheme="minorHAnsi"/>
            <w:color w:val="000000"/>
            <w:sz w:val="22"/>
            <w:szCs w:val="22"/>
          </w:rPr>
          <w:t>TBox</w:t>
        </w:r>
        <w:proofErr w:type="spellEnd"/>
        <w:r w:rsidRPr="00A1280A">
          <w:rPr>
            <w:rFonts w:cstheme="minorHAnsi"/>
            <w:color w:val="000000"/>
            <w:sz w:val="22"/>
            <w:szCs w:val="22"/>
          </w:rPr>
          <w:t xml:space="preserve">, </w:t>
        </w:r>
        <w:proofErr w:type="spellStart"/>
        <w:r w:rsidRPr="00A1280A">
          <w:rPr>
            <w:rFonts w:cstheme="minorHAnsi"/>
            <w:color w:val="000000"/>
            <w:sz w:val="22"/>
            <w:szCs w:val="22"/>
          </w:rPr>
          <w:t>Terminological</w:t>
        </w:r>
        <w:proofErr w:type="spellEnd"/>
        <w:r w:rsidRPr="00A1280A">
          <w:rPr>
            <w:rFonts w:cstheme="minorHAnsi"/>
            <w:color w:val="000000"/>
            <w:sz w:val="22"/>
            <w:szCs w:val="22"/>
          </w:rPr>
          <w:t xml:space="preserve"> Box</w:t>
        </w:r>
      </w:ins>
    </w:p>
    <w:p w14:paraId="207B8434" w14:textId="4C7E85FF" w:rsidR="00551CD0" w:rsidRDefault="00D2646D">
      <w:pPr>
        <w:pStyle w:val="NormalWeb"/>
        <w:shd w:val="clear" w:color="auto" w:fill="FFFFFF"/>
        <w:jc w:val="both"/>
        <w:rPr>
          <w:ins w:id="4105" w:author="Utente di Microsoft Office" w:date="2019-05-26T10:05:00Z"/>
          <w:sz w:val="20"/>
          <w:szCs w:val="20"/>
        </w:rPr>
      </w:pPr>
      <w:ins w:id="4106" w:author="Utente di Microsoft Office" w:date="2019-05-26T07:55:00Z">
        <w:r>
          <w:rPr>
            <w:sz w:val="20"/>
            <w:szCs w:val="20"/>
          </w:rPr>
          <w:t xml:space="preserve">Nell’implementazione della T-Box abbiamo creato alcuni termini radice. </w:t>
        </w:r>
      </w:ins>
      <w:ins w:id="4107" w:author="Utente di Microsoft Office" w:date="2019-05-26T07:56:00Z">
        <w:r>
          <w:rPr>
            <w:sz w:val="20"/>
            <w:szCs w:val="20"/>
          </w:rPr>
          <w:t>Uno di questi è il concetto di evento.</w:t>
        </w:r>
        <w:r w:rsidR="000E7A41">
          <w:rPr>
            <w:sz w:val="20"/>
            <w:szCs w:val="20"/>
          </w:rPr>
          <w:t xml:space="preserve"> Ogni test, nella nostra ontologi</w:t>
        </w:r>
      </w:ins>
      <w:ins w:id="4108" w:author="Utente di Microsoft Office" w:date="2019-05-26T07:57:00Z">
        <w:r w:rsidR="000E7A41">
          <w:rPr>
            <w:sz w:val="20"/>
            <w:szCs w:val="20"/>
          </w:rPr>
          <w:t>a, rappresenta un evento.</w:t>
        </w:r>
      </w:ins>
      <w:ins w:id="4109" w:author="Utente di Microsoft Office" w:date="2019-05-26T09:59:00Z">
        <w:r w:rsidR="00456F5F">
          <w:rPr>
            <w:sz w:val="20"/>
            <w:szCs w:val="20"/>
          </w:rPr>
          <w:t xml:space="preserve"> I test nel loro insieme sono stati censiti sotto la classe </w:t>
        </w:r>
        <w:proofErr w:type="spellStart"/>
        <w:r w:rsidR="00456F5F" w:rsidRPr="00456F5F">
          <w:rPr>
            <w:i/>
            <w:iCs/>
            <w:sz w:val="20"/>
            <w:szCs w:val="20"/>
            <w:rPrChange w:id="4110" w:author="Utente di Microsoft Office" w:date="2019-05-26T10:00:00Z">
              <w:rPr>
                <w:sz w:val="20"/>
                <w:szCs w:val="20"/>
              </w:rPr>
            </w:rPrChange>
          </w:rPr>
          <w:t>Standardize</w:t>
        </w:r>
      </w:ins>
      <w:ins w:id="4111" w:author="Utente di Microsoft Office" w:date="2019-05-31T08:08:00Z">
        <w:r w:rsidR="00247013">
          <w:rPr>
            <w:i/>
            <w:iCs/>
            <w:sz w:val="20"/>
            <w:szCs w:val="20"/>
          </w:rPr>
          <w:t>d</w:t>
        </w:r>
      </w:ins>
      <w:ins w:id="4112" w:author="Utente di Microsoft Office" w:date="2019-05-26T09:59:00Z">
        <w:r w:rsidR="00456F5F" w:rsidRPr="00456F5F">
          <w:rPr>
            <w:i/>
            <w:iCs/>
            <w:sz w:val="20"/>
            <w:szCs w:val="20"/>
            <w:rPrChange w:id="4113" w:author="Utente di Microsoft Office" w:date="2019-05-26T10:00:00Z">
              <w:rPr>
                <w:sz w:val="20"/>
                <w:szCs w:val="20"/>
              </w:rPr>
            </w:rPrChange>
          </w:rPr>
          <w:t>Assessment</w:t>
        </w:r>
      </w:ins>
      <w:proofErr w:type="spellEnd"/>
      <w:ins w:id="4114" w:author="Utente di Microsoft Office" w:date="2019-05-26T10:00:00Z">
        <w:r w:rsidR="005D1BF5">
          <w:rPr>
            <w:sz w:val="20"/>
            <w:szCs w:val="20"/>
          </w:rPr>
          <w:t xml:space="preserve">, che a sua volta è </w:t>
        </w:r>
        <w:proofErr w:type="gramStart"/>
        <w:r w:rsidR="005D1BF5">
          <w:rPr>
            <w:sz w:val="20"/>
            <w:szCs w:val="20"/>
          </w:rPr>
          <w:t>sotto-classe</w:t>
        </w:r>
        <w:proofErr w:type="gramEnd"/>
        <w:r w:rsidR="005D1BF5">
          <w:rPr>
            <w:sz w:val="20"/>
            <w:szCs w:val="20"/>
          </w:rPr>
          <w:t xml:space="preserve"> di evento.</w:t>
        </w:r>
      </w:ins>
      <w:ins w:id="4115" w:author="Utente di Microsoft Office" w:date="2019-05-26T10:02:00Z">
        <w:r w:rsidR="00E72DCD">
          <w:rPr>
            <w:sz w:val="20"/>
            <w:szCs w:val="20"/>
          </w:rPr>
          <w:t xml:space="preserve"> Le singole prove dei test invece sono state raccolte nella parte bassa dell’</w:t>
        </w:r>
      </w:ins>
      <w:ins w:id="4116" w:author="Utente di Microsoft Office" w:date="2019-05-26T10:03:00Z">
        <w:r w:rsidR="00E72DCD">
          <w:rPr>
            <w:sz w:val="20"/>
            <w:szCs w:val="20"/>
          </w:rPr>
          <w:t>ontologia</w:t>
        </w:r>
      </w:ins>
      <w:ins w:id="4117" w:author="Utente di Microsoft Office" w:date="2019-05-26T22:03:00Z">
        <w:r w:rsidR="003718C4">
          <w:rPr>
            <w:sz w:val="20"/>
            <w:szCs w:val="20"/>
          </w:rPr>
          <w:t>,</w:t>
        </w:r>
      </w:ins>
      <w:ins w:id="4118" w:author="Utente di Microsoft Office" w:date="2019-05-26T10:03:00Z">
        <w:r w:rsidR="00E72DCD">
          <w:rPr>
            <w:sz w:val="20"/>
            <w:szCs w:val="20"/>
          </w:rPr>
          <w:t xml:space="preserve"> </w:t>
        </w:r>
      </w:ins>
      <w:ins w:id="4119" w:author="Utente di Microsoft Office" w:date="2019-05-26T22:03:00Z">
        <w:r w:rsidR="003718C4">
          <w:rPr>
            <w:sz w:val="20"/>
            <w:szCs w:val="20"/>
          </w:rPr>
          <w:t>s</w:t>
        </w:r>
      </w:ins>
      <w:ins w:id="4120" w:author="Utente di Microsoft Office" w:date="2019-05-26T10:03:00Z">
        <w:r w:rsidR="00E72DCD">
          <w:rPr>
            <w:sz w:val="20"/>
            <w:szCs w:val="20"/>
          </w:rPr>
          <w:t>otto la classe</w:t>
        </w:r>
      </w:ins>
      <w:ins w:id="4121" w:author="Utente di Microsoft Office" w:date="2019-05-26T10:00:00Z">
        <w:r w:rsidR="005D1BF5">
          <w:rPr>
            <w:sz w:val="20"/>
            <w:szCs w:val="20"/>
          </w:rPr>
          <w:t xml:space="preserve"> </w:t>
        </w:r>
      </w:ins>
      <w:proofErr w:type="spellStart"/>
      <w:ins w:id="4122" w:author="Utente di Microsoft Office" w:date="2019-05-26T10:03:00Z">
        <w:r w:rsidR="00A968A7" w:rsidRPr="00247013">
          <w:rPr>
            <w:i/>
            <w:iCs/>
            <w:sz w:val="20"/>
            <w:szCs w:val="20"/>
            <w:rPrChange w:id="4123" w:author="Utente di Microsoft Office" w:date="2019-05-31T08:08:00Z">
              <w:rPr>
                <w:sz w:val="20"/>
                <w:szCs w:val="20"/>
              </w:rPr>
            </w:rPrChange>
          </w:rPr>
          <w:t>StandardizedAssessmentItem</w:t>
        </w:r>
      </w:ins>
      <w:proofErr w:type="spellEnd"/>
      <w:ins w:id="4124" w:author="Utente di Microsoft Office" w:date="2019-05-26T22:03:00Z">
        <w:r w:rsidR="003718C4">
          <w:rPr>
            <w:sz w:val="20"/>
            <w:szCs w:val="20"/>
          </w:rPr>
          <w:t>.</w:t>
        </w:r>
      </w:ins>
      <w:ins w:id="4125" w:author="Utente di Microsoft Office" w:date="2019-05-26T10:03:00Z">
        <w:r w:rsidR="00A968A7">
          <w:rPr>
            <w:sz w:val="20"/>
            <w:szCs w:val="20"/>
          </w:rPr>
          <w:t xml:space="preserve"> </w:t>
        </w:r>
      </w:ins>
      <w:ins w:id="4126" w:author="Utente di Microsoft Office" w:date="2019-05-26T22:03:00Z">
        <w:r w:rsidR="003718C4">
          <w:rPr>
            <w:sz w:val="20"/>
            <w:szCs w:val="20"/>
          </w:rPr>
          <w:t>C</w:t>
        </w:r>
      </w:ins>
      <w:ins w:id="4127" w:author="Utente di Microsoft Office" w:date="2019-05-26T10:03:00Z">
        <w:r w:rsidR="00A968A7">
          <w:rPr>
            <w:sz w:val="20"/>
            <w:szCs w:val="20"/>
          </w:rPr>
          <w:t xml:space="preserve">ercheremo di riferirci alle prove dei test con il termine di </w:t>
        </w:r>
        <w:r w:rsidR="00A968A7" w:rsidRPr="007F1C05">
          <w:rPr>
            <w:b/>
            <w:bCs/>
            <w:sz w:val="20"/>
            <w:szCs w:val="20"/>
            <w:rPrChange w:id="4128" w:author="Utente di Microsoft Office" w:date="2019-05-26T10:04:00Z">
              <w:rPr>
                <w:sz w:val="20"/>
                <w:szCs w:val="20"/>
              </w:rPr>
            </w:rPrChange>
          </w:rPr>
          <w:t>ite</w:t>
        </w:r>
      </w:ins>
      <w:ins w:id="4129" w:author="Utente di Microsoft Office" w:date="2019-05-26T10:04:00Z">
        <w:r w:rsidR="00A968A7" w:rsidRPr="007F1C05">
          <w:rPr>
            <w:b/>
            <w:bCs/>
            <w:sz w:val="20"/>
            <w:szCs w:val="20"/>
            <w:rPrChange w:id="4130" w:author="Utente di Microsoft Office" w:date="2019-05-26T10:04:00Z">
              <w:rPr>
                <w:sz w:val="20"/>
                <w:szCs w:val="20"/>
              </w:rPr>
            </w:rPrChange>
          </w:rPr>
          <w:t>m</w:t>
        </w:r>
      </w:ins>
      <w:ins w:id="4131" w:author="Utente di Microsoft Office" w:date="2019-05-26T22:03:00Z">
        <w:r w:rsidR="00AE2F95">
          <w:rPr>
            <w:b/>
            <w:bCs/>
            <w:sz w:val="20"/>
            <w:szCs w:val="20"/>
          </w:rPr>
          <w:t>,</w:t>
        </w:r>
      </w:ins>
      <w:ins w:id="4132" w:author="Utente di Microsoft Office" w:date="2019-05-26T10:04:00Z">
        <w:r w:rsidR="007F1C05">
          <w:rPr>
            <w:sz w:val="20"/>
            <w:szCs w:val="20"/>
          </w:rPr>
          <w:t xml:space="preserve"> nel </w:t>
        </w:r>
      </w:ins>
      <w:ins w:id="4133" w:author="Utente di Microsoft Office" w:date="2019-05-26T10:05:00Z">
        <w:r w:rsidR="007F1C05">
          <w:rPr>
            <w:sz w:val="20"/>
            <w:szCs w:val="20"/>
          </w:rPr>
          <w:t>prosieguo</w:t>
        </w:r>
      </w:ins>
      <w:ins w:id="4134" w:author="Utente di Microsoft Office" w:date="2019-05-26T10:04:00Z">
        <w:r w:rsidR="007F1C05">
          <w:rPr>
            <w:sz w:val="20"/>
            <w:szCs w:val="20"/>
          </w:rPr>
          <w:t xml:space="preserve"> di</w:t>
        </w:r>
      </w:ins>
      <w:ins w:id="4135" w:author="Utente di Microsoft Office" w:date="2019-05-26T10:05:00Z">
        <w:r w:rsidR="007F1C05">
          <w:rPr>
            <w:sz w:val="20"/>
            <w:szCs w:val="20"/>
          </w:rPr>
          <w:t xml:space="preserve"> questa tesi.</w:t>
        </w:r>
      </w:ins>
    </w:p>
    <w:p w14:paraId="40BE39A7" w14:textId="306C1928" w:rsidR="007F1C05" w:rsidRDefault="007F1C05">
      <w:pPr>
        <w:pStyle w:val="NormalWeb"/>
        <w:shd w:val="clear" w:color="auto" w:fill="FFFFFF"/>
        <w:jc w:val="both"/>
        <w:rPr>
          <w:ins w:id="4136" w:author="Utente di Microsoft Office" w:date="2019-05-26T10:13:00Z"/>
          <w:sz w:val="20"/>
          <w:szCs w:val="20"/>
        </w:rPr>
      </w:pPr>
      <w:ins w:id="4137" w:author="Utente di Microsoft Office" w:date="2019-05-26T10:05:00Z">
        <w:r>
          <w:rPr>
            <w:sz w:val="20"/>
            <w:szCs w:val="20"/>
          </w:rPr>
          <w:t>Nel censire gli item abbiamo cercato di individuare delle caratteristiche trasversali ai vari test.</w:t>
        </w:r>
      </w:ins>
      <w:ins w:id="4138" w:author="Utente di Microsoft Office" w:date="2019-05-26T10:06:00Z">
        <w:r>
          <w:rPr>
            <w:sz w:val="20"/>
            <w:szCs w:val="20"/>
          </w:rPr>
          <w:t xml:space="preserve"> Ovvero abbiamo creat</w:t>
        </w:r>
      </w:ins>
      <w:ins w:id="4139" w:author="Utente di Microsoft Office" w:date="2019-05-26T10:07:00Z">
        <w:r>
          <w:rPr>
            <w:sz w:val="20"/>
            <w:szCs w:val="20"/>
          </w:rPr>
          <w:t>o delle classi</w:t>
        </w:r>
      </w:ins>
      <w:ins w:id="4140" w:author="Utente di Microsoft Office" w:date="2019-05-26T21:54:00Z">
        <w:r w:rsidR="00981F80">
          <w:rPr>
            <w:sz w:val="20"/>
            <w:szCs w:val="20"/>
          </w:rPr>
          <w:t>,</w:t>
        </w:r>
      </w:ins>
      <w:ins w:id="4141" w:author="Utente di Microsoft Office" w:date="2019-05-26T10:07:00Z">
        <w:r>
          <w:rPr>
            <w:sz w:val="20"/>
            <w:szCs w:val="20"/>
          </w:rPr>
          <w:t xml:space="preserve"> su cui poi far confluire gli item dei vari test, che rispondessero a delle precise caratteristiche. </w:t>
        </w:r>
        <w:proofErr w:type="gramStart"/>
        <w:r>
          <w:rPr>
            <w:sz w:val="20"/>
            <w:szCs w:val="20"/>
          </w:rPr>
          <w:t>Ad</w:t>
        </w:r>
      </w:ins>
      <w:ins w:id="4142" w:author="Utente di Microsoft Office" w:date="2019-05-26T10:08:00Z">
        <w:r>
          <w:rPr>
            <w:sz w:val="20"/>
            <w:szCs w:val="20"/>
          </w:rPr>
          <w:t xml:space="preserve"> esempio</w:t>
        </w:r>
        <w:proofErr w:type="gramEnd"/>
        <w:r>
          <w:rPr>
            <w:sz w:val="20"/>
            <w:szCs w:val="20"/>
          </w:rPr>
          <w:t xml:space="preserve"> sotto la classe </w:t>
        </w:r>
      </w:ins>
      <w:proofErr w:type="spellStart"/>
      <w:ins w:id="4143" w:author="Utente di Microsoft Office" w:date="2019-05-26T10:10:00Z">
        <w:r>
          <w:rPr>
            <w:i/>
            <w:iCs/>
            <w:sz w:val="20"/>
            <w:szCs w:val="20"/>
          </w:rPr>
          <w:t>EatingItem</w:t>
        </w:r>
      </w:ins>
      <w:proofErr w:type="spellEnd"/>
      <w:ins w:id="4144" w:author="Utente di Microsoft Office" w:date="2019-05-26T10:08:00Z">
        <w:r>
          <w:rPr>
            <w:sz w:val="20"/>
            <w:szCs w:val="20"/>
          </w:rPr>
          <w:t xml:space="preserve"> sono andati a finire </w:t>
        </w:r>
      </w:ins>
      <w:ins w:id="4145" w:author="Utente di Microsoft Office" w:date="2019-05-26T10:10:00Z">
        <w:r>
          <w:rPr>
            <w:sz w:val="20"/>
            <w:szCs w:val="20"/>
          </w:rPr>
          <w:t>in gran parte item del test NPI (</w:t>
        </w:r>
      </w:ins>
      <w:proofErr w:type="spellStart"/>
      <w:ins w:id="4146" w:author="Utente di Microsoft Office" w:date="2019-05-26T10:11:00Z">
        <w:r w:rsidRPr="00A1280A">
          <w:rPr>
            <w:sz w:val="20"/>
            <w:szCs w:val="20"/>
          </w:rPr>
          <w:t>Neuropsychiatric</w:t>
        </w:r>
        <w:proofErr w:type="spellEnd"/>
        <w:r w:rsidRPr="00A1280A">
          <w:rPr>
            <w:sz w:val="20"/>
            <w:szCs w:val="20"/>
          </w:rPr>
          <w:t xml:space="preserve"> Inventory</w:t>
        </w:r>
      </w:ins>
      <w:ins w:id="4147" w:author="Utente di Microsoft Office" w:date="2019-05-26T10:10:00Z">
        <w:r>
          <w:rPr>
            <w:sz w:val="20"/>
            <w:szCs w:val="20"/>
          </w:rPr>
          <w:t>)</w:t>
        </w:r>
      </w:ins>
      <w:ins w:id="4148" w:author="Utente di Microsoft Office" w:date="2019-05-26T10:14:00Z">
        <w:r w:rsidR="00B900BA">
          <w:rPr>
            <w:sz w:val="20"/>
            <w:szCs w:val="20"/>
          </w:rPr>
          <w:t>,</w:t>
        </w:r>
      </w:ins>
      <w:ins w:id="4149" w:author="Utente di Microsoft Office" w:date="2019-05-26T10:12:00Z">
        <w:r w:rsidR="00B900BA">
          <w:rPr>
            <w:sz w:val="20"/>
            <w:szCs w:val="20"/>
          </w:rPr>
          <w:t xml:space="preserve"> due item </w:t>
        </w:r>
      </w:ins>
      <w:ins w:id="4150" w:author="Utente di Microsoft Office" w:date="2019-05-26T10:13:00Z">
        <w:r w:rsidR="00B900BA">
          <w:rPr>
            <w:sz w:val="20"/>
            <w:szCs w:val="20"/>
          </w:rPr>
          <w:t>riguardanti il test FAQ (</w:t>
        </w:r>
        <w:proofErr w:type="spellStart"/>
        <w:r w:rsidR="00B900BA" w:rsidRPr="00366716">
          <w:rPr>
            <w:iCs/>
            <w:sz w:val="20"/>
            <w:szCs w:val="20"/>
            <w:rPrChange w:id="4151" w:author="Utente di Microsoft Office" w:date="2019-05-26T10:15:00Z">
              <w:rPr>
                <w:i/>
                <w:sz w:val="20"/>
                <w:szCs w:val="20"/>
              </w:rPr>
            </w:rPrChange>
          </w:rPr>
          <w:t>Functional</w:t>
        </w:r>
        <w:proofErr w:type="spellEnd"/>
        <w:r w:rsidR="00B900BA" w:rsidRPr="00366716">
          <w:rPr>
            <w:iCs/>
            <w:sz w:val="20"/>
            <w:szCs w:val="20"/>
            <w:rPrChange w:id="4152" w:author="Utente di Microsoft Office" w:date="2019-05-26T10:15:00Z">
              <w:rPr>
                <w:i/>
                <w:sz w:val="20"/>
                <w:szCs w:val="20"/>
              </w:rPr>
            </w:rPrChange>
          </w:rPr>
          <w:t xml:space="preserve"> </w:t>
        </w:r>
        <w:proofErr w:type="spellStart"/>
        <w:r w:rsidR="00B900BA" w:rsidRPr="00366716">
          <w:rPr>
            <w:iCs/>
            <w:sz w:val="20"/>
            <w:szCs w:val="20"/>
            <w:rPrChange w:id="4153" w:author="Utente di Microsoft Office" w:date="2019-05-26T10:15:00Z">
              <w:rPr>
                <w:i/>
                <w:sz w:val="20"/>
                <w:szCs w:val="20"/>
              </w:rPr>
            </w:rPrChange>
          </w:rPr>
          <w:t>Assessment</w:t>
        </w:r>
        <w:proofErr w:type="spellEnd"/>
        <w:r w:rsidR="00B900BA" w:rsidRPr="00366716">
          <w:rPr>
            <w:iCs/>
            <w:sz w:val="20"/>
            <w:szCs w:val="20"/>
            <w:rPrChange w:id="4154" w:author="Utente di Microsoft Office" w:date="2019-05-26T10:15:00Z">
              <w:rPr>
                <w:i/>
                <w:sz w:val="20"/>
                <w:szCs w:val="20"/>
              </w:rPr>
            </w:rPrChange>
          </w:rPr>
          <w:t xml:space="preserve"> </w:t>
        </w:r>
        <w:proofErr w:type="spellStart"/>
        <w:r w:rsidR="00B900BA" w:rsidRPr="00366716">
          <w:rPr>
            <w:iCs/>
            <w:sz w:val="20"/>
            <w:szCs w:val="20"/>
            <w:rPrChange w:id="4155" w:author="Utente di Microsoft Office" w:date="2019-05-26T10:15:00Z">
              <w:rPr>
                <w:i/>
                <w:sz w:val="20"/>
                <w:szCs w:val="20"/>
              </w:rPr>
            </w:rPrChange>
          </w:rPr>
          <w:t>Questionnaire</w:t>
        </w:r>
        <w:proofErr w:type="spellEnd"/>
        <w:r w:rsidR="00B900BA">
          <w:rPr>
            <w:sz w:val="20"/>
            <w:szCs w:val="20"/>
          </w:rPr>
          <w:t xml:space="preserve">) e un item </w:t>
        </w:r>
      </w:ins>
      <w:ins w:id="4156" w:author="Utente di Microsoft Office" w:date="2019-05-26T10:14:00Z">
        <w:r w:rsidR="00B900BA">
          <w:rPr>
            <w:sz w:val="20"/>
            <w:szCs w:val="20"/>
          </w:rPr>
          <w:t>riguardante il test NPI-Q (</w:t>
        </w:r>
      </w:ins>
      <w:proofErr w:type="spellStart"/>
      <w:ins w:id="4157" w:author="Utente di Microsoft Office" w:date="2019-05-26T10:15:00Z">
        <w:r w:rsidR="00665ADD" w:rsidRPr="00366716">
          <w:rPr>
            <w:sz w:val="20"/>
            <w:szCs w:val="20"/>
          </w:rPr>
          <w:t>Neuropsychiatric</w:t>
        </w:r>
        <w:proofErr w:type="spellEnd"/>
        <w:r w:rsidR="00665ADD" w:rsidRPr="00366716">
          <w:rPr>
            <w:sz w:val="20"/>
            <w:szCs w:val="20"/>
          </w:rPr>
          <w:t xml:space="preserve"> Inventory </w:t>
        </w:r>
        <w:proofErr w:type="spellStart"/>
        <w:r w:rsidR="00665ADD" w:rsidRPr="00366716">
          <w:rPr>
            <w:sz w:val="20"/>
            <w:szCs w:val="20"/>
          </w:rPr>
          <w:t>Questionn</w:t>
        </w:r>
        <w:r w:rsidR="00665ADD" w:rsidRPr="00AE73EF">
          <w:rPr>
            <w:sz w:val="20"/>
            <w:szCs w:val="20"/>
          </w:rPr>
          <w:t>aire</w:t>
        </w:r>
      </w:ins>
      <w:proofErr w:type="spellEnd"/>
      <w:ins w:id="4158" w:author="Utente di Microsoft Office" w:date="2019-05-26T10:14:00Z">
        <w:r w:rsidR="00B900BA">
          <w:rPr>
            <w:sz w:val="20"/>
            <w:szCs w:val="20"/>
          </w:rPr>
          <w:t>)</w:t>
        </w:r>
      </w:ins>
      <w:ins w:id="4159" w:author="Utente di Microsoft Office" w:date="2019-05-26T10:13:00Z">
        <w:r w:rsidR="00B900BA">
          <w:rPr>
            <w:sz w:val="20"/>
            <w:szCs w:val="20"/>
          </w:rPr>
          <w:t>.</w:t>
        </w:r>
      </w:ins>
    </w:p>
    <w:p w14:paraId="4F1CD337" w14:textId="2CE75497" w:rsidR="00B900BA" w:rsidRDefault="00AE73EF" w:rsidP="00AE73EF">
      <w:pPr>
        <w:pStyle w:val="NormalWeb"/>
        <w:shd w:val="clear" w:color="auto" w:fill="FFFFFF"/>
        <w:jc w:val="center"/>
        <w:rPr>
          <w:ins w:id="4160" w:author="Utente di Microsoft Office" w:date="2019-05-31T08:10:00Z"/>
          <w:sz w:val="20"/>
          <w:szCs w:val="20"/>
        </w:rPr>
      </w:pPr>
      <w:ins w:id="4161" w:author="Utente di Microsoft Office" w:date="2019-05-26T10:17:00Z">
        <w:r>
          <w:rPr>
            <w:noProof/>
            <w:sz w:val="20"/>
            <w:szCs w:val="20"/>
          </w:rPr>
          <w:drawing>
            <wp:inline distT="0" distB="0" distL="0" distR="0" wp14:anchorId="7D7067EE" wp14:editId="020BA906">
              <wp:extent cx="2665828" cy="1891665"/>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26 at 10.16.40.png"/>
                      <pic:cNvPicPr/>
                    </pic:nvPicPr>
                    <pic:blipFill>
                      <a:blip r:embed="rId35">
                        <a:extLst>
                          <a:ext uri="{28A0092B-C50C-407E-A947-70E740481C1C}">
                            <a14:useLocalDpi xmlns:a14="http://schemas.microsoft.com/office/drawing/2010/main" val="0"/>
                          </a:ext>
                        </a:extLst>
                      </a:blip>
                      <a:stretch>
                        <a:fillRect/>
                      </a:stretch>
                    </pic:blipFill>
                    <pic:spPr>
                      <a:xfrm>
                        <a:off x="0" y="0"/>
                        <a:ext cx="2688567" cy="1907800"/>
                      </a:xfrm>
                      <a:prstGeom prst="rect">
                        <a:avLst/>
                      </a:prstGeom>
                    </pic:spPr>
                  </pic:pic>
                </a:graphicData>
              </a:graphic>
            </wp:inline>
          </w:drawing>
        </w:r>
      </w:ins>
    </w:p>
    <w:p w14:paraId="41A4ED3D" w14:textId="7CBF0F29" w:rsidR="00247013" w:rsidRDefault="00592BAD" w:rsidP="00247013">
      <w:pPr>
        <w:pStyle w:val="NormalWeb"/>
        <w:shd w:val="clear" w:color="auto" w:fill="FFFFFF"/>
        <w:jc w:val="both"/>
        <w:rPr>
          <w:ins w:id="4162" w:author="Utente di Microsoft Office" w:date="2019-05-31T08:35:00Z"/>
          <w:sz w:val="20"/>
          <w:szCs w:val="20"/>
        </w:rPr>
      </w:pPr>
      <w:ins w:id="4163" w:author="Utente di Microsoft Office" w:date="2019-05-31T08:14:00Z">
        <w:r>
          <w:rPr>
            <w:sz w:val="20"/>
            <w:szCs w:val="20"/>
          </w:rPr>
          <w:t xml:space="preserve">Gli </w:t>
        </w:r>
        <w:proofErr w:type="spellStart"/>
        <w:r w:rsidRPr="00962AD8">
          <w:rPr>
            <w:i/>
            <w:iCs/>
            <w:sz w:val="20"/>
            <w:szCs w:val="20"/>
          </w:rPr>
          <w:t>StandardizedAssessmentItem</w:t>
        </w:r>
        <w:proofErr w:type="spellEnd"/>
        <w:r>
          <w:rPr>
            <w:i/>
            <w:iCs/>
            <w:sz w:val="20"/>
            <w:szCs w:val="20"/>
          </w:rPr>
          <w:t xml:space="preserve"> </w:t>
        </w:r>
      </w:ins>
      <w:ins w:id="4164" w:author="Utente di Microsoft Office" w:date="2019-05-31T08:31:00Z">
        <w:r w:rsidR="006D6F98">
          <w:rPr>
            <w:sz w:val="20"/>
            <w:szCs w:val="20"/>
          </w:rPr>
          <w:t>sono stati divisi in 4 classi</w:t>
        </w:r>
      </w:ins>
      <w:ins w:id="4165" w:author="Utente di Microsoft Office" w:date="2019-05-31T08:32:00Z">
        <w:r w:rsidR="006D6F98">
          <w:rPr>
            <w:sz w:val="20"/>
            <w:szCs w:val="20"/>
          </w:rPr>
          <w:t xml:space="preserve">: </w:t>
        </w:r>
        <w:proofErr w:type="spellStart"/>
        <w:r w:rsidR="006D6F98" w:rsidRPr="006D6F98">
          <w:rPr>
            <w:i/>
            <w:iCs/>
            <w:sz w:val="20"/>
            <w:szCs w:val="20"/>
            <w:rPrChange w:id="4166" w:author="Utente di Microsoft Office" w:date="2019-05-31T08:33:00Z">
              <w:rPr>
                <w:sz w:val="20"/>
                <w:szCs w:val="20"/>
              </w:rPr>
            </w:rPrChange>
          </w:rPr>
          <w:t>EvaluationItem</w:t>
        </w:r>
        <w:proofErr w:type="spellEnd"/>
        <w:r w:rsidR="006D6F98">
          <w:rPr>
            <w:sz w:val="20"/>
            <w:szCs w:val="20"/>
          </w:rPr>
          <w:t xml:space="preserve">, </w:t>
        </w:r>
        <w:proofErr w:type="spellStart"/>
        <w:r w:rsidR="006D6F98" w:rsidRPr="006D6F98">
          <w:rPr>
            <w:i/>
            <w:iCs/>
            <w:sz w:val="20"/>
            <w:szCs w:val="20"/>
            <w:rPrChange w:id="4167" w:author="Utente di Microsoft Office" w:date="2019-05-31T08:33:00Z">
              <w:rPr>
                <w:sz w:val="20"/>
                <w:szCs w:val="20"/>
              </w:rPr>
            </w:rPrChange>
          </w:rPr>
          <w:t>SAItemByEvaluated</w:t>
        </w:r>
      </w:ins>
      <w:ins w:id="4168" w:author="Utente di Microsoft Office" w:date="2019-05-31T08:33:00Z">
        <w:r w:rsidR="006D6F98" w:rsidRPr="006D6F98">
          <w:rPr>
            <w:i/>
            <w:iCs/>
            <w:sz w:val="20"/>
            <w:szCs w:val="20"/>
            <w:rPrChange w:id="4169" w:author="Utente di Microsoft Office" w:date="2019-05-31T08:33:00Z">
              <w:rPr>
                <w:sz w:val="20"/>
                <w:szCs w:val="20"/>
              </w:rPr>
            </w:rPrChange>
          </w:rPr>
          <w:t>Feature</w:t>
        </w:r>
        <w:proofErr w:type="spellEnd"/>
        <w:r w:rsidR="006D6F98">
          <w:rPr>
            <w:sz w:val="20"/>
            <w:szCs w:val="20"/>
          </w:rPr>
          <w:t xml:space="preserve">, </w:t>
        </w:r>
        <w:proofErr w:type="spellStart"/>
        <w:r w:rsidR="006D6F98" w:rsidRPr="006D6F98">
          <w:rPr>
            <w:i/>
            <w:iCs/>
            <w:sz w:val="20"/>
            <w:szCs w:val="20"/>
            <w:rPrChange w:id="4170" w:author="Utente di Microsoft Office" w:date="2019-05-31T08:33:00Z">
              <w:rPr>
                <w:sz w:val="20"/>
                <w:szCs w:val="20"/>
              </w:rPr>
            </w:rPrChange>
          </w:rPr>
          <w:t>SAItemByTest</w:t>
        </w:r>
        <w:proofErr w:type="spellEnd"/>
        <w:r w:rsidR="006D6F98">
          <w:rPr>
            <w:sz w:val="20"/>
            <w:szCs w:val="20"/>
          </w:rPr>
          <w:t xml:space="preserve">, </w:t>
        </w:r>
        <w:proofErr w:type="spellStart"/>
        <w:r w:rsidR="006D6F98" w:rsidRPr="006D6F98">
          <w:rPr>
            <w:i/>
            <w:iCs/>
            <w:sz w:val="20"/>
            <w:szCs w:val="20"/>
            <w:rPrChange w:id="4171" w:author="Utente di Microsoft Office" w:date="2019-05-31T08:34:00Z">
              <w:rPr>
                <w:sz w:val="20"/>
                <w:szCs w:val="20"/>
              </w:rPr>
            </w:rPrChange>
          </w:rPr>
          <w:t>ScoringItem</w:t>
        </w:r>
        <w:proofErr w:type="spellEnd"/>
        <w:r w:rsidR="006D6F98">
          <w:rPr>
            <w:sz w:val="20"/>
            <w:szCs w:val="20"/>
          </w:rPr>
          <w:t>.</w:t>
        </w:r>
      </w:ins>
    </w:p>
    <w:p w14:paraId="48B5A090" w14:textId="0C6BC98C" w:rsidR="00AF1CE7" w:rsidRDefault="00AF1CE7" w:rsidP="00AF1CE7">
      <w:pPr>
        <w:pStyle w:val="NormalWeb"/>
        <w:shd w:val="clear" w:color="auto" w:fill="FFFFFF"/>
        <w:jc w:val="center"/>
        <w:rPr>
          <w:ins w:id="4172" w:author="Utente di Microsoft Office" w:date="2019-05-31T08:36:00Z"/>
          <w:sz w:val="20"/>
          <w:szCs w:val="20"/>
        </w:rPr>
      </w:pPr>
      <w:ins w:id="4173" w:author="Utente di Microsoft Office" w:date="2019-05-31T08:35:00Z">
        <w:r>
          <w:rPr>
            <w:noProof/>
            <w:sz w:val="20"/>
            <w:szCs w:val="20"/>
          </w:rPr>
          <w:drawing>
            <wp:inline distT="0" distB="0" distL="0" distR="0" wp14:anchorId="1DD72327" wp14:editId="2ABC1484">
              <wp:extent cx="1431779" cy="5064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5-31 at 08.34.51.png"/>
                      <pic:cNvPicPr/>
                    </pic:nvPicPr>
                    <pic:blipFill>
                      <a:blip r:embed="rId36">
                        <a:extLst>
                          <a:ext uri="{28A0092B-C50C-407E-A947-70E740481C1C}">
                            <a14:useLocalDpi xmlns:a14="http://schemas.microsoft.com/office/drawing/2010/main" val="0"/>
                          </a:ext>
                        </a:extLst>
                      </a:blip>
                      <a:stretch>
                        <a:fillRect/>
                      </a:stretch>
                    </pic:blipFill>
                    <pic:spPr>
                      <a:xfrm>
                        <a:off x="0" y="0"/>
                        <a:ext cx="1502115" cy="531316"/>
                      </a:xfrm>
                      <a:prstGeom prst="rect">
                        <a:avLst/>
                      </a:prstGeom>
                    </pic:spPr>
                  </pic:pic>
                </a:graphicData>
              </a:graphic>
            </wp:inline>
          </w:drawing>
        </w:r>
      </w:ins>
    </w:p>
    <w:p w14:paraId="1E1FBF2D" w14:textId="0DC75FD6" w:rsidR="00AF1CE7" w:rsidRDefault="00AF1CE7" w:rsidP="00AF1CE7">
      <w:pPr>
        <w:pStyle w:val="NormalWeb"/>
        <w:shd w:val="clear" w:color="auto" w:fill="FFFFFF"/>
        <w:jc w:val="both"/>
        <w:rPr>
          <w:ins w:id="4174" w:author="Utente di Microsoft Office" w:date="2019-05-31T08:39:00Z"/>
          <w:sz w:val="20"/>
          <w:szCs w:val="20"/>
          <w:lang w:val="en-US"/>
        </w:rPr>
      </w:pPr>
      <w:ins w:id="4175" w:author="Utente di Microsoft Office" w:date="2019-05-31T08:36:00Z">
        <w:r>
          <w:rPr>
            <w:sz w:val="20"/>
            <w:szCs w:val="20"/>
          </w:rPr>
          <w:t>Questa suddivisione intende rispecchiare le varie tipologie di test che vengono eseguite su un paziente.</w:t>
        </w:r>
      </w:ins>
      <w:ins w:id="4176" w:author="Utente di Microsoft Office" w:date="2019-05-31T08:37:00Z">
        <w:r w:rsidR="00A42452">
          <w:rPr>
            <w:sz w:val="20"/>
            <w:szCs w:val="20"/>
          </w:rPr>
          <w:t xml:space="preserve"> Sotto la classe </w:t>
        </w:r>
        <w:proofErr w:type="spellStart"/>
        <w:r w:rsidR="00A42452">
          <w:rPr>
            <w:sz w:val="20"/>
            <w:szCs w:val="20"/>
          </w:rPr>
          <w:t>EvaluatedItem</w:t>
        </w:r>
        <w:proofErr w:type="spellEnd"/>
        <w:r w:rsidR="00A42452">
          <w:rPr>
            <w:sz w:val="20"/>
            <w:szCs w:val="20"/>
          </w:rPr>
          <w:t xml:space="preserve"> abbiamo inserito tutti quei test che </w:t>
        </w:r>
      </w:ins>
      <w:ins w:id="4177" w:author="Utente di Microsoft Office" w:date="2019-05-31T08:38:00Z">
        <w:r w:rsidR="00A42452">
          <w:rPr>
            <w:sz w:val="20"/>
            <w:szCs w:val="20"/>
          </w:rPr>
          <w:t xml:space="preserve">hanno una risposta aperta. </w:t>
        </w:r>
        <w:proofErr w:type="spellStart"/>
        <w:r w:rsidR="00A42452" w:rsidRPr="00A42452">
          <w:rPr>
            <w:sz w:val="20"/>
            <w:szCs w:val="20"/>
            <w:lang w:val="en-US"/>
            <w:rPrChange w:id="4178" w:author="Utente di Microsoft Office" w:date="2019-05-31T08:39:00Z">
              <w:rPr>
                <w:sz w:val="20"/>
                <w:szCs w:val="20"/>
              </w:rPr>
            </w:rPrChange>
          </w:rPr>
          <w:t>Domande</w:t>
        </w:r>
        <w:proofErr w:type="spellEnd"/>
        <w:r w:rsidR="00A42452" w:rsidRPr="00A42452">
          <w:rPr>
            <w:sz w:val="20"/>
            <w:szCs w:val="20"/>
            <w:lang w:val="en-US"/>
            <w:rPrChange w:id="4179" w:author="Utente di Microsoft Office" w:date="2019-05-31T08:39:00Z">
              <w:rPr>
                <w:sz w:val="20"/>
                <w:szCs w:val="20"/>
              </w:rPr>
            </w:rPrChange>
          </w:rPr>
          <w:t xml:space="preserve"> del </w:t>
        </w:r>
        <w:proofErr w:type="spellStart"/>
        <w:r w:rsidR="00A42452" w:rsidRPr="00A42452">
          <w:rPr>
            <w:sz w:val="20"/>
            <w:szCs w:val="20"/>
            <w:lang w:val="en-US"/>
            <w:rPrChange w:id="4180" w:author="Utente di Microsoft Office" w:date="2019-05-31T08:39:00Z">
              <w:rPr>
                <w:sz w:val="20"/>
                <w:szCs w:val="20"/>
              </w:rPr>
            </w:rPrChange>
          </w:rPr>
          <w:t>tipo</w:t>
        </w:r>
        <w:proofErr w:type="spellEnd"/>
        <w:r w:rsidR="00A42452" w:rsidRPr="00A42452">
          <w:rPr>
            <w:sz w:val="20"/>
            <w:szCs w:val="20"/>
            <w:lang w:val="en-US"/>
            <w:rPrChange w:id="4181" w:author="Utente di Microsoft Office" w:date="2019-05-31T08:39:00Z">
              <w:rPr>
                <w:sz w:val="20"/>
                <w:szCs w:val="20"/>
              </w:rPr>
            </w:rPrChange>
          </w:rPr>
          <w:t xml:space="preserve">: </w:t>
        </w:r>
        <w:r w:rsidR="00A42452" w:rsidRPr="00A42452">
          <w:rPr>
            <w:i/>
            <w:iCs/>
            <w:sz w:val="20"/>
            <w:szCs w:val="20"/>
            <w:lang w:val="en-US"/>
            <w:rPrChange w:id="4182" w:author="Utente di Microsoft Office" w:date="2019-05-31T08:39:00Z">
              <w:rPr>
                <w:sz w:val="20"/>
                <w:szCs w:val="20"/>
              </w:rPr>
            </w:rPrChange>
          </w:rPr>
          <w:t>Are you basically satisfied with your life?</w:t>
        </w:r>
      </w:ins>
      <w:ins w:id="4183" w:author="Utente di Microsoft Office" w:date="2019-05-31T08:42:00Z">
        <w:r w:rsidR="00445402">
          <w:rPr>
            <w:i/>
            <w:iCs/>
            <w:sz w:val="20"/>
            <w:szCs w:val="20"/>
            <w:lang w:val="en-US"/>
          </w:rPr>
          <w:t xml:space="preserve"> </w:t>
        </w:r>
        <w:proofErr w:type="spellStart"/>
        <w:r w:rsidR="00445402">
          <w:rPr>
            <w:sz w:val="20"/>
            <w:szCs w:val="20"/>
            <w:lang w:val="en-US"/>
          </w:rPr>
          <w:t>oppure</w:t>
        </w:r>
        <w:proofErr w:type="spellEnd"/>
        <w:r w:rsidR="00445402">
          <w:rPr>
            <w:sz w:val="20"/>
            <w:szCs w:val="20"/>
            <w:lang w:val="en-US"/>
          </w:rPr>
          <w:t xml:space="preserve"> </w:t>
        </w:r>
      </w:ins>
      <w:ins w:id="4184" w:author="Utente di Microsoft Office" w:date="2019-05-31T08:43:00Z">
        <w:r w:rsidR="0084420C" w:rsidRPr="0084420C">
          <w:rPr>
            <w:i/>
            <w:iCs/>
            <w:sz w:val="20"/>
            <w:szCs w:val="20"/>
            <w:lang w:val="en-US"/>
            <w:rPrChange w:id="4185" w:author="Utente di Microsoft Office" w:date="2019-05-31T08:43:00Z">
              <w:rPr>
                <w:sz w:val="20"/>
                <w:szCs w:val="20"/>
                <w:lang w:val="en-US"/>
              </w:rPr>
            </w:rPrChange>
          </w:rPr>
          <w:t xml:space="preserve">What season is </w:t>
        </w:r>
        <w:proofErr w:type="gramStart"/>
        <w:r w:rsidR="0084420C" w:rsidRPr="0084420C">
          <w:rPr>
            <w:i/>
            <w:iCs/>
            <w:sz w:val="20"/>
            <w:szCs w:val="20"/>
            <w:lang w:val="en-US"/>
            <w:rPrChange w:id="4186" w:author="Utente di Microsoft Office" w:date="2019-05-31T08:43:00Z">
              <w:rPr>
                <w:sz w:val="20"/>
                <w:szCs w:val="20"/>
                <w:lang w:val="en-US"/>
              </w:rPr>
            </w:rPrChange>
          </w:rPr>
          <w:t>it?</w:t>
        </w:r>
      </w:ins>
      <w:ins w:id="4187" w:author="Utente di Microsoft Office" w:date="2019-05-31T08:39:00Z">
        <w:r w:rsidR="00A42452">
          <w:rPr>
            <w:sz w:val="20"/>
            <w:szCs w:val="20"/>
            <w:lang w:val="en-US"/>
          </w:rPr>
          <w:t>.</w:t>
        </w:r>
        <w:proofErr w:type="gramEnd"/>
      </w:ins>
    </w:p>
    <w:p w14:paraId="5B926D57" w14:textId="764D9064" w:rsidR="00A42452" w:rsidRDefault="00620F50" w:rsidP="00AF1CE7">
      <w:pPr>
        <w:pStyle w:val="NormalWeb"/>
        <w:shd w:val="clear" w:color="auto" w:fill="FFFFFF"/>
        <w:jc w:val="both"/>
        <w:rPr>
          <w:ins w:id="4188" w:author="Utente di Microsoft Office" w:date="2019-05-31T08:45:00Z"/>
          <w:sz w:val="20"/>
          <w:szCs w:val="20"/>
        </w:rPr>
      </w:pPr>
      <w:ins w:id="4189" w:author="Utente di Microsoft Office" w:date="2019-05-31T08:44:00Z">
        <w:r w:rsidRPr="00620F50">
          <w:rPr>
            <w:sz w:val="20"/>
            <w:szCs w:val="20"/>
            <w:rPrChange w:id="4190" w:author="Utente di Microsoft Office" w:date="2019-05-31T08:44:00Z">
              <w:rPr>
                <w:sz w:val="20"/>
                <w:szCs w:val="20"/>
                <w:lang w:val="en-US"/>
              </w:rPr>
            </w:rPrChange>
          </w:rPr>
          <w:t xml:space="preserve">Sotto la classe </w:t>
        </w:r>
        <w:proofErr w:type="spellStart"/>
        <w:r w:rsidRPr="00962AD8">
          <w:rPr>
            <w:i/>
            <w:iCs/>
            <w:sz w:val="20"/>
            <w:szCs w:val="20"/>
          </w:rPr>
          <w:t>SAItemByEvaluatedFeature</w:t>
        </w:r>
        <w:proofErr w:type="spellEnd"/>
        <w:r>
          <w:rPr>
            <w:sz w:val="20"/>
            <w:szCs w:val="20"/>
          </w:rPr>
          <w:t>, sono stati inseriti tutti quegli Item che conce</w:t>
        </w:r>
      </w:ins>
      <w:ins w:id="4191" w:author="Utente di Microsoft Office" w:date="2019-05-31T08:45:00Z">
        <w:r>
          <w:rPr>
            <w:sz w:val="20"/>
            <w:szCs w:val="20"/>
          </w:rPr>
          <w:t>ntrano la valutazione su una particolare caratteristica, ad esempio la preparazione di un pasto bilanciato.</w:t>
        </w:r>
      </w:ins>
    </w:p>
    <w:p w14:paraId="18A936BB" w14:textId="3739DC82" w:rsidR="00620F50" w:rsidRDefault="00620F50" w:rsidP="00AF1CE7">
      <w:pPr>
        <w:pStyle w:val="NormalWeb"/>
        <w:shd w:val="clear" w:color="auto" w:fill="FFFFFF"/>
        <w:jc w:val="both"/>
        <w:rPr>
          <w:ins w:id="4192" w:author="Utente di Microsoft Office" w:date="2019-05-31T08:51:00Z"/>
          <w:sz w:val="20"/>
          <w:szCs w:val="20"/>
        </w:rPr>
      </w:pPr>
      <w:ins w:id="4193" w:author="Utente di Microsoft Office" w:date="2019-05-31T08:45:00Z">
        <w:r>
          <w:rPr>
            <w:sz w:val="20"/>
            <w:szCs w:val="20"/>
          </w:rPr>
          <w:t xml:space="preserve">Sotto la classe </w:t>
        </w:r>
      </w:ins>
      <w:proofErr w:type="spellStart"/>
      <w:ins w:id="4194" w:author="Utente di Microsoft Office" w:date="2019-05-31T08:46:00Z">
        <w:r w:rsidRPr="00962AD8">
          <w:rPr>
            <w:i/>
            <w:iCs/>
            <w:sz w:val="20"/>
            <w:szCs w:val="20"/>
          </w:rPr>
          <w:t>SAItemByTest</w:t>
        </w:r>
        <w:proofErr w:type="spellEnd"/>
        <w:r>
          <w:rPr>
            <w:sz w:val="20"/>
            <w:szCs w:val="20"/>
          </w:rPr>
          <w:t xml:space="preserve"> </w:t>
        </w:r>
      </w:ins>
      <w:ins w:id="4195" w:author="Utente di Microsoft Office" w:date="2019-05-31T08:49:00Z">
        <w:r w:rsidR="0098670E">
          <w:rPr>
            <w:sz w:val="20"/>
            <w:szCs w:val="20"/>
          </w:rPr>
          <w:t>sono stati inseriti tutti quegli item che hanno un test</w:t>
        </w:r>
      </w:ins>
      <w:ins w:id="4196" w:author="Utente di Microsoft Office" w:date="2019-05-31T08:50:00Z">
        <w:r w:rsidR="0098670E">
          <w:rPr>
            <w:sz w:val="20"/>
            <w:szCs w:val="20"/>
          </w:rPr>
          <w:t xml:space="preserve"> come oggetto di una </w:t>
        </w:r>
      </w:ins>
      <w:ins w:id="4197" w:author="Utente di Microsoft Office" w:date="2019-05-31T08:51:00Z">
        <w:r w:rsidR="0098670E">
          <w:rPr>
            <w:sz w:val="20"/>
            <w:szCs w:val="20"/>
          </w:rPr>
          <w:t>valutazione, ad esempio la ripetizione di una parola al contrario.</w:t>
        </w:r>
      </w:ins>
    </w:p>
    <w:p w14:paraId="41CD3AB2" w14:textId="74CC359C" w:rsidR="0098670E" w:rsidRDefault="0098670E" w:rsidP="00AF1CE7">
      <w:pPr>
        <w:pStyle w:val="NormalWeb"/>
        <w:shd w:val="clear" w:color="auto" w:fill="FFFFFF"/>
        <w:jc w:val="both"/>
        <w:rPr>
          <w:ins w:id="4198" w:author="Utente di Microsoft Office" w:date="2019-05-31T08:52:00Z"/>
          <w:sz w:val="20"/>
          <w:szCs w:val="20"/>
        </w:rPr>
      </w:pPr>
      <w:ins w:id="4199" w:author="Utente di Microsoft Office" w:date="2019-05-31T08:51:00Z">
        <w:r>
          <w:rPr>
            <w:sz w:val="20"/>
            <w:szCs w:val="20"/>
          </w:rPr>
          <w:t xml:space="preserve">Sotto la classe </w:t>
        </w:r>
        <w:proofErr w:type="spellStart"/>
        <w:r w:rsidRPr="00962AD8">
          <w:rPr>
            <w:i/>
            <w:iCs/>
            <w:sz w:val="20"/>
            <w:szCs w:val="20"/>
          </w:rPr>
          <w:t>ScoringItem</w:t>
        </w:r>
        <w:proofErr w:type="spellEnd"/>
        <w:r>
          <w:rPr>
            <w:sz w:val="20"/>
            <w:szCs w:val="20"/>
          </w:rPr>
          <w:t xml:space="preserve"> sono stati inseriti quegli it</w:t>
        </w:r>
      </w:ins>
      <w:ins w:id="4200" w:author="Utente di Microsoft Office" w:date="2019-05-31T08:52:00Z">
        <w:r>
          <w:rPr>
            <w:sz w:val="20"/>
            <w:szCs w:val="20"/>
          </w:rPr>
          <w:t>em che hanno un preciso score, su una scala definita, come risultato della valutazione.</w:t>
        </w:r>
      </w:ins>
    </w:p>
    <w:p w14:paraId="593195E2" w14:textId="6736B22C" w:rsidR="0098670E" w:rsidRPr="0098670E" w:rsidRDefault="0098670E">
      <w:pPr>
        <w:pStyle w:val="NormalWeb"/>
        <w:shd w:val="clear" w:color="auto" w:fill="FFFFFF"/>
        <w:jc w:val="both"/>
        <w:rPr>
          <w:ins w:id="4201" w:author="Utente di Microsoft Office" w:date="2019-05-26T10:17:00Z"/>
          <w:sz w:val="20"/>
          <w:szCs w:val="20"/>
        </w:rPr>
        <w:pPrChange w:id="4202" w:author="Utente di Microsoft Office" w:date="2019-05-31T08:36:00Z">
          <w:pPr>
            <w:pStyle w:val="NormalWeb"/>
            <w:shd w:val="clear" w:color="auto" w:fill="FFFFFF"/>
            <w:jc w:val="center"/>
          </w:pPr>
        </w:pPrChange>
      </w:pPr>
      <w:ins w:id="4203" w:author="Utente di Microsoft Office" w:date="2019-05-31T08:52:00Z">
        <w:r>
          <w:rPr>
            <w:sz w:val="20"/>
            <w:szCs w:val="20"/>
          </w:rPr>
          <w:t xml:space="preserve">Da notare che una classe può essere </w:t>
        </w:r>
        <w:proofErr w:type="gramStart"/>
        <w:r>
          <w:rPr>
            <w:sz w:val="20"/>
            <w:szCs w:val="20"/>
          </w:rPr>
          <w:t>sotto-classe</w:t>
        </w:r>
        <w:proofErr w:type="gramEnd"/>
        <w:r>
          <w:rPr>
            <w:sz w:val="20"/>
            <w:szCs w:val="20"/>
          </w:rPr>
          <w:t xml:space="preserve"> di </w:t>
        </w:r>
      </w:ins>
      <w:ins w:id="4204" w:author="Utente di Microsoft Office" w:date="2019-05-31T08:53:00Z">
        <w:r>
          <w:rPr>
            <w:sz w:val="20"/>
            <w:szCs w:val="20"/>
          </w:rPr>
          <w:t>una o più di queste classi.</w:t>
        </w:r>
      </w:ins>
    </w:p>
    <w:p w14:paraId="584DBEF0" w14:textId="77777777" w:rsidR="00D33B79" w:rsidRDefault="00D33B79" w:rsidP="000F1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205" w:author="Utente di Microsoft Office" w:date="2019-05-31T13:08:00Z"/>
          <w:rFonts w:cstheme="minorHAnsi"/>
          <w:color w:val="000000"/>
          <w:sz w:val="22"/>
          <w:szCs w:val="22"/>
        </w:rPr>
      </w:pPr>
    </w:p>
    <w:p w14:paraId="387BC991" w14:textId="77777777" w:rsidR="00D33B79" w:rsidRDefault="00D33B79" w:rsidP="000F1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206" w:author="Utente di Microsoft Office" w:date="2019-05-31T13:08:00Z"/>
          <w:rFonts w:cstheme="minorHAnsi"/>
          <w:color w:val="000000"/>
          <w:sz w:val="22"/>
          <w:szCs w:val="22"/>
        </w:rPr>
      </w:pPr>
    </w:p>
    <w:p w14:paraId="4C2FCF45" w14:textId="77777777" w:rsidR="00D33B79" w:rsidRDefault="00D33B79" w:rsidP="000F1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207" w:author="Utente di Microsoft Office" w:date="2019-05-31T13:08:00Z"/>
          <w:rFonts w:cstheme="minorHAnsi"/>
          <w:color w:val="000000"/>
          <w:sz w:val="22"/>
          <w:szCs w:val="22"/>
        </w:rPr>
      </w:pPr>
    </w:p>
    <w:p w14:paraId="7520AA08" w14:textId="77777777" w:rsidR="00D33B79" w:rsidRDefault="00D33B79" w:rsidP="000F1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208" w:author="Utente di Microsoft Office" w:date="2019-05-31T13:08:00Z"/>
          <w:rFonts w:cstheme="minorHAnsi"/>
          <w:color w:val="000000"/>
          <w:sz w:val="22"/>
          <w:szCs w:val="22"/>
        </w:rPr>
      </w:pPr>
    </w:p>
    <w:p w14:paraId="278FFB35" w14:textId="612F7822" w:rsidR="000F1984" w:rsidRPr="00962AD8" w:rsidRDefault="000F1984" w:rsidP="000F1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209" w:author="Utente di Microsoft Office" w:date="2019-05-30T00:16:00Z"/>
          <w:rFonts w:cstheme="minorHAnsi"/>
          <w:color w:val="000000"/>
          <w:sz w:val="22"/>
          <w:szCs w:val="22"/>
        </w:rPr>
      </w:pPr>
      <w:ins w:id="4210" w:author="Utente di Microsoft Office" w:date="2019-05-30T00:16:00Z">
        <w:r>
          <w:rPr>
            <w:rFonts w:cstheme="minorHAnsi"/>
            <w:color w:val="000000"/>
            <w:sz w:val="22"/>
            <w:szCs w:val="22"/>
          </w:rPr>
          <w:lastRenderedPageBreak/>
          <w:t>4.3</w:t>
        </w:r>
        <w:r w:rsidRPr="00962AD8">
          <w:rPr>
            <w:rFonts w:cstheme="minorHAnsi"/>
            <w:color w:val="000000"/>
            <w:sz w:val="22"/>
            <w:szCs w:val="22"/>
          </w:rPr>
          <w:t xml:space="preserve"> Inserimento degli individui la A</w:t>
        </w:r>
      </w:ins>
      <w:ins w:id="4211" w:author="Utente di Microsoft Office" w:date="2019-05-30T00:17:00Z">
        <w:r>
          <w:rPr>
            <w:rFonts w:cstheme="minorHAnsi"/>
            <w:color w:val="000000"/>
            <w:sz w:val="22"/>
            <w:szCs w:val="22"/>
          </w:rPr>
          <w:t>-</w:t>
        </w:r>
      </w:ins>
      <w:ins w:id="4212" w:author="Utente di Microsoft Office" w:date="2019-05-30T00:16:00Z">
        <w:r w:rsidRPr="00962AD8">
          <w:rPr>
            <w:rFonts w:cstheme="minorHAnsi"/>
            <w:color w:val="000000"/>
            <w:sz w:val="22"/>
            <w:szCs w:val="22"/>
          </w:rPr>
          <w:t xml:space="preserve">Box, </w:t>
        </w:r>
        <w:proofErr w:type="spellStart"/>
        <w:r w:rsidRPr="00962AD8">
          <w:rPr>
            <w:rFonts w:cstheme="minorHAnsi"/>
            <w:color w:val="000000"/>
            <w:sz w:val="22"/>
            <w:szCs w:val="22"/>
          </w:rPr>
          <w:t>Assertion</w:t>
        </w:r>
        <w:proofErr w:type="spellEnd"/>
        <w:r w:rsidRPr="00962AD8">
          <w:rPr>
            <w:rFonts w:cstheme="minorHAnsi"/>
            <w:color w:val="000000"/>
            <w:sz w:val="22"/>
            <w:szCs w:val="22"/>
          </w:rPr>
          <w:t xml:space="preserve"> Box</w:t>
        </w:r>
      </w:ins>
    </w:p>
    <w:p w14:paraId="41184BF3" w14:textId="6E1DF321" w:rsidR="00AE73EF" w:rsidRDefault="000F1984">
      <w:pPr>
        <w:pStyle w:val="NormalWeb"/>
        <w:shd w:val="clear" w:color="auto" w:fill="FFFFFF"/>
        <w:jc w:val="both"/>
        <w:rPr>
          <w:ins w:id="4213" w:author="Utente di Microsoft Office" w:date="2019-05-30T18:55:00Z"/>
          <w:sz w:val="20"/>
          <w:szCs w:val="20"/>
        </w:rPr>
      </w:pPr>
      <w:ins w:id="4214" w:author="Utente di Microsoft Office" w:date="2019-05-30T00:17:00Z">
        <w:r>
          <w:rPr>
            <w:sz w:val="20"/>
            <w:szCs w:val="20"/>
          </w:rPr>
          <w:t>Una delle funzioni della costruzione di una A-Box è quella di validare la consistenza della T-Box. Anche nel nostro caso questa re</w:t>
        </w:r>
      </w:ins>
      <w:ins w:id="4215" w:author="Utente di Microsoft Office" w:date="2019-05-30T00:18:00Z">
        <w:r>
          <w:rPr>
            <w:sz w:val="20"/>
            <w:szCs w:val="20"/>
          </w:rPr>
          <w:t xml:space="preserve">gola è stata rispettata. </w:t>
        </w:r>
        <w:proofErr w:type="gramStart"/>
        <w:r>
          <w:rPr>
            <w:sz w:val="20"/>
            <w:szCs w:val="20"/>
          </w:rPr>
          <w:t>Infatti</w:t>
        </w:r>
        <w:proofErr w:type="gramEnd"/>
        <w:r>
          <w:rPr>
            <w:sz w:val="20"/>
            <w:szCs w:val="20"/>
          </w:rPr>
          <w:t xml:space="preserve"> è proprio grazie all’inserimento degli individui che ci siamo resi conto di alcuni buchi e mancanze della nostra T-Box</w:t>
        </w:r>
      </w:ins>
      <w:ins w:id="4216" w:author="Utente di Microsoft Office" w:date="2019-05-31T07:25:00Z">
        <w:r w:rsidR="00C11010">
          <w:rPr>
            <w:sz w:val="20"/>
            <w:szCs w:val="20"/>
          </w:rPr>
          <w:t xml:space="preserve">, </w:t>
        </w:r>
      </w:ins>
      <w:ins w:id="4217" w:author="Utente di Microsoft Office" w:date="2019-05-31T07:26:00Z">
        <w:r w:rsidR="00C11010">
          <w:rPr>
            <w:sz w:val="20"/>
            <w:szCs w:val="20"/>
          </w:rPr>
          <w:t xml:space="preserve">ad esempio alcuni item che non </w:t>
        </w:r>
        <w:proofErr w:type="spellStart"/>
        <w:r w:rsidR="00C11010">
          <w:rPr>
            <w:sz w:val="20"/>
            <w:szCs w:val="20"/>
          </w:rPr>
          <w:t>avevavamo</w:t>
        </w:r>
        <w:proofErr w:type="spellEnd"/>
        <w:r w:rsidR="00C11010">
          <w:rPr>
            <w:sz w:val="20"/>
            <w:szCs w:val="20"/>
          </w:rPr>
          <w:t xml:space="preserve"> inserito.</w:t>
        </w:r>
      </w:ins>
    </w:p>
    <w:p w14:paraId="12286B82" w14:textId="131BB0B5" w:rsidR="00B672D5" w:rsidRDefault="00B672D5">
      <w:pPr>
        <w:pStyle w:val="NormalWeb"/>
        <w:shd w:val="clear" w:color="auto" w:fill="FFFFFF"/>
        <w:jc w:val="both"/>
        <w:rPr>
          <w:ins w:id="4218" w:author="Utente di Microsoft Office" w:date="2019-05-31T07:42:00Z"/>
          <w:sz w:val="20"/>
          <w:szCs w:val="20"/>
        </w:rPr>
      </w:pPr>
      <w:ins w:id="4219" w:author="Utente di Microsoft Office" w:date="2019-05-30T18:55:00Z">
        <w:r>
          <w:rPr>
            <w:sz w:val="20"/>
            <w:szCs w:val="20"/>
          </w:rPr>
          <w:t>Per l’inserimento degli individui nella A-Box abbiamo fatto uso delle API Je</w:t>
        </w:r>
      </w:ins>
      <w:ins w:id="4220" w:author="Utente di Microsoft Office" w:date="2019-05-30T18:56:00Z">
        <w:r>
          <w:rPr>
            <w:sz w:val="20"/>
            <w:szCs w:val="20"/>
          </w:rPr>
          <w:t xml:space="preserve">na e di un data base </w:t>
        </w:r>
        <w:r w:rsidR="000C3D4E">
          <w:rPr>
            <w:sz w:val="20"/>
            <w:szCs w:val="20"/>
          </w:rPr>
          <w:t xml:space="preserve">TDB. Il Data base memorizza i dati in forma di triple, per questo </w:t>
        </w:r>
      </w:ins>
      <w:ins w:id="4221" w:author="Utente di Microsoft Office" w:date="2019-05-30T18:57:00Z">
        <w:r w:rsidR="000C3D4E">
          <w:rPr>
            <w:sz w:val="20"/>
            <w:szCs w:val="20"/>
          </w:rPr>
          <w:t xml:space="preserve">viene chiamato triple </w:t>
        </w:r>
        <w:proofErr w:type="spellStart"/>
        <w:r w:rsidR="000C3D4E">
          <w:rPr>
            <w:sz w:val="20"/>
            <w:szCs w:val="20"/>
          </w:rPr>
          <w:t>store</w:t>
        </w:r>
        <w:proofErr w:type="spellEnd"/>
        <w:r w:rsidR="000C3D4E">
          <w:rPr>
            <w:sz w:val="20"/>
            <w:szCs w:val="20"/>
          </w:rPr>
          <w:t>.</w:t>
        </w:r>
        <w:r w:rsidR="00D00F9B">
          <w:rPr>
            <w:sz w:val="20"/>
            <w:szCs w:val="20"/>
          </w:rPr>
          <w:t xml:space="preserve"> Il concetto di tripla </w:t>
        </w:r>
      </w:ins>
      <w:ins w:id="4222" w:author="Utente di Microsoft Office" w:date="2019-05-30T18:58:00Z">
        <w:r w:rsidR="00D00F9B">
          <w:rPr>
            <w:sz w:val="20"/>
            <w:szCs w:val="20"/>
          </w:rPr>
          <w:t xml:space="preserve">ha un </w:t>
        </w:r>
      </w:ins>
      <w:ins w:id="4223" w:author="Utente di Microsoft Office" w:date="2019-05-31T07:41:00Z">
        <w:r w:rsidR="000B31B5">
          <w:rPr>
            <w:sz w:val="20"/>
            <w:szCs w:val="20"/>
          </w:rPr>
          <w:t>ruolo</w:t>
        </w:r>
      </w:ins>
      <w:ins w:id="4224" w:author="Utente di Microsoft Office" w:date="2019-05-30T18:58:00Z">
        <w:r w:rsidR="00D00F9B">
          <w:rPr>
            <w:sz w:val="20"/>
            <w:szCs w:val="20"/>
          </w:rPr>
          <w:t xml:space="preserve"> fondamentale, nella memorizzazione dei dati all’interno di una ontologia.</w:t>
        </w:r>
      </w:ins>
      <w:ins w:id="4225" w:author="Utente di Microsoft Office" w:date="2019-05-31T07:41:00Z">
        <w:r w:rsidR="000B31B5">
          <w:rPr>
            <w:sz w:val="20"/>
            <w:szCs w:val="20"/>
          </w:rPr>
          <w:t xml:space="preserve"> In un triple </w:t>
        </w:r>
        <w:proofErr w:type="spellStart"/>
        <w:r w:rsidR="000B31B5">
          <w:rPr>
            <w:sz w:val="20"/>
            <w:szCs w:val="20"/>
          </w:rPr>
          <w:t>store</w:t>
        </w:r>
        <w:proofErr w:type="spellEnd"/>
        <w:r w:rsidR="000B31B5">
          <w:rPr>
            <w:sz w:val="20"/>
            <w:szCs w:val="20"/>
          </w:rPr>
          <w:t xml:space="preserve"> si ragiona in termini di triple, si memorizzano e si estraggono triple.</w:t>
        </w:r>
      </w:ins>
    </w:p>
    <w:p w14:paraId="45ABA663" w14:textId="2A667B9D" w:rsidR="00151C9E" w:rsidRDefault="004B5EDD">
      <w:pPr>
        <w:pStyle w:val="NormalWeb"/>
        <w:shd w:val="clear" w:color="auto" w:fill="FFFFFF"/>
        <w:jc w:val="both"/>
        <w:rPr>
          <w:ins w:id="4226" w:author="Utente di Microsoft Office" w:date="2019-05-31T08:53:00Z"/>
          <w:sz w:val="20"/>
          <w:szCs w:val="20"/>
        </w:rPr>
      </w:pPr>
      <w:ins w:id="4227" w:author="Utente di Microsoft Office" w:date="2019-05-31T07:42:00Z">
        <w:r>
          <w:rPr>
            <w:sz w:val="20"/>
            <w:szCs w:val="20"/>
          </w:rPr>
          <w:t xml:space="preserve">Nel nostro lavoro siamo partiti dai </w:t>
        </w:r>
        <w:proofErr w:type="spellStart"/>
        <w:r>
          <w:rPr>
            <w:sz w:val="20"/>
            <w:szCs w:val="20"/>
          </w:rPr>
          <w:t>csv</w:t>
        </w:r>
        <w:proofErr w:type="spellEnd"/>
        <w:r>
          <w:rPr>
            <w:sz w:val="20"/>
            <w:szCs w:val="20"/>
          </w:rPr>
          <w:t xml:space="preserve"> distribuiti da ADNI. Abbiamo implementato un</w:t>
        </w:r>
      </w:ins>
      <w:ins w:id="4228" w:author="Utente di Microsoft Office" w:date="2019-05-31T07:43:00Z">
        <w:r>
          <w:rPr>
            <w:sz w:val="20"/>
            <w:szCs w:val="20"/>
          </w:rPr>
          <w:t xml:space="preserve"> motore che legge questi file </w:t>
        </w:r>
        <w:proofErr w:type="spellStart"/>
        <w:r>
          <w:rPr>
            <w:sz w:val="20"/>
            <w:szCs w:val="20"/>
          </w:rPr>
          <w:t>csv</w:t>
        </w:r>
        <w:proofErr w:type="spellEnd"/>
        <w:r>
          <w:rPr>
            <w:sz w:val="20"/>
            <w:szCs w:val="20"/>
          </w:rPr>
          <w:t xml:space="preserve"> e li memorizza in delle strutture dati Java.</w:t>
        </w:r>
      </w:ins>
      <w:ins w:id="4229" w:author="Utente di Microsoft Office" w:date="2019-05-31T07:44:00Z">
        <w:r>
          <w:rPr>
            <w:sz w:val="20"/>
            <w:szCs w:val="20"/>
          </w:rPr>
          <w:t xml:space="preserve"> Successivamente queste strutture dati vengono passati al modulo che li memorizza </w:t>
        </w:r>
        <w:proofErr w:type="gramStart"/>
        <w:r>
          <w:rPr>
            <w:sz w:val="20"/>
            <w:szCs w:val="20"/>
          </w:rPr>
          <w:t>nel nostro triple</w:t>
        </w:r>
        <w:proofErr w:type="gramEnd"/>
        <w:r>
          <w:rPr>
            <w:sz w:val="20"/>
            <w:szCs w:val="20"/>
          </w:rPr>
          <w:t xml:space="preserve"> </w:t>
        </w:r>
        <w:proofErr w:type="spellStart"/>
        <w:r>
          <w:rPr>
            <w:sz w:val="20"/>
            <w:szCs w:val="20"/>
          </w:rPr>
          <w:t>store</w:t>
        </w:r>
      </w:ins>
      <w:proofErr w:type="spellEnd"/>
      <w:ins w:id="4230" w:author="Utente di Microsoft Office" w:date="2019-05-31T07:45:00Z">
        <w:r>
          <w:rPr>
            <w:sz w:val="20"/>
            <w:szCs w:val="20"/>
          </w:rPr>
          <w:t>. Quest’ultimo modulo per svolgere il proprio compito fa uso delle API Jena. A monte di queste due ope</w:t>
        </w:r>
      </w:ins>
      <w:ins w:id="4231" w:author="Utente di Microsoft Office" w:date="2019-05-31T07:46:00Z">
        <w:r>
          <w:rPr>
            <w:sz w:val="20"/>
            <w:szCs w:val="20"/>
          </w:rPr>
          <w:t xml:space="preserve">razioni c’è l’inizializzazione del Data Base, che viene eseguita partendo dal file OWL che abbiamo esportato da </w:t>
        </w:r>
        <w:proofErr w:type="spellStart"/>
        <w:r>
          <w:rPr>
            <w:sz w:val="20"/>
            <w:szCs w:val="20"/>
          </w:rPr>
          <w:t>Protegé</w:t>
        </w:r>
        <w:proofErr w:type="spellEnd"/>
        <w:r>
          <w:rPr>
            <w:sz w:val="20"/>
            <w:szCs w:val="20"/>
          </w:rPr>
          <w:t xml:space="preserve">, </w:t>
        </w:r>
      </w:ins>
      <w:ins w:id="4232" w:author="Utente di Microsoft Office" w:date="2019-05-31T07:47:00Z">
        <w:r>
          <w:rPr>
            <w:sz w:val="20"/>
            <w:szCs w:val="20"/>
          </w:rPr>
          <w:t>contenente la T-Box della nostra ontologia.</w:t>
        </w:r>
      </w:ins>
    </w:p>
    <w:p w14:paraId="38A10CF4" w14:textId="77777777" w:rsidR="0098670E" w:rsidRPr="005200AF" w:rsidRDefault="0098670E">
      <w:pPr>
        <w:pStyle w:val="NormalWeb"/>
        <w:shd w:val="clear" w:color="auto" w:fill="FFFFFF"/>
        <w:jc w:val="both"/>
        <w:rPr>
          <w:ins w:id="4233" w:author="Utente di Microsoft Office" w:date="2019-05-15T00:44:00Z"/>
          <w:sz w:val="20"/>
          <w:szCs w:val="20"/>
          <w:rPrChange w:id="4234" w:author="Utente di Microsoft Office" w:date="2019-05-23T00:20:00Z">
            <w:rPr>
              <w:ins w:id="4235" w:author="Utente di Microsoft Office" w:date="2019-05-15T00:44:00Z"/>
            </w:rPr>
          </w:rPrChange>
        </w:rPr>
        <w:pPrChange w:id="4236" w:author="Utente di Microsoft Office" w:date="2019-05-15T00:44:00Z">
          <w:pPr>
            <w:pStyle w:val="NormalWeb"/>
            <w:shd w:val="clear" w:color="auto" w:fill="FFFFFF"/>
          </w:pPr>
        </w:pPrChange>
      </w:pPr>
    </w:p>
    <w:p w14:paraId="2F46C4FE" w14:textId="68FDC291" w:rsidR="00991DDF" w:rsidRPr="005200AF" w:rsidRDefault="002677C7">
      <w:pPr>
        <w:pStyle w:val="NormalWeb"/>
        <w:shd w:val="clear" w:color="auto" w:fill="FFFFFF"/>
        <w:jc w:val="center"/>
        <w:rPr>
          <w:ins w:id="4237" w:author="Utente di Microsoft Office" w:date="2019-05-15T00:38:00Z"/>
          <w:sz w:val="20"/>
          <w:szCs w:val="20"/>
          <w:rPrChange w:id="4238" w:author="Utente di Microsoft Office" w:date="2019-05-23T00:20:00Z">
            <w:rPr>
              <w:ins w:id="4239" w:author="Utente di Microsoft Office" w:date="2019-05-15T00:38:00Z"/>
            </w:rPr>
          </w:rPrChange>
        </w:rPr>
        <w:pPrChange w:id="4240" w:author="Utente di Microsoft Office" w:date="2019-05-31T08:07:00Z">
          <w:pPr>
            <w:pStyle w:val="NormalWeb"/>
            <w:shd w:val="clear" w:color="auto" w:fill="FFFFFF"/>
          </w:pPr>
        </w:pPrChange>
      </w:pPr>
      <w:ins w:id="4241" w:author="Utente di Microsoft Office" w:date="2019-05-31T08:07:00Z">
        <w:r>
          <w:rPr>
            <w:noProof/>
            <w:sz w:val="20"/>
            <w:szCs w:val="20"/>
          </w:rPr>
          <w:drawing>
            <wp:inline distT="0" distB="0" distL="0" distR="0" wp14:anchorId="6A1E28AA" wp14:editId="1F94FE7E">
              <wp:extent cx="5019633" cy="1948376"/>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png"/>
                      <pic:cNvPicPr/>
                    </pic:nvPicPr>
                    <pic:blipFill>
                      <a:blip r:embed="rId37">
                        <a:extLst>
                          <a:ext uri="{28A0092B-C50C-407E-A947-70E740481C1C}">
                            <a14:useLocalDpi xmlns:a14="http://schemas.microsoft.com/office/drawing/2010/main" val="0"/>
                          </a:ext>
                        </a:extLst>
                      </a:blip>
                      <a:stretch>
                        <a:fillRect/>
                      </a:stretch>
                    </pic:blipFill>
                    <pic:spPr>
                      <a:xfrm>
                        <a:off x="0" y="0"/>
                        <a:ext cx="5065255" cy="1966084"/>
                      </a:xfrm>
                      <a:prstGeom prst="rect">
                        <a:avLst/>
                      </a:prstGeom>
                    </pic:spPr>
                  </pic:pic>
                </a:graphicData>
              </a:graphic>
            </wp:inline>
          </w:drawing>
        </w:r>
      </w:ins>
    </w:p>
    <w:p w14:paraId="5A10737B" w14:textId="7023859F" w:rsidR="004D3E06" w:rsidRDefault="005344CB">
      <w:pPr>
        <w:pStyle w:val="NormalWeb"/>
        <w:shd w:val="clear" w:color="auto" w:fill="FFFFFF"/>
        <w:jc w:val="both"/>
        <w:rPr>
          <w:ins w:id="4242" w:author="Utente di Microsoft Office" w:date="2019-05-31T13:32:00Z"/>
          <w:sz w:val="20"/>
          <w:szCs w:val="20"/>
        </w:rPr>
      </w:pPr>
      <w:ins w:id="4243" w:author="Utente di Microsoft Office" w:date="2019-05-31T13:30:00Z">
        <w:r>
          <w:rPr>
            <w:sz w:val="20"/>
            <w:szCs w:val="20"/>
          </w:rPr>
          <w:t xml:space="preserve">Lo </w:t>
        </w:r>
        <w:proofErr w:type="spellStart"/>
        <w:r>
          <w:rPr>
            <w:sz w:val="20"/>
            <w:szCs w:val="20"/>
          </w:rPr>
          <w:t>step</w:t>
        </w:r>
        <w:proofErr w:type="spellEnd"/>
        <w:r>
          <w:rPr>
            <w:sz w:val="20"/>
            <w:szCs w:val="20"/>
          </w:rPr>
          <w:t xml:space="preserve"> preliminare, vale a dire il caricamento della T-Box, viene </w:t>
        </w:r>
        <w:proofErr w:type="spellStart"/>
        <w:r>
          <w:rPr>
            <w:sz w:val="20"/>
            <w:szCs w:val="20"/>
          </w:rPr>
          <w:t>eseguto</w:t>
        </w:r>
        <w:proofErr w:type="spellEnd"/>
        <w:r>
          <w:rPr>
            <w:sz w:val="20"/>
            <w:szCs w:val="20"/>
          </w:rPr>
          <w:t xml:space="preserve"> </w:t>
        </w:r>
      </w:ins>
      <w:ins w:id="4244" w:author="Utente di Microsoft Office" w:date="2019-05-31T13:31:00Z">
        <w:r>
          <w:rPr>
            <w:sz w:val="20"/>
            <w:szCs w:val="20"/>
          </w:rPr>
          <w:t xml:space="preserve">ogni qual volta vi appartiamo una modifica. Modifica eseguita utilizzando </w:t>
        </w:r>
        <w:proofErr w:type="spellStart"/>
        <w:r>
          <w:rPr>
            <w:sz w:val="20"/>
            <w:szCs w:val="20"/>
          </w:rPr>
          <w:t>Proteg</w:t>
        </w:r>
      </w:ins>
      <w:ins w:id="4245" w:author="Utente di Microsoft Office" w:date="2019-05-31T13:32:00Z">
        <w:r>
          <w:rPr>
            <w:sz w:val="20"/>
            <w:szCs w:val="20"/>
          </w:rPr>
          <w:t>é</w:t>
        </w:r>
        <w:proofErr w:type="spellEnd"/>
        <w:r>
          <w:rPr>
            <w:sz w:val="20"/>
            <w:szCs w:val="20"/>
          </w:rPr>
          <w:t>.</w:t>
        </w:r>
      </w:ins>
    </w:p>
    <w:p w14:paraId="1DCA09D8" w14:textId="7918FB08" w:rsidR="005344CB" w:rsidRDefault="00987B31">
      <w:pPr>
        <w:pStyle w:val="NormalWeb"/>
        <w:shd w:val="clear" w:color="auto" w:fill="FFFFFF"/>
        <w:jc w:val="both"/>
        <w:rPr>
          <w:ins w:id="4246" w:author="Utente di Microsoft Office" w:date="2019-05-31T13:33:00Z"/>
          <w:sz w:val="20"/>
          <w:szCs w:val="20"/>
        </w:rPr>
      </w:pPr>
      <w:ins w:id="4247" w:author="Utente di Microsoft Office" w:date="2019-05-31T13:32:00Z">
        <w:r>
          <w:rPr>
            <w:sz w:val="20"/>
            <w:szCs w:val="20"/>
          </w:rPr>
          <w:t xml:space="preserve">Una volta caricata la T-Box, e caricati gli individui possiamo eseguire le </w:t>
        </w:r>
        <w:proofErr w:type="spellStart"/>
        <w:r>
          <w:rPr>
            <w:sz w:val="20"/>
            <w:szCs w:val="20"/>
          </w:rPr>
          <w:t>query</w:t>
        </w:r>
        <w:proofErr w:type="spellEnd"/>
        <w:r>
          <w:rPr>
            <w:sz w:val="20"/>
            <w:szCs w:val="20"/>
          </w:rPr>
          <w:t xml:space="preserve"> SPARQL con </w:t>
        </w:r>
      </w:ins>
      <w:ins w:id="4248" w:author="Utente di Microsoft Office" w:date="2019-05-31T13:33:00Z">
        <w:r>
          <w:rPr>
            <w:sz w:val="20"/>
            <w:szCs w:val="20"/>
          </w:rPr>
          <w:t>il nostro client.</w:t>
        </w:r>
      </w:ins>
    </w:p>
    <w:p w14:paraId="4E636481" w14:textId="77777777" w:rsidR="00987B31" w:rsidRPr="005200AF" w:rsidRDefault="00987B31">
      <w:pPr>
        <w:pStyle w:val="NormalWeb"/>
        <w:shd w:val="clear" w:color="auto" w:fill="FFFFFF"/>
        <w:jc w:val="both"/>
        <w:rPr>
          <w:ins w:id="4249" w:author="Utente di Microsoft Office" w:date="2019-05-06T23:27:00Z"/>
          <w:sz w:val="20"/>
          <w:szCs w:val="20"/>
          <w:rPrChange w:id="4250" w:author="Utente di Microsoft Office" w:date="2019-05-23T00:20:00Z">
            <w:rPr>
              <w:ins w:id="4251" w:author="Utente di Microsoft Office" w:date="2019-05-06T23:27:00Z"/>
            </w:rPr>
          </w:rPrChange>
        </w:rPr>
        <w:pPrChange w:id="4252" w:author="Utente di Microsoft Office" w:date="2019-05-06T23:33:00Z">
          <w:pPr>
            <w:pStyle w:val="NormalWeb"/>
            <w:shd w:val="clear" w:color="auto" w:fill="FFFFFF"/>
          </w:pPr>
        </w:pPrChange>
      </w:pPr>
      <w:bookmarkStart w:id="4253" w:name="_GoBack"/>
      <w:bookmarkEnd w:id="4253"/>
    </w:p>
    <w:p w14:paraId="6B4D6638" w14:textId="4C0A7817" w:rsidR="009411FF" w:rsidRPr="005200AF" w:rsidDel="00F5569F" w:rsidRDefault="009411FF">
      <w:pPr>
        <w:jc w:val="both"/>
        <w:rPr>
          <w:del w:id="4254" w:author="francesco" w:date="2019-05-02T15:41:00Z"/>
          <w:sz w:val="20"/>
          <w:szCs w:val="20"/>
          <w:rPrChange w:id="4255" w:author="Utente di Microsoft Office" w:date="2019-05-23T00:20:00Z">
            <w:rPr>
              <w:del w:id="4256" w:author="francesco" w:date="2019-05-02T15:41:00Z"/>
              <w:rFonts w:asciiTheme="minorHAnsi" w:hAnsiTheme="minorHAnsi" w:cstheme="minorHAnsi"/>
              <w:sz w:val="22"/>
              <w:szCs w:val="22"/>
              <w:lang w:val="en-US"/>
            </w:rPr>
          </w:rPrChange>
        </w:rPr>
        <w:pPrChange w:id="4257" w:author="Utente di Microsoft Office" w:date="2019-05-06T23:10:00Z">
          <w:pPr>
            <w:pStyle w:val="NormalWeb"/>
          </w:pPr>
        </w:pPrChange>
      </w:pPr>
    </w:p>
    <w:p w14:paraId="3645ADF9" w14:textId="2A300A31" w:rsidR="00F5569F" w:rsidRPr="005200AF" w:rsidRDefault="00F5569F">
      <w:pPr>
        <w:pStyle w:val="NormalWeb"/>
        <w:rPr>
          <w:ins w:id="4258" w:author="Utente di Microsoft Office" w:date="2019-05-04T07:23:00Z"/>
          <w:rFonts w:asciiTheme="minorHAnsi" w:hAnsiTheme="minorHAnsi" w:cstheme="minorHAnsi"/>
          <w:sz w:val="22"/>
          <w:szCs w:val="22"/>
          <w:rPrChange w:id="4259" w:author="Utente di Microsoft Office" w:date="2019-05-23T00:20:00Z">
            <w:rPr>
              <w:ins w:id="4260" w:author="Utente di Microsoft Office" w:date="2019-05-04T07:23:00Z"/>
              <w:rFonts w:asciiTheme="minorHAnsi" w:hAnsiTheme="minorHAnsi" w:cstheme="minorHAnsi"/>
              <w:sz w:val="22"/>
              <w:szCs w:val="22"/>
              <w:lang w:val="en-US"/>
            </w:rPr>
          </w:rPrChange>
        </w:rPr>
      </w:pPr>
    </w:p>
    <w:p w14:paraId="1003C063" w14:textId="7AF84D7C" w:rsidR="00F5569F" w:rsidRPr="005200AF" w:rsidRDefault="00F5569F">
      <w:pPr>
        <w:pStyle w:val="NormalWeb"/>
        <w:rPr>
          <w:ins w:id="4261" w:author="Utente di Microsoft Office" w:date="2019-05-04T07:23:00Z"/>
          <w:rFonts w:asciiTheme="minorHAnsi" w:hAnsiTheme="minorHAnsi" w:cstheme="minorHAnsi"/>
          <w:sz w:val="22"/>
          <w:szCs w:val="22"/>
          <w:rPrChange w:id="4262" w:author="Utente di Microsoft Office" w:date="2019-05-23T00:20:00Z">
            <w:rPr>
              <w:ins w:id="4263" w:author="Utente di Microsoft Office" w:date="2019-05-04T07:23:00Z"/>
              <w:rFonts w:asciiTheme="minorHAnsi" w:hAnsiTheme="minorHAnsi" w:cstheme="minorHAnsi"/>
              <w:sz w:val="22"/>
              <w:szCs w:val="22"/>
              <w:lang w:val="en-US"/>
            </w:rPr>
          </w:rPrChange>
        </w:rPr>
      </w:pPr>
    </w:p>
    <w:p w14:paraId="22C17EBE" w14:textId="7427F9B0" w:rsidR="00F5569F" w:rsidRPr="005200AF" w:rsidRDefault="00F5569F">
      <w:pPr>
        <w:pStyle w:val="NormalWeb"/>
        <w:rPr>
          <w:ins w:id="4264" w:author="Utente di Microsoft Office" w:date="2019-05-04T07:23:00Z"/>
          <w:rFonts w:asciiTheme="minorHAnsi" w:hAnsiTheme="minorHAnsi" w:cstheme="minorHAnsi"/>
          <w:sz w:val="22"/>
          <w:szCs w:val="22"/>
          <w:rPrChange w:id="4265" w:author="Utente di Microsoft Office" w:date="2019-05-23T00:20:00Z">
            <w:rPr>
              <w:ins w:id="4266" w:author="Utente di Microsoft Office" w:date="2019-05-04T07:23:00Z"/>
              <w:rFonts w:asciiTheme="minorHAnsi" w:hAnsiTheme="minorHAnsi" w:cstheme="minorHAnsi"/>
              <w:sz w:val="22"/>
              <w:szCs w:val="22"/>
              <w:lang w:val="en-US"/>
            </w:rPr>
          </w:rPrChange>
        </w:rPr>
      </w:pPr>
    </w:p>
    <w:p w14:paraId="3CA2DDC2" w14:textId="4F222907" w:rsidR="00F5569F" w:rsidRPr="005200AF" w:rsidRDefault="00F5569F">
      <w:pPr>
        <w:pStyle w:val="NormalWeb"/>
        <w:rPr>
          <w:ins w:id="4267" w:author="Utente di Microsoft Office" w:date="2019-05-04T07:23:00Z"/>
          <w:rFonts w:asciiTheme="minorHAnsi" w:hAnsiTheme="minorHAnsi" w:cstheme="minorHAnsi"/>
          <w:sz w:val="22"/>
          <w:szCs w:val="22"/>
          <w:rPrChange w:id="4268" w:author="Utente di Microsoft Office" w:date="2019-05-23T00:20:00Z">
            <w:rPr>
              <w:ins w:id="4269" w:author="Utente di Microsoft Office" w:date="2019-05-04T07:23:00Z"/>
              <w:rFonts w:asciiTheme="minorHAnsi" w:hAnsiTheme="minorHAnsi" w:cstheme="minorHAnsi"/>
              <w:sz w:val="22"/>
              <w:szCs w:val="22"/>
              <w:lang w:val="en-US"/>
            </w:rPr>
          </w:rPrChange>
        </w:rPr>
      </w:pPr>
    </w:p>
    <w:p w14:paraId="6C8CCB4E" w14:textId="70606066" w:rsidR="00F5569F" w:rsidRPr="005200AF" w:rsidRDefault="00F5569F">
      <w:pPr>
        <w:pStyle w:val="NormalWeb"/>
        <w:rPr>
          <w:ins w:id="4270" w:author="Utente di Microsoft Office" w:date="2019-05-04T07:23:00Z"/>
          <w:rFonts w:asciiTheme="minorHAnsi" w:hAnsiTheme="minorHAnsi" w:cstheme="minorHAnsi"/>
          <w:sz w:val="22"/>
          <w:szCs w:val="22"/>
          <w:rPrChange w:id="4271" w:author="Utente di Microsoft Office" w:date="2019-05-23T00:20:00Z">
            <w:rPr>
              <w:ins w:id="4272" w:author="Utente di Microsoft Office" w:date="2019-05-04T07:23:00Z"/>
              <w:rFonts w:asciiTheme="minorHAnsi" w:hAnsiTheme="minorHAnsi" w:cstheme="minorHAnsi"/>
              <w:sz w:val="22"/>
              <w:szCs w:val="22"/>
              <w:lang w:val="en-US"/>
            </w:rPr>
          </w:rPrChange>
        </w:rPr>
      </w:pPr>
    </w:p>
    <w:p w14:paraId="3C5F2D01" w14:textId="2A4E5442" w:rsidR="00F5569F" w:rsidRPr="005200AF" w:rsidRDefault="00F5569F">
      <w:pPr>
        <w:pStyle w:val="NormalWeb"/>
        <w:rPr>
          <w:ins w:id="4273" w:author="Utente di Microsoft Office" w:date="2019-05-04T07:23:00Z"/>
          <w:rFonts w:asciiTheme="minorHAnsi" w:hAnsiTheme="minorHAnsi" w:cstheme="minorHAnsi"/>
          <w:sz w:val="22"/>
          <w:szCs w:val="22"/>
          <w:rPrChange w:id="4274" w:author="Utente di Microsoft Office" w:date="2019-05-23T00:20:00Z">
            <w:rPr>
              <w:ins w:id="4275" w:author="Utente di Microsoft Office" w:date="2019-05-04T07:23:00Z"/>
              <w:rFonts w:asciiTheme="minorHAnsi" w:hAnsiTheme="minorHAnsi" w:cstheme="minorHAnsi"/>
              <w:sz w:val="22"/>
              <w:szCs w:val="22"/>
              <w:lang w:val="en-US"/>
            </w:rPr>
          </w:rPrChange>
        </w:rPr>
      </w:pPr>
    </w:p>
    <w:p w14:paraId="1A033A1A" w14:textId="08D8ADEC" w:rsidR="00F5569F" w:rsidRPr="005200AF" w:rsidRDefault="00F5569F">
      <w:pPr>
        <w:pStyle w:val="NormalWeb"/>
        <w:rPr>
          <w:ins w:id="4276" w:author="Utente di Microsoft Office" w:date="2019-05-04T07:23:00Z"/>
          <w:rFonts w:asciiTheme="minorHAnsi" w:hAnsiTheme="minorHAnsi" w:cstheme="minorHAnsi"/>
          <w:sz w:val="22"/>
          <w:szCs w:val="22"/>
          <w:rPrChange w:id="4277" w:author="Utente di Microsoft Office" w:date="2019-05-23T00:20:00Z">
            <w:rPr>
              <w:ins w:id="4278" w:author="Utente di Microsoft Office" w:date="2019-05-04T07:23:00Z"/>
              <w:rFonts w:asciiTheme="minorHAnsi" w:hAnsiTheme="minorHAnsi" w:cstheme="minorHAnsi"/>
              <w:sz w:val="22"/>
              <w:szCs w:val="22"/>
              <w:lang w:val="en-US"/>
            </w:rPr>
          </w:rPrChange>
        </w:rPr>
      </w:pPr>
    </w:p>
    <w:p w14:paraId="7B94EC3B" w14:textId="3E3CBBE8" w:rsidR="00F5569F" w:rsidRPr="005200AF" w:rsidRDefault="00F5569F">
      <w:pPr>
        <w:pStyle w:val="NormalWeb"/>
        <w:rPr>
          <w:ins w:id="4279" w:author="Utente di Microsoft Office" w:date="2019-05-05T23:48:00Z"/>
          <w:rFonts w:asciiTheme="minorHAnsi" w:hAnsiTheme="minorHAnsi" w:cstheme="minorHAnsi"/>
          <w:sz w:val="22"/>
          <w:szCs w:val="22"/>
          <w:rPrChange w:id="4280" w:author="Utente di Microsoft Office" w:date="2019-05-23T00:20:00Z">
            <w:rPr>
              <w:ins w:id="4281" w:author="Utente di Microsoft Office" w:date="2019-05-05T23:48:00Z"/>
              <w:rFonts w:asciiTheme="minorHAnsi" w:hAnsiTheme="minorHAnsi" w:cstheme="minorHAnsi"/>
              <w:sz w:val="22"/>
              <w:szCs w:val="22"/>
              <w:lang w:val="en-US"/>
            </w:rPr>
          </w:rPrChange>
        </w:rPr>
      </w:pPr>
    </w:p>
    <w:p w14:paraId="3B018421" w14:textId="4436BF74" w:rsidR="001657B0" w:rsidRPr="005200AF" w:rsidRDefault="001657B0">
      <w:pPr>
        <w:pStyle w:val="NormalWeb"/>
        <w:rPr>
          <w:ins w:id="4282" w:author="Utente di Microsoft Office" w:date="2019-05-05T23:48:00Z"/>
          <w:rFonts w:asciiTheme="minorHAnsi" w:hAnsiTheme="minorHAnsi" w:cstheme="minorHAnsi"/>
          <w:sz w:val="22"/>
          <w:szCs w:val="22"/>
          <w:rPrChange w:id="4283" w:author="Utente di Microsoft Office" w:date="2019-05-23T00:20:00Z">
            <w:rPr>
              <w:ins w:id="4284" w:author="Utente di Microsoft Office" w:date="2019-05-05T23:48:00Z"/>
              <w:rFonts w:asciiTheme="minorHAnsi" w:hAnsiTheme="minorHAnsi" w:cstheme="minorHAnsi"/>
              <w:sz w:val="22"/>
              <w:szCs w:val="22"/>
              <w:lang w:val="en-US"/>
            </w:rPr>
          </w:rPrChange>
        </w:rPr>
      </w:pPr>
    </w:p>
    <w:p w14:paraId="035B9A57" w14:textId="6C3C9CDF" w:rsidR="001657B0" w:rsidRPr="005200AF" w:rsidRDefault="001657B0">
      <w:pPr>
        <w:pStyle w:val="NormalWeb"/>
        <w:rPr>
          <w:ins w:id="4285" w:author="Utente di Microsoft Office" w:date="2019-05-05T23:48:00Z"/>
          <w:rFonts w:asciiTheme="minorHAnsi" w:hAnsiTheme="minorHAnsi" w:cstheme="minorHAnsi"/>
          <w:sz w:val="22"/>
          <w:szCs w:val="22"/>
          <w:rPrChange w:id="4286" w:author="Utente di Microsoft Office" w:date="2019-05-23T00:20:00Z">
            <w:rPr>
              <w:ins w:id="4287" w:author="Utente di Microsoft Office" w:date="2019-05-05T23:48:00Z"/>
              <w:rFonts w:asciiTheme="minorHAnsi" w:hAnsiTheme="minorHAnsi" w:cstheme="minorHAnsi"/>
              <w:sz w:val="22"/>
              <w:szCs w:val="22"/>
              <w:lang w:val="en-US"/>
            </w:rPr>
          </w:rPrChange>
        </w:rPr>
      </w:pPr>
    </w:p>
    <w:p w14:paraId="6C5B09B9" w14:textId="7B910201" w:rsidR="001657B0" w:rsidRPr="005200AF" w:rsidRDefault="001657B0">
      <w:pPr>
        <w:pStyle w:val="NormalWeb"/>
        <w:rPr>
          <w:ins w:id="4288" w:author="Utente di Microsoft Office" w:date="2019-05-05T23:48:00Z"/>
          <w:rFonts w:asciiTheme="minorHAnsi" w:hAnsiTheme="minorHAnsi" w:cstheme="minorHAnsi"/>
          <w:sz w:val="22"/>
          <w:szCs w:val="22"/>
          <w:rPrChange w:id="4289" w:author="Utente di Microsoft Office" w:date="2019-05-23T00:20:00Z">
            <w:rPr>
              <w:ins w:id="4290" w:author="Utente di Microsoft Office" w:date="2019-05-05T23:48:00Z"/>
              <w:rFonts w:asciiTheme="minorHAnsi" w:hAnsiTheme="minorHAnsi" w:cstheme="minorHAnsi"/>
              <w:sz w:val="22"/>
              <w:szCs w:val="22"/>
              <w:lang w:val="en-US"/>
            </w:rPr>
          </w:rPrChange>
        </w:rPr>
      </w:pPr>
    </w:p>
    <w:p w14:paraId="0506CDB0" w14:textId="710D8D03" w:rsidR="001657B0" w:rsidRPr="005200AF" w:rsidRDefault="001657B0">
      <w:pPr>
        <w:pStyle w:val="NormalWeb"/>
        <w:rPr>
          <w:ins w:id="4291" w:author="Utente di Microsoft Office" w:date="2019-05-05T23:48:00Z"/>
          <w:rFonts w:asciiTheme="minorHAnsi" w:hAnsiTheme="minorHAnsi" w:cstheme="minorHAnsi"/>
          <w:sz w:val="22"/>
          <w:szCs w:val="22"/>
          <w:rPrChange w:id="4292" w:author="Utente di Microsoft Office" w:date="2019-05-23T00:20:00Z">
            <w:rPr>
              <w:ins w:id="4293" w:author="Utente di Microsoft Office" w:date="2019-05-05T23:48:00Z"/>
              <w:rFonts w:asciiTheme="minorHAnsi" w:hAnsiTheme="minorHAnsi" w:cstheme="minorHAnsi"/>
              <w:sz w:val="22"/>
              <w:szCs w:val="22"/>
              <w:lang w:val="en-US"/>
            </w:rPr>
          </w:rPrChange>
        </w:rPr>
      </w:pPr>
    </w:p>
    <w:p w14:paraId="2FE78F25" w14:textId="616B5D60" w:rsidR="001657B0" w:rsidRPr="005200AF" w:rsidRDefault="001657B0">
      <w:pPr>
        <w:pStyle w:val="NormalWeb"/>
        <w:rPr>
          <w:ins w:id="4294" w:author="Utente di Microsoft Office" w:date="2019-05-05T23:48:00Z"/>
          <w:rFonts w:asciiTheme="minorHAnsi" w:hAnsiTheme="minorHAnsi" w:cstheme="minorHAnsi"/>
          <w:sz w:val="22"/>
          <w:szCs w:val="22"/>
          <w:rPrChange w:id="4295" w:author="Utente di Microsoft Office" w:date="2019-05-23T00:20:00Z">
            <w:rPr>
              <w:ins w:id="4296" w:author="Utente di Microsoft Office" w:date="2019-05-05T23:48:00Z"/>
              <w:rFonts w:asciiTheme="minorHAnsi" w:hAnsiTheme="minorHAnsi" w:cstheme="minorHAnsi"/>
              <w:sz w:val="22"/>
              <w:szCs w:val="22"/>
              <w:lang w:val="en-US"/>
            </w:rPr>
          </w:rPrChange>
        </w:rPr>
      </w:pPr>
    </w:p>
    <w:p w14:paraId="6EEA0B08" w14:textId="23B625F9" w:rsidR="001657B0" w:rsidRPr="005200AF" w:rsidRDefault="001657B0">
      <w:pPr>
        <w:pStyle w:val="NormalWeb"/>
        <w:rPr>
          <w:ins w:id="4297" w:author="Utente di Microsoft Office" w:date="2019-05-05T23:48:00Z"/>
          <w:rFonts w:asciiTheme="minorHAnsi" w:hAnsiTheme="minorHAnsi" w:cstheme="minorHAnsi"/>
          <w:sz w:val="22"/>
          <w:szCs w:val="22"/>
          <w:rPrChange w:id="4298" w:author="Utente di Microsoft Office" w:date="2019-05-23T00:20:00Z">
            <w:rPr>
              <w:ins w:id="4299" w:author="Utente di Microsoft Office" w:date="2019-05-05T23:48:00Z"/>
              <w:rFonts w:asciiTheme="minorHAnsi" w:hAnsiTheme="minorHAnsi" w:cstheme="minorHAnsi"/>
              <w:sz w:val="22"/>
              <w:szCs w:val="22"/>
              <w:lang w:val="en-US"/>
            </w:rPr>
          </w:rPrChange>
        </w:rPr>
      </w:pPr>
    </w:p>
    <w:p w14:paraId="1DDB82DF" w14:textId="09386E72" w:rsidR="001657B0" w:rsidRPr="005200AF" w:rsidRDefault="001657B0">
      <w:pPr>
        <w:pStyle w:val="NormalWeb"/>
        <w:rPr>
          <w:ins w:id="4300" w:author="Utente di Microsoft Office" w:date="2019-05-05T23:48:00Z"/>
          <w:rFonts w:asciiTheme="minorHAnsi" w:hAnsiTheme="minorHAnsi" w:cstheme="minorHAnsi"/>
          <w:sz w:val="22"/>
          <w:szCs w:val="22"/>
          <w:rPrChange w:id="4301" w:author="Utente di Microsoft Office" w:date="2019-05-23T00:20:00Z">
            <w:rPr>
              <w:ins w:id="4302" w:author="Utente di Microsoft Office" w:date="2019-05-05T23:48:00Z"/>
              <w:rFonts w:asciiTheme="minorHAnsi" w:hAnsiTheme="minorHAnsi" w:cstheme="minorHAnsi"/>
              <w:sz w:val="22"/>
              <w:szCs w:val="22"/>
              <w:lang w:val="en-US"/>
            </w:rPr>
          </w:rPrChange>
        </w:rPr>
      </w:pPr>
    </w:p>
    <w:p w14:paraId="54F1BF30" w14:textId="594081FB" w:rsidR="001657B0" w:rsidRPr="005200AF" w:rsidRDefault="001657B0">
      <w:pPr>
        <w:pStyle w:val="NormalWeb"/>
        <w:rPr>
          <w:ins w:id="4303" w:author="Utente di Microsoft Office" w:date="2019-05-05T23:48:00Z"/>
          <w:rFonts w:asciiTheme="minorHAnsi" w:hAnsiTheme="minorHAnsi" w:cstheme="minorHAnsi"/>
          <w:sz w:val="22"/>
          <w:szCs w:val="22"/>
          <w:rPrChange w:id="4304" w:author="Utente di Microsoft Office" w:date="2019-05-23T00:20:00Z">
            <w:rPr>
              <w:ins w:id="4305" w:author="Utente di Microsoft Office" w:date="2019-05-05T23:48:00Z"/>
              <w:rFonts w:asciiTheme="minorHAnsi" w:hAnsiTheme="minorHAnsi" w:cstheme="minorHAnsi"/>
              <w:sz w:val="22"/>
              <w:szCs w:val="22"/>
              <w:lang w:val="en-US"/>
            </w:rPr>
          </w:rPrChange>
        </w:rPr>
      </w:pPr>
    </w:p>
    <w:p w14:paraId="1AC76974" w14:textId="6F2556DD" w:rsidR="001657B0" w:rsidRPr="005200AF" w:rsidRDefault="001657B0">
      <w:pPr>
        <w:pStyle w:val="NormalWeb"/>
        <w:rPr>
          <w:ins w:id="4306" w:author="Utente di Microsoft Office" w:date="2019-05-05T23:48:00Z"/>
          <w:rFonts w:asciiTheme="minorHAnsi" w:hAnsiTheme="minorHAnsi" w:cstheme="minorHAnsi"/>
          <w:sz w:val="22"/>
          <w:szCs w:val="22"/>
          <w:rPrChange w:id="4307" w:author="Utente di Microsoft Office" w:date="2019-05-23T00:20:00Z">
            <w:rPr>
              <w:ins w:id="4308" w:author="Utente di Microsoft Office" w:date="2019-05-05T23:48:00Z"/>
              <w:rFonts w:asciiTheme="minorHAnsi" w:hAnsiTheme="minorHAnsi" w:cstheme="minorHAnsi"/>
              <w:sz w:val="22"/>
              <w:szCs w:val="22"/>
              <w:lang w:val="en-US"/>
            </w:rPr>
          </w:rPrChange>
        </w:rPr>
      </w:pPr>
    </w:p>
    <w:p w14:paraId="06824051" w14:textId="4DEA29C8" w:rsidR="001657B0" w:rsidRPr="005200AF" w:rsidRDefault="001657B0">
      <w:pPr>
        <w:pStyle w:val="NormalWeb"/>
        <w:rPr>
          <w:ins w:id="4309" w:author="Utente di Microsoft Office" w:date="2019-05-05T23:48:00Z"/>
          <w:rFonts w:asciiTheme="minorHAnsi" w:hAnsiTheme="minorHAnsi" w:cstheme="minorHAnsi"/>
          <w:sz w:val="22"/>
          <w:szCs w:val="22"/>
          <w:rPrChange w:id="4310" w:author="Utente di Microsoft Office" w:date="2019-05-23T00:20:00Z">
            <w:rPr>
              <w:ins w:id="4311" w:author="Utente di Microsoft Office" w:date="2019-05-05T23:48:00Z"/>
              <w:rFonts w:asciiTheme="minorHAnsi" w:hAnsiTheme="minorHAnsi" w:cstheme="minorHAnsi"/>
              <w:sz w:val="22"/>
              <w:szCs w:val="22"/>
              <w:lang w:val="en-US"/>
            </w:rPr>
          </w:rPrChange>
        </w:rPr>
      </w:pPr>
    </w:p>
    <w:p w14:paraId="2B51CD00" w14:textId="7C324FB0" w:rsidR="001657B0" w:rsidRPr="005200AF" w:rsidRDefault="001657B0">
      <w:pPr>
        <w:pStyle w:val="NormalWeb"/>
        <w:rPr>
          <w:ins w:id="4312" w:author="Utente di Microsoft Office" w:date="2019-05-05T23:48:00Z"/>
          <w:rFonts w:asciiTheme="minorHAnsi" w:hAnsiTheme="minorHAnsi" w:cstheme="minorHAnsi"/>
          <w:sz w:val="22"/>
          <w:szCs w:val="22"/>
          <w:rPrChange w:id="4313" w:author="Utente di Microsoft Office" w:date="2019-05-23T00:20:00Z">
            <w:rPr>
              <w:ins w:id="4314" w:author="Utente di Microsoft Office" w:date="2019-05-05T23:48:00Z"/>
              <w:rFonts w:asciiTheme="minorHAnsi" w:hAnsiTheme="minorHAnsi" w:cstheme="minorHAnsi"/>
              <w:sz w:val="22"/>
              <w:szCs w:val="22"/>
              <w:lang w:val="en-US"/>
            </w:rPr>
          </w:rPrChange>
        </w:rPr>
      </w:pPr>
    </w:p>
    <w:p w14:paraId="31281936" w14:textId="77777777" w:rsidR="001657B0" w:rsidRPr="005200AF" w:rsidRDefault="001657B0">
      <w:pPr>
        <w:pStyle w:val="NormalWeb"/>
        <w:rPr>
          <w:ins w:id="4315" w:author="Utente di Microsoft Office" w:date="2019-05-04T07:23:00Z"/>
          <w:rFonts w:asciiTheme="minorHAnsi" w:hAnsiTheme="minorHAnsi" w:cstheme="minorHAnsi"/>
          <w:sz w:val="22"/>
          <w:szCs w:val="22"/>
          <w:rPrChange w:id="4316" w:author="Utente di Microsoft Office" w:date="2019-05-23T00:20:00Z">
            <w:rPr>
              <w:ins w:id="4317" w:author="Utente di Microsoft Office" w:date="2019-05-04T07:23:00Z"/>
              <w:rFonts w:asciiTheme="minorHAnsi" w:hAnsiTheme="minorHAnsi" w:cstheme="minorHAnsi"/>
              <w:sz w:val="22"/>
              <w:szCs w:val="22"/>
              <w:lang w:val="en-US"/>
            </w:rPr>
          </w:rPrChange>
        </w:rPr>
      </w:pPr>
    </w:p>
    <w:p w14:paraId="3C617A65" w14:textId="02A15401" w:rsidR="00F5569F" w:rsidRPr="005200AF" w:rsidRDefault="00F5569F">
      <w:pPr>
        <w:pStyle w:val="NormalWeb"/>
        <w:rPr>
          <w:ins w:id="4318" w:author="Utente di Microsoft Office" w:date="2019-05-04T07:23:00Z"/>
          <w:rFonts w:asciiTheme="minorHAnsi" w:hAnsiTheme="minorHAnsi" w:cstheme="minorHAnsi"/>
          <w:sz w:val="22"/>
          <w:szCs w:val="22"/>
          <w:rPrChange w:id="4319" w:author="Utente di Microsoft Office" w:date="2019-05-23T00:20:00Z">
            <w:rPr>
              <w:ins w:id="4320" w:author="Utente di Microsoft Office" w:date="2019-05-04T07:23:00Z"/>
              <w:rFonts w:asciiTheme="minorHAnsi" w:hAnsiTheme="minorHAnsi" w:cstheme="minorHAnsi"/>
              <w:sz w:val="22"/>
              <w:szCs w:val="22"/>
              <w:lang w:val="en-US"/>
            </w:rPr>
          </w:rPrChange>
        </w:rPr>
      </w:pPr>
    </w:p>
    <w:p w14:paraId="2F01CFAD" w14:textId="77777777" w:rsidR="00F5569F" w:rsidRDefault="00F5569F" w:rsidP="00F5569F">
      <w:pPr>
        <w:pStyle w:val="NormalWeb"/>
        <w:jc w:val="both"/>
        <w:rPr>
          <w:ins w:id="4321" w:author="Utente di Microsoft Office" w:date="2019-05-04T07:23:00Z"/>
          <w:rFonts w:asciiTheme="minorHAnsi" w:hAnsiTheme="minorHAnsi" w:cstheme="minorHAnsi"/>
          <w:sz w:val="16"/>
          <w:szCs w:val="16"/>
        </w:rPr>
      </w:pPr>
      <w:ins w:id="4322" w:author="Utente di Microsoft Office" w:date="2019-05-04T07:23:00Z">
        <w:r w:rsidRPr="00F5569F">
          <w:rPr>
            <w:sz w:val="16"/>
            <w:szCs w:val="16"/>
            <w:rPrChange w:id="4323" w:author="Utente di Microsoft Office" w:date="2019-05-04T07:23:00Z">
              <w:rPr>
                <w:sz w:val="16"/>
                <w:szCs w:val="16"/>
                <w:lang w:val="en-US"/>
              </w:rPr>
            </w:rPrChange>
          </w:rPr>
          <w:t>[1] Modellazione e editing di ontologie - Rappresentazione e algoritmi - Laurea magistrale in Cinema e Media Modulo II Dispensa II</w:t>
        </w:r>
        <w:r>
          <w:rPr>
            <w:rFonts w:asciiTheme="minorHAnsi" w:hAnsiTheme="minorHAnsi" w:cstheme="minorHAnsi"/>
            <w:sz w:val="16"/>
            <w:szCs w:val="16"/>
          </w:rPr>
          <w:t xml:space="preserve"> </w:t>
        </w:r>
      </w:ins>
    </w:p>
    <w:p w14:paraId="7388FA0E" w14:textId="77777777" w:rsidR="00F5569F" w:rsidRPr="00AC33F7" w:rsidRDefault="00F5569F" w:rsidP="00F5569F">
      <w:pPr>
        <w:pStyle w:val="NormalWeb"/>
        <w:jc w:val="both"/>
        <w:rPr>
          <w:ins w:id="4324" w:author="Utente di Microsoft Office" w:date="2019-05-04T07:23:00Z"/>
          <w:sz w:val="16"/>
          <w:szCs w:val="16"/>
          <w:lang w:val="en-US"/>
        </w:rPr>
      </w:pPr>
      <w:ins w:id="4325" w:author="Utente di Microsoft Office" w:date="2019-05-04T07:23:00Z">
        <w:r w:rsidRPr="00AC33F7">
          <w:rPr>
            <w:sz w:val="16"/>
            <w:szCs w:val="16"/>
            <w:lang w:val="en-US"/>
          </w:rPr>
          <w:t>[2] The Alzheimer’s Disease Neuroimaging Initiative Informatics Core: A Decade in Review Arthur W. Toga and Karen L. Crawford</w:t>
        </w:r>
        <w:r>
          <w:rPr>
            <w:sz w:val="16"/>
            <w:szCs w:val="16"/>
            <w:lang w:val="en-US"/>
          </w:rPr>
          <w:t xml:space="preserve"> </w:t>
        </w:r>
        <w:r w:rsidRPr="00AC33F7">
          <w:rPr>
            <w:sz w:val="16"/>
            <w:szCs w:val="16"/>
            <w:lang w:val="en-US"/>
          </w:rPr>
          <w:t xml:space="preserve">Laboratory of Neuro Imaging (LONI), Institute for Neuroimaging and Informatics (INI), University of Southern California, Los Angeles, CA 90033 </w:t>
        </w:r>
      </w:ins>
    </w:p>
    <w:p w14:paraId="02205FA4" w14:textId="3B7F5B44" w:rsidR="00F5569F" w:rsidRPr="00F0281A" w:rsidRDefault="00F5569F" w:rsidP="00F5569F">
      <w:pPr>
        <w:pStyle w:val="NormalWeb"/>
        <w:jc w:val="both"/>
        <w:rPr>
          <w:ins w:id="4326" w:author="Utente di Microsoft Office" w:date="2019-05-05T09:49:00Z"/>
          <w:sz w:val="16"/>
          <w:szCs w:val="16"/>
          <w:rPrChange w:id="4327" w:author="Utente di Microsoft Office" w:date="2019-05-05T09:49:00Z">
            <w:rPr>
              <w:ins w:id="4328" w:author="Utente di Microsoft Office" w:date="2019-05-05T09:49:00Z"/>
              <w:sz w:val="16"/>
              <w:szCs w:val="16"/>
              <w:lang w:val="en-US"/>
            </w:rPr>
          </w:rPrChange>
        </w:rPr>
      </w:pPr>
      <w:ins w:id="4329" w:author="Utente di Microsoft Office" w:date="2019-05-04T07:23:00Z">
        <w:r w:rsidRPr="00F0281A">
          <w:rPr>
            <w:sz w:val="16"/>
            <w:szCs w:val="16"/>
            <w:rPrChange w:id="4330" w:author="Utente di Microsoft Office" w:date="2019-05-05T09:49:00Z">
              <w:rPr>
                <w:rFonts w:asciiTheme="minorHAnsi" w:hAnsiTheme="minorHAnsi" w:cstheme="minorHAnsi"/>
                <w:sz w:val="22"/>
                <w:szCs w:val="22"/>
                <w:lang w:val="en-US"/>
              </w:rPr>
            </w:rPrChange>
          </w:rPr>
          <w:t xml:space="preserve">[3] </w:t>
        </w:r>
      </w:ins>
      <w:ins w:id="4331" w:author="Utente di Microsoft Office" w:date="2019-05-04T07:24:00Z">
        <w:r w:rsidRPr="00F0281A">
          <w:rPr>
            <w:sz w:val="16"/>
            <w:szCs w:val="16"/>
            <w:rPrChange w:id="4332" w:author="Utente di Microsoft Office" w:date="2019-05-05T09:49:00Z">
              <w:rPr>
                <w:rFonts w:ascii="TimesNewRoman" w:hAnsi="TimesNewRoman"/>
                <w:sz w:val="40"/>
                <w:szCs w:val="40"/>
              </w:rPr>
            </w:rPrChange>
          </w:rPr>
          <w:t xml:space="preserve">Introduzione a RDF (Resource </w:t>
        </w:r>
        <w:proofErr w:type="spellStart"/>
        <w:r w:rsidRPr="00F0281A">
          <w:rPr>
            <w:sz w:val="16"/>
            <w:szCs w:val="16"/>
            <w:rPrChange w:id="4333" w:author="Utente di Microsoft Office" w:date="2019-05-05T09:49:00Z">
              <w:rPr>
                <w:rFonts w:ascii="TimesNewRoman" w:hAnsi="TimesNewRoman"/>
                <w:sz w:val="40"/>
                <w:szCs w:val="40"/>
              </w:rPr>
            </w:rPrChange>
          </w:rPr>
          <w:t>Description</w:t>
        </w:r>
        <w:proofErr w:type="spellEnd"/>
        <w:r w:rsidRPr="00F0281A">
          <w:rPr>
            <w:sz w:val="16"/>
            <w:szCs w:val="16"/>
            <w:rPrChange w:id="4334" w:author="Utente di Microsoft Office" w:date="2019-05-05T09:49:00Z">
              <w:rPr>
                <w:rFonts w:ascii="TimesNewRoman" w:hAnsi="TimesNewRoman"/>
                <w:sz w:val="40"/>
                <w:szCs w:val="40"/>
              </w:rPr>
            </w:rPrChange>
          </w:rPr>
          <w:t xml:space="preserve"> Framework)</w:t>
        </w:r>
        <w:r w:rsidRPr="00F0281A">
          <w:rPr>
            <w:sz w:val="16"/>
            <w:szCs w:val="16"/>
            <w:rPrChange w:id="4335" w:author="Utente di Microsoft Office" w:date="2019-05-05T09:49:00Z">
              <w:rPr>
                <w:sz w:val="16"/>
                <w:szCs w:val="16"/>
                <w:lang w:val="en-US"/>
              </w:rPr>
            </w:rPrChange>
          </w:rPr>
          <w:t xml:space="preserve"> </w:t>
        </w:r>
      </w:ins>
      <w:ins w:id="4336" w:author="Utente di Microsoft Office" w:date="2019-05-05T09:49:00Z">
        <w:r w:rsidR="00F0281A">
          <w:rPr>
            <w:sz w:val="16"/>
            <w:szCs w:val="16"/>
            <w:lang w:val="en-US"/>
          </w:rPr>
          <w:fldChar w:fldCharType="begin"/>
        </w:r>
        <w:r w:rsidR="00F0281A" w:rsidRPr="00F0281A">
          <w:rPr>
            <w:sz w:val="16"/>
            <w:szCs w:val="16"/>
            <w:rPrChange w:id="4337" w:author="Utente di Microsoft Office" w:date="2019-05-05T09:49:00Z">
              <w:rPr>
                <w:sz w:val="16"/>
                <w:szCs w:val="16"/>
                <w:lang w:val="en-US"/>
              </w:rPr>
            </w:rPrChange>
          </w:rPr>
          <w:instrText xml:space="preserve"> HYPERLINK "</w:instrText>
        </w:r>
      </w:ins>
      <w:ins w:id="4338" w:author="Utente di Microsoft Office" w:date="2019-05-04T07:23:00Z">
        <w:r w:rsidR="00F0281A" w:rsidRPr="00F0281A">
          <w:rPr>
            <w:sz w:val="16"/>
            <w:szCs w:val="16"/>
            <w:rPrChange w:id="4339" w:author="Utente di Microsoft Office" w:date="2019-05-05T09:49:00Z">
              <w:rPr>
                <w:rFonts w:asciiTheme="minorHAnsi" w:hAnsiTheme="minorHAnsi" w:cstheme="minorHAnsi"/>
                <w:sz w:val="22"/>
                <w:szCs w:val="22"/>
                <w:lang w:val="en-US"/>
              </w:rPr>
            </w:rPrChange>
          </w:rPr>
          <w:instrText>http://www.ce.unipr.it/people/bianchi/Teaching/</w:instrText>
        </w:r>
      </w:ins>
      <w:ins w:id="4340" w:author="Utente di Microsoft Office" w:date="2019-05-05T09:49:00Z">
        <w:r w:rsidR="00F0281A" w:rsidRPr="00F0281A">
          <w:rPr>
            <w:sz w:val="16"/>
            <w:szCs w:val="16"/>
            <w:rPrChange w:id="4341" w:author="Utente di Microsoft Office" w:date="2019-05-05T09:49:00Z">
              <w:rPr>
                <w:sz w:val="16"/>
                <w:szCs w:val="16"/>
                <w:lang w:val="en-US"/>
              </w:rPr>
            </w:rPrChange>
          </w:rPr>
          <w:instrText xml:space="preserve">" </w:instrText>
        </w:r>
        <w:r w:rsidR="00F0281A">
          <w:rPr>
            <w:sz w:val="16"/>
            <w:szCs w:val="16"/>
            <w:lang w:val="en-US"/>
          </w:rPr>
          <w:fldChar w:fldCharType="separate"/>
        </w:r>
      </w:ins>
      <w:ins w:id="4342" w:author="Utente di Microsoft Office" w:date="2019-05-04T07:23:00Z">
        <w:r w:rsidR="00F0281A" w:rsidRPr="00F0281A">
          <w:rPr>
            <w:rStyle w:val="Hyperlink"/>
            <w:sz w:val="16"/>
            <w:szCs w:val="16"/>
            <w:rPrChange w:id="4343" w:author="Utente di Microsoft Office" w:date="2019-05-05T09:49:00Z">
              <w:rPr>
                <w:rFonts w:asciiTheme="minorHAnsi" w:hAnsiTheme="minorHAnsi" w:cstheme="minorHAnsi"/>
                <w:sz w:val="22"/>
                <w:szCs w:val="22"/>
                <w:lang w:val="en-US"/>
              </w:rPr>
            </w:rPrChange>
          </w:rPr>
          <w:t>http://www.ce.unipr.it/people/bianchi/Teaching/</w:t>
        </w:r>
      </w:ins>
      <w:ins w:id="4344" w:author="Utente di Microsoft Office" w:date="2019-05-05T09:49:00Z">
        <w:r w:rsidR="00F0281A">
          <w:rPr>
            <w:sz w:val="16"/>
            <w:szCs w:val="16"/>
            <w:lang w:val="en-US"/>
          </w:rPr>
          <w:fldChar w:fldCharType="end"/>
        </w:r>
      </w:ins>
    </w:p>
    <w:p w14:paraId="2E728C52" w14:textId="4AB07C95" w:rsidR="00F0281A" w:rsidRDefault="00F0281A" w:rsidP="00F0281A">
      <w:pPr>
        <w:pStyle w:val="NormalWeb"/>
        <w:jc w:val="both"/>
        <w:rPr>
          <w:ins w:id="4345" w:author="Utente di Microsoft Office" w:date="2019-05-05T22:23:00Z"/>
          <w:sz w:val="16"/>
          <w:szCs w:val="16"/>
        </w:rPr>
      </w:pPr>
      <w:ins w:id="4346" w:author="Utente di Microsoft Office" w:date="2019-05-05T09:49:00Z">
        <w:r w:rsidRPr="00F0281A">
          <w:rPr>
            <w:sz w:val="16"/>
            <w:szCs w:val="16"/>
            <w:rPrChange w:id="4347" w:author="Utente di Microsoft Office" w:date="2019-05-05T09:49:00Z">
              <w:rPr>
                <w:sz w:val="16"/>
                <w:szCs w:val="16"/>
                <w:vertAlign w:val="subscript"/>
                <w:lang w:val="en-US"/>
              </w:rPr>
            </w:rPrChange>
          </w:rPr>
          <w:t xml:space="preserve">[4] </w:t>
        </w:r>
        <w:r w:rsidRPr="00F0281A">
          <w:rPr>
            <w:sz w:val="16"/>
            <w:szCs w:val="16"/>
            <w:rPrChange w:id="4348" w:author="Utente di Microsoft Office" w:date="2019-05-05T09:49:00Z">
              <w:rPr>
                <w:rFonts w:ascii="Helvetica" w:hAnsi="Helvetica"/>
                <w:b/>
                <w:bCs/>
                <w:sz w:val="50"/>
                <w:szCs w:val="50"/>
              </w:rPr>
            </w:rPrChange>
          </w:rPr>
          <w:t xml:space="preserve">Web Semantico </w:t>
        </w:r>
        <w:r w:rsidRPr="00F0281A">
          <w:rPr>
            <w:sz w:val="16"/>
            <w:szCs w:val="16"/>
            <w:rPrChange w:id="4349" w:author="Utente di Microsoft Office" w:date="2019-05-05T09:49:00Z">
              <w:rPr>
                <w:rFonts w:ascii="Helvetica" w:hAnsi="Helvetica"/>
                <w:sz w:val="20"/>
                <w:szCs w:val="20"/>
              </w:rPr>
            </w:rPrChange>
          </w:rPr>
          <w:t xml:space="preserve">da un sogno di Tim </w:t>
        </w:r>
        <w:proofErr w:type="spellStart"/>
        <w:r w:rsidRPr="00F0281A">
          <w:rPr>
            <w:sz w:val="16"/>
            <w:szCs w:val="16"/>
            <w:rPrChange w:id="4350" w:author="Utente di Microsoft Office" w:date="2019-05-05T09:49:00Z">
              <w:rPr>
                <w:rFonts w:ascii="Helvetica" w:hAnsi="Helvetica"/>
                <w:sz w:val="20"/>
                <w:szCs w:val="20"/>
              </w:rPr>
            </w:rPrChange>
          </w:rPr>
          <w:t>Berners</w:t>
        </w:r>
        <w:proofErr w:type="spellEnd"/>
        <w:r w:rsidRPr="00F0281A">
          <w:rPr>
            <w:sz w:val="16"/>
            <w:szCs w:val="16"/>
            <w:rPrChange w:id="4351" w:author="Utente di Microsoft Office" w:date="2019-05-05T09:49:00Z">
              <w:rPr>
                <w:rFonts w:ascii="Helvetica" w:hAnsi="Helvetica"/>
                <w:sz w:val="20"/>
                <w:szCs w:val="20"/>
              </w:rPr>
            </w:rPrChange>
          </w:rPr>
          <w:t xml:space="preserve">-Lee </w:t>
        </w:r>
        <w:r w:rsidRPr="00F0281A">
          <w:rPr>
            <w:sz w:val="16"/>
            <w:szCs w:val="16"/>
            <w:rPrChange w:id="4352" w:author="Utente di Microsoft Office" w:date="2019-05-05T09:49:00Z">
              <w:rPr>
                <w:rFonts w:ascii="Helvetica" w:hAnsi="Helvetica"/>
                <w:sz w:val="28"/>
                <w:szCs w:val="28"/>
              </w:rPr>
            </w:rPrChange>
          </w:rPr>
          <w:t xml:space="preserve">Silvio Peroni </w:t>
        </w:r>
      </w:ins>
    </w:p>
    <w:p w14:paraId="5A665007" w14:textId="1C7F6CE4" w:rsidR="00170210" w:rsidRDefault="00170210" w:rsidP="00170210">
      <w:pPr>
        <w:pStyle w:val="NormalWeb"/>
        <w:jc w:val="both"/>
        <w:rPr>
          <w:ins w:id="4353" w:author="Utente di Microsoft Office" w:date="2019-05-05T22:39:00Z"/>
          <w:sz w:val="16"/>
          <w:szCs w:val="16"/>
        </w:rPr>
      </w:pPr>
      <w:ins w:id="4354" w:author="Utente di Microsoft Office" w:date="2019-05-05T22:23:00Z">
        <w:r>
          <w:rPr>
            <w:sz w:val="16"/>
            <w:szCs w:val="16"/>
          </w:rPr>
          <w:t xml:space="preserve">[5] </w:t>
        </w:r>
      </w:ins>
      <w:ins w:id="4355" w:author="Utente di Microsoft Office" w:date="2019-05-05T22:24:00Z">
        <w:r w:rsidRPr="00170210">
          <w:rPr>
            <w:sz w:val="16"/>
            <w:szCs w:val="16"/>
            <w:rPrChange w:id="4356" w:author="Utente di Microsoft Office" w:date="2019-05-05T22:25:00Z">
              <w:rPr>
                <w:rFonts w:ascii="Georgia" w:hAnsi="Georgia"/>
                <w:b/>
                <w:bCs/>
                <w:color w:val="000000"/>
                <w:sz w:val="43"/>
                <w:szCs w:val="43"/>
              </w:rPr>
            </w:rPrChange>
          </w:rPr>
          <w:t xml:space="preserve">Reificazione (informatica) </w:t>
        </w:r>
      </w:ins>
      <w:ins w:id="4357" w:author="Utente di Microsoft Office" w:date="2019-05-05T22:39:00Z">
        <w:r w:rsidR="009F772A">
          <w:rPr>
            <w:sz w:val="16"/>
            <w:szCs w:val="16"/>
          </w:rPr>
          <w:fldChar w:fldCharType="begin"/>
        </w:r>
        <w:r w:rsidR="009F772A">
          <w:rPr>
            <w:sz w:val="16"/>
            <w:szCs w:val="16"/>
          </w:rPr>
          <w:instrText xml:space="preserve"> HYPERLINK "</w:instrText>
        </w:r>
      </w:ins>
      <w:ins w:id="4358" w:author="Utente di Microsoft Office" w:date="2019-05-05T22:25:00Z">
        <w:r w:rsidR="009F772A" w:rsidRPr="00170210">
          <w:rPr>
            <w:sz w:val="16"/>
            <w:szCs w:val="16"/>
            <w:rPrChange w:id="4359" w:author="Utente di Microsoft Office" w:date="2019-05-05T22:25:00Z">
              <w:rPr>
                <w:rFonts w:ascii="Georgia" w:hAnsi="Georgia"/>
                <w:color w:val="000000"/>
                <w:sz w:val="43"/>
                <w:szCs w:val="43"/>
              </w:rPr>
            </w:rPrChange>
          </w:rPr>
          <w:instrText>https://it.wikipedia.org/wiki/Reificazione_(informatica)</w:instrText>
        </w:r>
      </w:ins>
      <w:ins w:id="4360" w:author="Utente di Microsoft Office" w:date="2019-05-05T22:39:00Z">
        <w:r w:rsidR="009F772A">
          <w:rPr>
            <w:sz w:val="16"/>
            <w:szCs w:val="16"/>
          </w:rPr>
          <w:instrText xml:space="preserve">" </w:instrText>
        </w:r>
        <w:r w:rsidR="009F772A">
          <w:rPr>
            <w:sz w:val="16"/>
            <w:szCs w:val="16"/>
          </w:rPr>
          <w:fldChar w:fldCharType="separate"/>
        </w:r>
      </w:ins>
      <w:ins w:id="4361" w:author="Utente di Microsoft Office" w:date="2019-05-05T22:25:00Z">
        <w:r w:rsidR="009F772A" w:rsidRPr="00826BCE">
          <w:rPr>
            <w:rStyle w:val="Hyperlink"/>
            <w:sz w:val="16"/>
            <w:szCs w:val="16"/>
            <w:rPrChange w:id="4362" w:author="Utente di Microsoft Office" w:date="2019-05-05T22:25:00Z">
              <w:rPr>
                <w:rFonts w:ascii="Georgia" w:hAnsi="Georgia"/>
                <w:color w:val="000000"/>
                <w:sz w:val="43"/>
                <w:szCs w:val="43"/>
              </w:rPr>
            </w:rPrChange>
          </w:rPr>
          <w:t>https://it.wikipedia.org/wiki/Reificazione_(informatica)</w:t>
        </w:r>
      </w:ins>
      <w:ins w:id="4363" w:author="Utente di Microsoft Office" w:date="2019-05-05T22:39:00Z">
        <w:r w:rsidR="009F772A">
          <w:rPr>
            <w:sz w:val="16"/>
            <w:szCs w:val="16"/>
          </w:rPr>
          <w:fldChar w:fldCharType="end"/>
        </w:r>
      </w:ins>
    </w:p>
    <w:p w14:paraId="1C92C67B" w14:textId="69DA3357" w:rsidR="009F772A" w:rsidRPr="009F772A" w:rsidRDefault="009F772A">
      <w:pPr>
        <w:pStyle w:val="NormalWeb"/>
        <w:jc w:val="both"/>
        <w:rPr>
          <w:ins w:id="4364" w:author="Utente di Microsoft Office" w:date="2019-05-05T22:39:00Z"/>
        </w:rPr>
        <w:pPrChange w:id="4365" w:author="Utente di Microsoft Office" w:date="2019-05-05T22:40:00Z">
          <w:pPr>
            <w:pStyle w:val="NormalWeb"/>
            <w:shd w:val="clear" w:color="auto" w:fill="FFFFFF"/>
          </w:pPr>
        </w:pPrChange>
      </w:pPr>
      <w:ins w:id="4366" w:author="Utente di Microsoft Office" w:date="2019-05-05T22:39:00Z">
        <w:r w:rsidRPr="009F772A">
          <w:rPr>
            <w:sz w:val="16"/>
            <w:szCs w:val="16"/>
          </w:rPr>
          <w:t>[6</w:t>
        </w:r>
        <w:r w:rsidRPr="00207CFB">
          <w:rPr>
            <w:sz w:val="16"/>
            <w:szCs w:val="16"/>
          </w:rPr>
          <w:t>]</w:t>
        </w:r>
        <w:r w:rsidRPr="00CB05FE">
          <w:rPr>
            <w:sz w:val="16"/>
            <w:szCs w:val="16"/>
          </w:rPr>
          <w:t xml:space="preserve"> </w:t>
        </w:r>
        <w:r w:rsidRPr="009F772A">
          <w:rPr>
            <w:sz w:val="16"/>
            <w:szCs w:val="16"/>
            <w:rPrChange w:id="4367" w:author="Utente di Microsoft Office" w:date="2019-05-05T22:40:00Z">
              <w:rPr>
                <w:rFonts w:ascii="TimesNewRoman,Bold" w:hAnsi="TimesNewRoman,Bold"/>
                <w:sz w:val="32"/>
                <w:szCs w:val="32"/>
              </w:rPr>
            </w:rPrChange>
          </w:rPr>
          <w:t>OWL Linguaggio Ontologico per il Web Guida www.w3c.org</w:t>
        </w:r>
      </w:ins>
    </w:p>
    <w:p w14:paraId="427F4642" w14:textId="0D7D39CD" w:rsidR="009F772A" w:rsidRPr="00170210" w:rsidRDefault="009F772A">
      <w:pPr>
        <w:pStyle w:val="NormalWeb"/>
        <w:jc w:val="both"/>
        <w:rPr>
          <w:ins w:id="4368" w:author="Utente di Microsoft Office" w:date="2019-05-05T22:24:00Z"/>
          <w:b/>
          <w:bCs/>
          <w:sz w:val="16"/>
          <w:szCs w:val="16"/>
          <w:rPrChange w:id="4369" w:author="Utente di Microsoft Office" w:date="2019-05-05T22:25:00Z">
            <w:rPr>
              <w:ins w:id="4370" w:author="Utente di Microsoft Office" w:date="2019-05-05T22:24:00Z"/>
              <w:rFonts w:ascii="Georgia" w:hAnsi="Georgia"/>
              <w:b w:val="0"/>
              <w:bCs w:val="0"/>
              <w:color w:val="000000"/>
              <w:sz w:val="43"/>
              <w:szCs w:val="43"/>
            </w:rPr>
          </w:rPrChange>
        </w:rPr>
        <w:pPrChange w:id="4371" w:author="Utente di Microsoft Office" w:date="2019-05-05T22:25:00Z">
          <w:pPr>
            <w:pStyle w:val="Heading1"/>
            <w:pBdr>
              <w:bottom w:val="single" w:sz="6" w:space="0" w:color="A2A9B1"/>
            </w:pBdr>
            <w:shd w:val="clear" w:color="auto" w:fill="FFFFFF"/>
            <w:spacing w:before="0" w:beforeAutospacing="0" w:after="60" w:afterAutospacing="0"/>
          </w:pPr>
        </w:pPrChange>
      </w:pPr>
    </w:p>
    <w:p w14:paraId="6FA84415" w14:textId="66542B61" w:rsidR="00170210" w:rsidRPr="00F0281A" w:rsidRDefault="00170210">
      <w:pPr>
        <w:pStyle w:val="NormalWeb"/>
        <w:jc w:val="both"/>
        <w:rPr>
          <w:ins w:id="4372" w:author="Utente di Microsoft Office" w:date="2019-05-05T09:49:00Z"/>
          <w:sz w:val="16"/>
          <w:szCs w:val="16"/>
          <w:rPrChange w:id="4373" w:author="Utente di Microsoft Office" w:date="2019-05-05T09:49:00Z">
            <w:rPr>
              <w:ins w:id="4374" w:author="Utente di Microsoft Office" w:date="2019-05-05T09:49:00Z"/>
            </w:rPr>
          </w:rPrChange>
        </w:rPr>
        <w:pPrChange w:id="4375" w:author="Utente di Microsoft Office" w:date="2019-05-05T09:49:00Z">
          <w:pPr>
            <w:spacing w:before="100" w:beforeAutospacing="1" w:after="100" w:afterAutospacing="1"/>
          </w:pPr>
        </w:pPrChange>
      </w:pPr>
    </w:p>
    <w:p w14:paraId="7D1EBE36" w14:textId="1B94AED4" w:rsidR="00F0281A" w:rsidRPr="00F0281A" w:rsidRDefault="00F0281A">
      <w:pPr>
        <w:pStyle w:val="NormalWeb"/>
        <w:jc w:val="both"/>
        <w:rPr>
          <w:ins w:id="4376" w:author="Utente di Microsoft Office" w:date="2019-05-04T07:23:00Z"/>
          <w:sz w:val="16"/>
          <w:szCs w:val="16"/>
          <w:vertAlign w:val="subscript"/>
          <w:rPrChange w:id="4377" w:author="Utente di Microsoft Office" w:date="2019-05-05T09:49:00Z">
            <w:rPr>
              <w:ins w:id="4378" w:author="Utente di Microsoft Office" w:date="2019-05-04T07:23:00Z"/>
              <w:rFonts w:asciiTheme="minorHAnsi" w:hAnsiTheme="minorHAnsi" w:cstheme="minorHAnsi"/>
              <w:sz w:val="16"/>
              <w:szCs w:val="16"/>
              <w:lang w:val="en-US"/>
            </w:rPr>
          </w:rPrChange>
        </w:rPr>
        <w:pPrChange w:id="4379" w:author="Utente di Microsoft Office" w:date="2019-05-04T07:25:00Z">
          <w:pPr>
            <w:pStyle w:val="NormalWeb"/>
          </w:pPr>
        </w:pPrChange>
      </w:pPr>
    </w:p>
    <w:p w14:paraId="13575793" w14:textId="77777777" w:rsidR="00AA3DD6" w:rsidRPr="00F0281A" w:rsidRDefault="00AA3DD6">
      <w:pPr>
        <w:pStyle w:val="NormalWeb"/>
        <w:rPr>
          <w:sz w:val="22"/>
          <w:szCs w:val="22"/>
          <w:rPrChange w:id="4380" w:author="Utente di Microsoft Office" w:date="2019-05-05T09:49:00Z">
            <w:rPr>
              <w:lang w:val="en-US"/>
            </w:rPr>
          </w:rPrChange>
        </w:rPr>
        <w:pPrChange w:id="4381" w:author="francesco" w:date="2019-05-02T15:41:00Z">
          <w:pPr>
            <w:jc w:val="both"/>
          </w:pPr>
        </w:pPrChange>
      </w:pPr>
    </w:p>
    <w:sectPr w:rsidR="00AA3DD6" w:rsidRPr="00F0281A" w:rsidSect="00E40131">
      <w:pgSz w:w="11906" w:h="16838"/>
      <w:pgMar w:top="1417" w:right="1134" w:bottom="1134" w:left="1134"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75" w:author="francesco" w:date="2019-05-03T09:53:00Z" w:initials="f">
    <w:p w14:paraId="1CDD82FB" w14:textId="77777777" w:rsidR="00A47ACB" w:rsidRDefault="00A47ACB" w:rsidP="003C188B">
      <w:pPr>
        <w:pStyle w:val="CommentText"/>
      </w:pPr>
      <w:r>
        <w:rPr>
          <w:rStyle w:val="CommentReference"/>
          <w:rFonts w:eastAsia="OpenSymbol"/>
        </w:rPr>
        <w:annotationRef/>
      </w:r>
      <w:r>
        <w:rPr>
          <w:rStyle w:val="CommentReference"/>
          <w:rFonts w:eastAsia="OpenSymbol"/>
        </w:rPr>
        <w:t>Datatype e Object property è terminologia OWL, quindi non li anticiperei qui.</w:t>
      </w:r>
    </w:p>
  </w:comment>
  <w:comment w:id="1781" w:author="francesco" w:date="2019-04-24T15:05:00Z" w:initials="f">
    <w:p w14:paraId="78F6A661" w14:textId="77777777" w:rsidR="00A47ACB" w:rsidRDefault="00A47ACB" w:rsidP="003C188B">
      <w:pPr>
        <w:pStyle w:val="CommentText"/>
      </w:pPr>
      <w:r>
        <w:t xml:space="preserve">Non </w:t>
      </w:r>
      <w:r>
        <w:rPr>
          <w:rStyle w:val="CommentReference"/>
          <w:rFonts w:eastAsia="OpenSymbol"/>
        </w:rPr>
        <w:annotationRef/>
      </w:r>
      <w:r>
        <w:t>chiaro!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DD82FB" w15:done="0"/>
  <w15:commentEx w15:paraId="78F6A6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DD82FB" w16cid:durableId="2077B19F"/>
  <w16cid:commentId w16cid:paraId="78F6A661" w16cid:durableId="2077B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EB86E" w14:textId="77777777" w:rsidR="00DA06C8" w:rsidRDefault="00DA06C8" w:rsidP="00BE0BB9">
      <w:r>
        <w:separator/>
      </w:r>
    </w:p>
  </w:endnote>
  <w:endnote w:type="continuationSeparator" w:id="0">
    <w:p w14:paraId="6BA2D171" w14:textId="77777777" w:rsidR="00DA06C8" w:rsidRDefault="00DA06C8" w:rsidP="00BE0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ato">
    <w:altName w:val="Calibri"/>
    <w:panose1 w:val="020B0604020202020204"/>
    <w:charset w:val="00"/>
    <w:family w:val="swiss"/>
    <w:pitch w:val="variable"/>
    <w:sig w:usb0="A00000AF" w:usb1="5000604B" w:usb2="00000000" w:usb3="00000000" w:csb0="00000093" w:csb1="00000000"/>
  </w:font>
  <w:font w:name="TimesNewRomanPSMT">
    <w:altName w:val="Times New Roman"/>
    <w:panose1 w:val="020B0604020202020204"/>
    <w:charset w:val="00"/>
    <w:family w:val="roman"/>
    <w:notTrueType/>
    <w:pitch w:val="default"/>
  </w:font>
  <w:font w:name="TimesNewRoman">
    <w:altName w:val="Times New Roman"/>
    <w:panose1 w:val="020B0604020202020204"/>
    <w:charset w:val="00"/>
    <w:family w:val="roman"/>
    <w:notTrueType/>
    <w:pitch w:val="default"/>
  </w:font>
  <w:font w:name="Arial,Italic">
    <w:altName w:val="Arial"/>
    <w:panose1 w:val="020B0604020202020204"/>
    <w:charset w:val="00"/>
    <w:family w:val="roman"/>
    <w:notTrueType/>
    <w:pitch w:val="default"/>
  </w:font>
  <w:font w:name="TimesNewRoman,Italic">
    <w:altName w:val="Times New Roman"/>
    <w:panose1 w:val="020B0604020202020204"/>
    <w:charset w:val="00"/>
    <w:family w:val="roman"/>
    <w:notTrueType/>
    <w:pitch w:val="default"/>
  </w:font>
  <w:font w:name="CourierNew">
    <w:altName w:val="Courier New"/>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ourierNew,Bold">
    <w:altName w:val="Courier New"/>
    <w:panose1 w:val="020B0604020202020204"/>
    <w:charset w:val="00"/>
    <w:family w:val="roman"/>
    <w:notTrueType/>
    <w:pitch w:val="default"/>
  </w:font>
  <w:font w:name="TimesNewRoman,Bold">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83B65" w14:textId="77777777" w:rsidR="00DA06C8" w:rsidRDefault="00DA06C8" w:rsidP="00BE0BB9">
      <w:r>
        <w:separator/>
      </w:r>
    </w:p>
  </w:footnote>
  <w:footnote w:type="continuationSeparator" w:id="0">
    <w:p w14:paraId="12F0515D" w14:textId="77777777" w:rsidR="00DA06C8" w:rsidRDefault="00DA06C8" w:rsidP="00BE0BB9">
      <w:r>
        <w:continuationSeparator/>
      </w:r>
    </w:p>
  </w:footnote>
  <w:footnote w:id="1">
    <w:p w14:paraId="6C9FF9C0" w14:textId="77777777" w:rsidR="00A47ACB" w:rsidRDefault="00A47ACB">
      <w:pPr>
        <w:pStyle w:val="FootnoteText"/>
      </w:pPr>
      <w:ins w:id="404" w:author="francesco" w:date="2019-05-02T10:10:00Z">
        <w:r>
          <w:rPr>
            <w:rStyle w:val="FootnoteReference"/>
          </w:rPr>
          <w:footnoteRef/>
        </w:r>
        <w:r>
          <w:t xml:space="preserve"> </w:t>
        </w:r>
        <w:r w:rsidRPr="00BE0BB9">
          <w:t>https://www.efpia.eu/</w:t>
        </w:r>
      </w:ins>
    </w:p>
  </w:footnote>
  <w:footnote w:id="2">
    <w:p w14:paraId="503D351B" w14:textId="77777777" w:rsidR="00A47ACB" w:rsidRDefault="00A47ACB">
      <w:pPr>
        <w:pStyle w:val="FootnoteText"/>
      </w:pPr>
      <w:ins w:id="433" w:author="francesco" w:date="2019-05-02T10:13:00Z">
        <w:r>
          <w:rPr>
            <w:rStyle w:val="FootnoteReference"/>
          </w:rPr>
          <w:footnoteRef/>
        </w:r>
        <w:r>
          <w:t xml:space="preserve"> </w:t>
        </w:r>
        <w:r w:rsidRPr="00BE0BB9">
          <w:t>https://www.imi.europa.eu/</w:t>
        </w:r>
      </w:ins>
    </w:p>
  </w:footnote>
  <w:footnote w:id="3">
    <w:p w14:paraId="572B3E79" w14:textId="77777777" w:rsidR="00A47ACB" w:rsidRDefault="00A47ACB">
      <w:pPr>
        <w:pStyle w:val="FootnoteText"/>
      </w:pPr>
      <w:ins w:id="563" w:author="francesco" w:date="2019-05-02T12:01:00Z">
        <w:r>
          <w:rPr>
            <w:rStyle w:val="FootnoteReference"/>
          </w:rPr>
          <w:footnoteRef/>
        </w:r>
        <w:r>
          <w:t xml:space="preserve"> </w:t>
        </w:r>
        <w:r w:rsidRPr="005472B7">
          <w:t>https://www.synapse.org/#!Synapse:syn2790911/wiki/235388</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2C51"/>
    <w:multiLevelType w:val="hybridMultilevel"/>
    <w:tmpl w:val="941E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2503"/>
    <w:multiLevelType w:val="hybridMultilevel"/>
    <w:tmpl w:val="5BC2A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23195"/>
    <w:multiLevelType w:val="multilevel"/>
    <w:tmpl w:val="D6DE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E5AB3"/>
    <w:multiLevelType w:val="hybridMultilevel"/>
    <w:tmpl w:val="959C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32ABA"/>
    <w:multiLevelType w:val="hybridMultilevel"/>
    <w:tmpl w:val="3182CC24"/>
    <w:lvl w:ilvl="0" w:tplc="03E6DAD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D106E"/>
    <w:multiLevelType w:val="multilevel"/>
    <w:tmpl w:val="1246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2A4637"/>
    <w:multiLevelType w:val="hybridMultilevel"/>
    <w:tmpl w:val="CA02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953BBF"/>
    <w:multiLevelType w:val="hybridMultilevel"/>
    <w:tmpl w:val="91BE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597C38"/>
    <w:multiLevelType w:val="hybridMultilevel"/>
    <w:tmpl w:val="A70E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552B0D"/>
    <w:multiLevelType w:val="multilevel"/>
    <w:tmpl w:val="C0028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4537776"/>
    <w:multiLevelType w:val="multilevel"/>
    <w:tmpl w:val="5E30D4F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5E19C3"/>
    <w:multiLevelType w:val="hybridMultilevel"/>
    <w:tmpl w:val="FA8ED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0868DD"/>
    <w:multiLevelType w:val="multilevel"/>
    <w:tmpl w:val="7CC2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860978"/>
    <w:multiLevelType w:val="multilevel"/>
    <w:tmpl w:val="DCE0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C77E6E"/>
    <w:multiLevelType w:val="hybridMultilevel"/>
    <w:tmpl w:val="2EA00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675CF5"/>
    <w:multiLevelType w:val="hybridMultilevel"/>
    <w:tmpl w:val="C61CC1E8"/>
    <w:lvl w:ilvl="0" w:tplc="8158B5B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1B2C05"/>
    <w:multiLevelType w:val="hybridMultilevel"/>
    <w:tmpl w:val="EC4CB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13"/>
  </w:num>
  <w:num w:numId="5">
    <w:abstractNumId w:val="12"/>
  </w:num>
  <w:num w:numId="6">
    <w:abstractNumId w:val="3"/>
  </w:num>
  <w:num w:numId="7">
    <w:abstractNumId w:val="8"/>
  </w:num>
  <w:num w:numId="8">
    <w:abstractNumId w:val="6"/>
  </w:num>
  <w:num w:numId="9">
    <w:abstractNumId w:val="0"/>
  </w:num>
  <w:num w:numId="10">
    <w:abstractNumId w:val="1"/>
  </w:num>
  <w:num w:numId="11">
    <w:abstractNumId w:val="14"/>
  </w:num>
  <w:num w:numId="12">
    <w:abstractNumId w:val="11"/>
  </w:num>
  <w:num w:numId="13">
    <w:abstractNumId w:val="16"/>
  </w:num>
  <w:num w:numId="14">
    <w:abstractNumId w:val="4"/>
  </w:num>
  <w:num w:numId="15">
    <w:abstractNumId w:val="2"/>
  </w:num>
  <w:num w:numId="16">
    <w:abstractNumId w:val="7"/>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trackRevisions/>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01B"/>
    <w:rsid w:val="00004D9B"/>
    <w:rsid w:val="00005B6C"/>
    <w:rsid w:val="00007F89"/>
    <w:rsid w:val="00010168"/>
    <w:rsid w:val="000125AE"/>
    <w:rsid w:val="000139AD"/>
    <w:rsid w:val="0002456D"/>
    <w:rsid w:val="00035B65"/>
    <w:rsid w:val="0003702F"/>
    <w:rsid w:val="00055CA7"/>
    <w:rsid w:val="00060231"/>
    <w:rsid w:val="00060D42"/>
    <w:rsid w:val="0006440F"/>
    <w:rsid w:val="00066F98"/>
    <w:rsid w:val="00067E77"/>
    <w:rsid w:val="00067F0B"/>
    <w:rsid w:val="00070976"/>
    <w:rsid w:val="00073BAE"/>
    <w:rsid w:val="00076C54"/>
    <w:rsid w:val="000806C8"/>
    <w:rsid w:val="00081501"/>
    <w:rsid w:val="00087DE0"/>
    <w:rsid w:val="000907D3"/>
    <w:rsid w:val="00094740"/>
    <w:rsid w:val="000A640E"/>
    <w:rsid w:val="000B31B5"/>
    <w:rsid w:val="000C187C"/>
    <w:rsid w:val="000C3D4E"/>
    <w:rsid w:val="000C3F3B"/>
    <w:rsid w:val="000C63CC"/>
    <w:rsid w:val="000D019E"/>
    <w:rsid w:val="000D023B"/>
    <w:rsid w:val="000D3E23"/>
    <w:rsid w:val="000D3E8D"/>
    <w:rsid w:val="000D598E"/>
    <w:rsid w:val="000E2410"/>
    <w:rsid w:val="000E2860"/>
    <w:rsid w:val="000E3AB0"/>
    <w:rsid w:val="000E4725"/>
    <w:rsid w:val="000E7A41"/>
    <w:rsid w:val="000F1984"/>
    <w:rsid w:val="000F6AC1"/>
    <w:rsid w:val="00100C7A"/>
    <w:rsid w:val="00101B43"/>
    <w:rsid w:val="001051E9"/>
    <w:rsid w:val="001070CA"/>
    <w:rsid w:val="00110395"/>
    <w:rsid w:val="001229C7"/>
    <w:rsid w:val="00124DCA"/>
    <w:rsid w:val="00125166"/>
    <w:rsid w:val="00135E7D"/>
    <w:rsid w:val="00140EC4"/>
    <w:rsid w:val="00151C9E"/>
    <w:rsid w:val="001647A1"/>
    <w:rsid w:val="0016507D"/>
    <w:rsid w:val="001657B0"/>
    <w:rsid w:val="00170210"/>
    <w:rsid w:val="00172457"/>
    <w:rsid w:val="001726A1"/>
    <w:rsid w:val="001762F8"/>
    <w:rsid w:val="001803F6"/>
    <w:rsid w:val="00182475"/>
    <w:rsid w:val="00184C4F"/>
    <w:rsid w:val="00185D19"/>
    <w:rsid w:val="0019006C"/>
    <w:rsid w:val="00196B18"/>
    <w:rsid w:val="001A1437"/>
    <w:rsid w:val="001A497B"/>
    <w:rsid w:val="001B56FD"/>
    <w:rsid w:val="001C15B6"/>
    <w:rsid w:val="001C7045"/>
    <w:rsid w:val="001E088D"/>
    <w:rsid w:val="001E331A"/>
    <w:rsid w:val="001E34F3"/>
    <w:rsid w:val="001E5C09"/>
    <w:rsid w:val="001E5F3D"/>
    <w:rsid w:val="001E7D25"/>
    <w:rsid w:val="001F659E"/>
    <w:rsid w:val="00200C74"/>
    <w:rsid w:val="00201E0D"/>
    <w:rsid w:val="002021A4"/>
    <w:rsid w:val="00207CFB"/>
    <w:rsid w:val="00210B8D"/>
    <w:rsid w:val="002137EB"/>
    <w:rsid w:val="00215C81"/>
    <w:rsid w:val="00216964"/>
    <w:rsid w:val="00217696"/>
    <w:rsid w:val="002179EA"/>
    <w:rsid w:val="00230376"/>
    <w:rsid w:val="0024638B"/>
    <w:rsid w:val="00247013"/>
    <w:rsid w:val="00257023"/>
    <w:rsid w:val="002677C7"/>
    <w:rsid w:val="00271AE0"/>
    <w:rsid w:val="00273E2D"/>
    <w:rsid w:val="00275579"/>
    <w:rsid w:val="00281CA5"/>
    <w:rsid w:val="00283726"/>
    <w:rsid w:val="00290253"/>
    <w:rsid w:val="00291675"/>
    <w:rsid w:val="0029219A"/>
    <w:rsid w:val="002942C4"/>
    <w:rsid w:val="002A3998"/>
    <w:rsid w:val="002A494B"/>
    <w:rsid w:val="002A4BEF"/>
    <w:rsid w:val="002A5694"/>
    <w:rsid w:val="002A59DB"/>
    <w:rsid w:val="002A6700"/>
    <w:rsid w:val="002E2DC8"/>
    <w:rsid w:val="002E6470"/>
    <w:rsid w:val="002E7581"/>
    <w:rsid w:val="002F25F3"/>
    <w:rsid w:val="002F2CDD"/>
    <w:rsid w:val="002F45D9"/>
    <w:rsid w:val="002F7931"/>
    <w:rsid w:val="002F7B62"/>
    <w:rsid w:val="0030168F"/>
    <w:rsid w:val="00304D6F"/>
    <w:rsid w:val="00305917"/>
    <w:rsid w:val="00312107"/>
    <w:rsid w:val="0031292A"/>
    <w:rsid w:val="00341108"/>
    <w:rsid w:val="00341E0A"/>
    <w:rsid w:val="00344CFF"/>
    <w:rsid w:val="00346B18"/>
    <w:rsid w:val="00347C0F"/>
    <w:rsid w:val="00350702"/>
    <w:rsid w:val="00351D1B"/>
    <w:rsid w:val="003543CA"/>
    <w:rsid w:val="00357EFF"/>
    <w:rsid w:val="00361F41"/>
    <w:rsid w:val="00362D5E"/>
    <w:rsid w:val="003666F0"/>
    <w:rsid w:val="00366716"/>
    <w:rsid w:val="003704F7"/>
    <w:rsid w:val="003705A2"/>
    <w:rsid w:val="003718C4"/>
    <w:rsid w:val="00376126"/>
    <w:rsid w:val="00376C75"/>
    <w:rsid w:val="00394267"/>
    <w:rsid w:val="003952E9"/>
    <w:rsid w:val="00396729"/>
    <w:rsid w:val="003A4785"/>
    <w:rsid w:val="003A50D2"/>
    <w:rsid w:val="003A7233"/>
    <w:rsid w:val="003B0F52"/>
    <w:rsid w:val="003C188B"/>
    <w:rsid w:val="003D2DB5"/>
    <w:rsid w:val="003D3A70"/>
    <w:rsid w:val="003E00D1"/>
    <w:rsid w:val="003E1508"/>
    <w:rsid w:val="003E1C5D"/>
    <w:rsid w:val="003E4C7F"/>
    <w:rsid w:val="003F25D6"/>
    <w:rsid w:val="003F3CE4"/>
    <w:rsid w:val="00403783"/>
    <w:rsid w:val="00406CA4"/>
    <w:rsid w:val="00412B97"/>
    <w:rsid w:val="0041555D"/>
    <w:rsid w:val="00426176"/>
    <w:rsid w:val="00426493"/>
    <w:rsid w:val="00431818"/>
    <w:rsid w:val="0043789B"/>
    <w:rsid w:val="00441C49"/>
    <w:rsid w:val="00443ABB"/>
    <w:rsid w:val="00445402"/>
    <w:rsid w:val="00447C90"/>
    <w:rsid w:val="004501A5"/>
    <w:rsid w:val="004520B7"/>
    <w:rsid w:val="00452C03"/>
    <w:rsid w:val="00456F5F"/>
    <w:rsid w:val="00460242"/>
    <w:rsid w:val="004857A3"/>
    <w:rsid w:val="00485BE3"/>
    <w:rsid w:val="00492C5C"/>
    <w:rsid w:val="00492D17"/>
    <w:rsid w:val="00493494"/>
    <w:rsid w:val="00493634"/>
    <w:rsid w:val="00494B1B"/>
    <w:rsid w:val="004A10D6"/>
    <w:rsid w:val="004A3C73"/>
    <w:rsid w:val="004A45EF"/>
    <w:rsid w:val="004A58AD"/>
    <w:rsid w:val="004A6780"/>
    <w:rsid w:val="004B5EDD"/>
    <w:rsid w:val="004B60DE"/>
    <w:rsid w:val="004C4179"/>
    <w:rsid w:val="004C4E25"/>
    <w:rsid w:val="004D0405"/>
    <w:rsid w:val="004D3E06"/>
    <w:rsid w:val="004E0B20"/>
    <w:rsid w:val="004E5A9C"/>
    <w:rsid w:val="004E64D1"/>
    <w:rsid w:val="004F7893"/>
    <w:rsid w:val="00501D10"/>
    <w:rsid w:val="00503E43"/>
    <w:rsid w:val="00504304"/>
    <w:rsid w:val="005062E0"/>
    <w:rsid w:val="00515ADC"/>
    <w:rsid w:val="00516BB2"/>
    <w:rsid w:val="005200AF"/>
    <w:rsid w:val="005201FC"/>
    <w:rsid w:val="005344CB"/>
    <w:rsid w:val="00535A8D"/>
    <w:rsid w:val="00536DF4"/>
    <w:rsid w:val="005472B7"/>
    <w:rsid w:val="00547662"/>
    <w:rsid w:val="00550E54"/>
    <w:rsid w:val="00551CD0"/>
    <w:rsid w:val="0055501B"/>
    <w:rsid w:val="00563D38"/>
    <w:rsid w:val="00563E89"/>
    <w:rsid w:val="00564C0D"/>
    <w:rsid w:val="00565EBF"/>
    <w:rsid w:val="00570602"/>
    <w:rsid w:val="005760D6"/>
    <w:rsid w:val="0058071B"/>
    <w:rsid w:val="00592BAD"/>
    <w:rsid w:val="005A5D7F"/>
    <w:rsid w:val="005A696E"/>
    <w:rsid w:val="005B3CCC"/>
    <w:rsid w:val="005B44EF"/>
    <w:rsid w:val="005B52B3"/>
    <w:rsid w:val="005C7A8D"/>
    <w:rsid w:val="005D1773"/>
    <w:rsid w:val="005D1BF5"/>
    <w:rsid w:val="005D54B5"/>
    <w:rsid w:val="005D7FA7"/>
    <w:rsid w:val="005E31F5"/>
    <w:rsid w:val="005E3612"/>
    <w:rsid w:val="005E49A5"/>
    <w:rsid w:val="005F20E6"/>
    <w:rsid w:val="005F630E"/>
    <w:rsid w:val="00602782"/>
    <w:rsid w:val="006048DD"/>
    <w:rsid w:val="006055A9"/>
    <w:rsid w:val="0060737B"/>
    <w:rsid w:val="00620F50"/>
    <w:rsid w:val="0062184C"/>
    <w:rsid w:val="00623EBF"/>
    <w:rsid w:val="00626F26"/>
    <w:rsid w:val="00627EC2"/>
    <w:rsid w:val="00632495"/>
    <w:rsid w:val="006353A7"/>
    <w:rsid w:val="00640503"/>
    <w:rsid w:val="006418D7"/>
    <w:rsid w:val="00642935"/>
    <w:rsid w:val="00645572"/>
    <w:rsid w:val="00645A06"/>
    <w:rsid w:val="006465B4"/>
    <w:rsid w:val="00650652"/>
    <w:rsid w:val="00653BCF"/>
    <w:rsid w:val="00654E70"/>
    <w:rsid w:val="006563AC"/>
    <w:rsid w:val="006609B5"/>
    <w:rsid w:val="00660F81"/>
    <w:rsid w:val="00663E50"/>
    <w:rsid w:val="0066407F"/>
    <w:rsid w:val="00665ADD"/>
    <w:rsid w:val="0066690B"/>
    <w:rsid w:val="006731CE"/>
    <w:rsid w:val="006745BE"/>
    <w:rsid w:val="006803AC"/>
    <w:rsid w:val="00685905"/>
    <w:rsid w:val="006913BF"/>
    <w:rsid w:val="00697F90"/>
    <w:rsid w:val="006A56BB"/>
    <w:rsid w:val="006A5D5C"/>
    <w:rsid w:val="006B0006"/>
    <w:rsid w:val="006B4A7B"/>
    <w:rsid w:val="006B5BF3"/>
    <w:rsid w:val="006C1101"/>
    <w:rsid w:val="006C2538"/>
    <w:rsid w:val="006C79A0"/>
    <w:rsid w:val="006D6F98"/>
    <w:rsid w:val="006E092F"/>
    <w:rsid w:val="006E2369"/>
    <w:rsid w:val="00703633"/>
    <w:rsid w:val="00704EC1"/>
    <w:rsid w:val="00706EBB"/>
    <w:rsid w:val="0070702B"/>
    <w:rsid w:val="00721E0A"/>
    <w:rsid w:val="007253F6"/>
    <w:rsid w:val="00727983"/>
    <w:rsid w:val="007531F6"/>
    <w:rsid w:val="007561B7"/>
    <w:rsid w:val="007620DB"/>
    <w:rsid w:val="00783461"/>
    <w:rsid w:val="007942B9"/>
    <w:rsid w:val="007A3B40"/>
    <w:rsid w:val="007A4787"/>
    <w:rsid w:val="007A5F0B"/>
    <w:rsid w:val="007B6350"/>
    <w:rsid w:val="007D7692"/>
    <w:rsid w:val="007E2120"/>
    <w:rsid w:val="007E303A"/>
    <w:rsid w:val="007E38A3"/>
    <w:rsid w:val="007F1C05"/>
    <w:rsid w:val="007F4A0A"/>
    <w:rsid w:val="008005C9"/>
    <w:rsid w:val="00800B74"/>
    <w:rsid w:val="00805012"/>
    <w:rsid w:val="0081217B"/>
    <w:rsid w:val="008132C6"/>
    <w:rsid w:val="0081484F"/>
    <w:rsid w:val="008173A7"/>
    <w:rsid w:val="00821C78"/>
    <w:rsid w:val="0082787B"/>
    <w:rsid w:val="00830D14"/>
    <w:rsid w:val="00831658"/>
    <w:rsid w:val="0084420C"/>
    <w:rsid w:val="008459F4"/>
    <w:rsid w:val="008469D8"/>
    <w:rsid w:val="00850397"/>
    <w:rsid w:val="008530BA"/>
    <w:rsid w:val="008656E5"/>
    <w:rsid w:val="00866590"/>
    <w:rsid w:val="00872E70"/>
    <w:rsid w:val="00875CD4"/>
    <w:rsid w:val="0088646F"/>
    <w:rsid w:val="008937A3"/>
    <w:rsid w:val="00894436"/>
    <w:rsid w:val="00894D4E"/>
    <w:rsid w:val="0089627F"/>
    <w:rsid w:val="008A0989"/>
    <w:rsid w:val="008A0A38"/>
    <w:rsid w:val="008A0E52"/>
    <w:rsid w:val="008B343A"/>
    <w:rsid w:val="008B3F49"/>
    <w:rsid w:val="008B63E5"/>
    <w:rsid w:val="008C1310"/>
    <w:rsid w:val="008C6B2F"/>
    <w:rsid w:val="008D0217"/>
    <w:rsid w:val="008D327C"/>
    <w:rsid w:val="008E37FD"/>
    <w:rsid w:val="008E63F3"/>
    <w:rsid w:val="008F5918"/>
    <w:rsid w:val="008F77F1"/>
    <w:rsid w:val="00907712"/>
    <w:rsid w:val="0091411C"/>
    <w:rsid w:val="00917DF2"/>
    <w:rsid w:val="00922021"/>
    <w:rsid w:val="0092523D"/>
    <w:rsid w:val="009411FF"/>
    <w:rsid w:val="009443D8"/>
    <w:rsid w:val="00946373"/>
    <w:rsid w:val="009521AE"/>
    <w:rsid w:val="00952B82"/>
    <w:rsid w:val="00964BE2"/>
    <w:rsid w:val="00972D8C"/>
    <w:rsid w:val="009736B0"/>
    <w:rsid w:val="0097720C"/>
    <w:rsid w:val="00981F80"/>
    <w:rsid w:val="00982451"/>
    <w:rsid w:val="00982B75"/>
    <w:rsid w:val="0098670E"/>
    <w:rsid w:val="00987B31"/>
    <w:rsid w:val="00991DDF"/>
    <w:rsid w:val="009950BC"/>
    <w:rsid w:val="00996283"/>
    <w:rsid w:val="00997BEC"/>
    <w:rsid w:val="009A08FB"/>
    <w:rsid w:val="009A7E86"/>
    <w:rsid w:val="009B0AD6"/>
    <w:rsid w:val="009B352F"/>
    <w:rsid w:val="009C2CDD"/>
    <w:rsid w:val="009C6A97"/>
    <w:rsid w:val="009D23BC"/>
    <w:rsid w:val="009D4954"/>
    <w:rsid w:val="009E37D8"/>
    <w:rsid w:val="009E4281"/>
    <w:rsid w:val="009E5E61"/>
    <w:rsid w:val="009E766C"/>
    <w:rsid w:val="009F5AF0"/>
    <w:rsid w:val="009F772A"/>
    <w:rsid w:val="00A00E56"/>
    <w:rsid w:val="00A016A4"/>
    <w:rsid w:val="00A02033"/>
    <w:rsid w:val="00A03943"/>
    <w:rsid w:val="00A05D5E"/>
    <w:rsid w:val="00A06F46"/>
    <w:rsid w:val="00A07D9F"/>
    <w:rsid w:val="00A133C5"/>
    <w:rsid w:val="00A148A0"/>
    <w:rsid w:val="00A272A9"/>
    <w:rsid w:val="00A34A91"/>
    <w:rsid w:val="00A35DB2"/>
    <w:rsid w:val="00A40F13"/>
    <w:rsid w:val="00A42452"/>
    <w:rsid w:val="00A47460"/>
    <w:rsid w:val="00A47964"/>
    <w:rsid w:val="00A47ACB"/>
    <w:rsid w:val="00A51D13"/>
    <w:rsid w:val="00A6034A"/>
    <w:rsid w:val="00A67B5F"/>
    <w:rsid w:val="00A8076D"/>
    <w:rsid w:val="00A80E08"/>
    <w:rsid w:val="00A81824"/>
    <w:rsid w:val="00A86A3E"/>
    <w:rsid w:val="00A91B1C"/>
    <w:rsid w:val="00A91C2D"/>
    <w:rsid w:val="00A92673"/>
    <w:rsid w:val="00A950BD"/>
    <w:rsid w:val="00A95449"/>
    <w:rsid w:val="00A968A7"/>
    <w:rsid w:val="00A97D22"/>
    <w:rsid w:val="00AA0DC5"/>
    <w:rsid w:val="00AA1DC7"/>
    <w:rsid w:val="00AA3B13"/>
    <w:rsid w:val="00AA3DD6"/>
    <w:rsid w:val="00AA4DE7"/>
    <w:rsid w:val="00AB0025"/>
    <w:rsid w:val="00AB3D92"/>
    <w:rsid w:val="00AC33F7"/>
    <w:rsid w:val="00AC4B35"/>
    <w:rsid w:val="00AE0035"/>
    <w:rsid w:val="00AE1D68"/>
    <w:rsid w:val="00AE2F95"/>
    <w:rsid w:val="00AE73EF"/>
    <w:rsid w:val="00AF1CE7"/>
    <w:rsid w:val="00AF363F"/>
    <w:rsid w:val="00AF3A70"/>
    <w:rsid w:val="00AF4968"/>
    <w:rsid w:val="00AF66E8"/>
    <w:rsid w:val="00B00C10"/>
    <w:rsid w:val="00B03727"/>
    <w:rsid w:val="00B1156B"/>
    <w:rsid w:val="00B15F3D"/>
    <w:rsid w:val="00B161EB"/>
    <w:rsid w:val="00B32597"/>
    <w:rsid w:val="00B407F8"/>
    <w:rsid w:val="00B52A90"/>
    <w:rsid w:val="00B534B1"/>
    <w:rsid w:val="00B55127"/>
    <w:rsid w:val="00B630B6"/>
    <w:rsid w:val="00B65EAF"/>
    <w:rsid w:val="00B672D5"/>
    <w:rsid w:val="00B67F9D"/>
    <w:rsid w:val="00B71181"/>
    <w:rsid w:val="00B7517E"/>
    <w:rsid w:val="00B75B14"/>
    <w:rsid w:val="00B81BE8"/>
    <w:rsid w:val="00B81BF8"/>
    <w:rsid w:val="00B851A1"/>
    <w:rsid w:val="00B900BA"/>
    <w:rsid w:val="00B927C2"/>
    <w:rsid w:val="00B95AFB"/>
    <w:rsid w:val="00B95F37"/>
    <w:rsid w:val="00B96E70"/>
    <w:rsid w:val="00B979D7"/>
    <w:rsid w:val="00BA4899"/>
    <w:rsid w:val="00BA6F45"/>
    <w:rsid w:val="00BB15C3"/>
    <w:rsid w:val="00BB28CA"/>
    <w:rsid w:val="00BB3FCF"/>
    <w:rsid w:val="00BB6B02"/>
    <w:rsid w:val="00BD3026"/>
    <w:rsid w:val="00BD63BC"/>
    <w:rsid w:val="00BD7A24"/>
    <w:rsid w:val="00BE0BB9"/>
    <w:rsid w:val="00BE455C"/>
    <w:rsid w:val="00BE48BE"/>
    <w:rsid w:val="00BE4E7B"/>
    <w:rsid w:val="00BE723C"/>
    <w:rsid w:val="00BF4A46"/>
    <w:rsid w:val="00BF7C12"/>
    <w:rsid w:val="00C02262"/>
    <w:rsid w:val="00C11010"/>
    <w:rsid w:val="00C143A3"/>
    <w:rsid w:val="00C1477B"/>
    <w:rsid w:val="00C14DC9"/>
    <w:rsid w:val="00C172E4"/>
    <w:rsid w:val="00C226DC"/>
    <w:rsid w:val="00C34218"/>
    <w:rsid w:val="00C36B41"/>
    <w:rsid w:val="00C41BD1"/>
    <w:rsid w:val="00C62D05"/>
    <w:rsid w:val="00C70CFC"/>
    <w:rsid w:val="00C70D20"/>
    <w:rsid w:val="00C71C12"/>
    <w:rsid w:val="00C775E3"/>
    <w:rsid w:val="00C80F19"/>
    <w:rsid w:val="00C80FE9"/>
    <w:rsid w:val="00C81809"/>
    <w:rsid w:val="00C843BF"/>
    <w:rsid w:val="00C97B61"/>
    <w:rsid w:val="00CA4325"/>
    <w:rsid w:val="00CB05FE"/>
    <w:rsid w:val="00CB0838"/>
    <w:rsid w:val="00CB0FAA"/>
    <w:rsid w:val="00CB3DE0"/>
    <w:rsid w:val="00CB5B2F"/>
    <w:rsid w:val="00CC141B"/>
    <w:rsid w:val="00CD5039"/>
    <w:rsid w:val="00CD5ED8"/>
    <w:rsid w:val="00CD7F70"/>
    <w:rsid w:val="00CE3BFB"/>
    <w:rsid w:val="00CE504B"/>
    <w:rsid w:val="00CF7997"/>
    <w:rsid w:val="00D00405"/>
    <w:rsid w:val="00D00F9B"/>
    <w:rsid w:val="00D1033E"/>
    <w:rsid w:val="00D10CD2"/>
    <w:rsid w:val="00D11AE4"/>
    <w:rsid w:val="00D13D72"/>
    <w:rsid w:val="00D20CAE"/>
    <w:rsid w:val="00D23B84"/>
    <w:rsid w:val="00D2646D"/>
    <w:rsid w:val="00D31036"/>
    <w:rsid w:val="00D33453"/>
    <w:rsid w:val="00D33B79"/>
    <w:rsid w:val="00D364A3"/>
    <w:rsid w:val="00D43FA8"/>
    <w:rsid w:val="00D468D2"/>
    <w:rsid w:val="00D472F8"/>
    <w:rsid w:val="00D60EAF"/>
    <w:rsid w:val="00D62ABB"/>
    <w:rsid w:val="00D658D5"/>
    <w:rsid w:val="00D6740A"/>
    <w:rsid w:val="00D77862"/>
    <w:rsid w:val="00D82082"/>
    <w:rsid w:val="00D83296"/>
    <w:rsid w:val="00D84FD1"/>
    <w:rsid w:val="00D85833"/>
    <w:rsid w:val="00D905CB"/>
    <w:rsid w:val="00DA06C8"/>
    <w:rsid w:val="00DA7CE1"/>
    <w:rsid w:val="00DB0851"/>
    <w:rsid w:val="00DC0D2B"/>
    <w:rsid w:val="00DC1DD9"/>
    <w:rsid w:val="00DC1F73"/>
    <w:rsid w:val="00DC6532"/>
    <w:rsid w:val="00DC6F9E"/>
    <w:rsid w:val="00DD07A7"/>
    <w:rsid w:val="00DD5858"/>
    <w:rsid w:val="00DD6EEF"/>
    <w:rsid w:val="00E03E54"/>
    <w:rsid w:val="00E06E78"/>
    <w:rsid w:val="00E12C2C"/>
    <w:rsid w:val="00E152B4"/>
    <w:rsid w:val="00E15864"/>
    <w:rsid w:val="00E2344E"/>
    <w:rsid w:val="00E23BAA"/>
    <w:rsid w:val="00E27B19"/>
    <w:rsid w:val="00E318F6"/>
    <w:rsid w:val="00E32125"/>
    <w:rsid w:val="00E33982"/>
    <w:rsid w:val="00E40131"/>
    <w:rsid w:val="00E45F61"/>
    <w:rsid w:val="00E46FF0"/>
    <w:rsid w:val="00E51D12"/>
    <w:rsid w:val="00E52684"/>
    <w:rsid w:val="00E54B31"/>
    <w:rsid w:val="00E60D11"/>
    <w:rsid w:val="00E62444"/>
    <w:rsid w:val="00E65987"/>
    <w:rsid w:val="00E663F6"/>
    <w:rsid w:val="00E71372"/>
    <w:rsid w:val="00E72DCD"/>
    <w:rsid w:val="00E76F66"/>
    <w:rsid w:val="00E80C0A"/>
    <w:rsid w:val="00E80DDE"/>
    <w:rsid w:val="00E82F83"/>
    <w:rsid w:val="00E84D5E"/>
    <w:rsid w:val="00E865F8"/>
    <w:rsid w:val="00E87C29"/>
    <w:rsid w:val="00E87F54"/>
    <w:rsid w:val="00EA3C74"/>
    <w:rsid w:val="00EB143E"/>
    <w:rsid w:val="00EB5680"/>
    <w:rsid w:val="00EC3B49"/>
    <w:rsid w:val="00EC4293"/>
    <w:rsid w:val="00EC6A2C"/>
    <w:rsid w:val="00F02557"/>
    <w:rsid w:val="00F0281A"/>
    <w:rsid w:val="00F047D9"/>
    <w:rsid w:val="00F072FB"/>
    <w:rsid w:val="00F17E65"/>
    <w:rsid w:val="00F227A8"/>
    <w:rsid w:val="00F3126C"/>
    <w:rsid w:val="00F333EF"/>
    <w:rsid w:val="00F3563C"/>
    <w:rsid w:val="00F45C52"/>
    <w:rsid w:val="00F4676F"/>
    <w:rsid w:val="00F47339"/>
    <w:rsid w:val="00F50AA3"/>
    <w:rsid w:val="00F5321F"/>
    <w:rsid w:val="00F547EA"/>
    <w:rsid w:val="00F5569F"/>
    <w:rsid w:val="00F61088"/>
    <w:rsid w:val="00F62CA7"/>
    <w:rsid w:val="00F63244"/>
    <w:rsid w:val="00F635E6"/>
    <w:rsid w:val="00F67FE4"/>
    <w:rsid w:val="00F80043"/>
    <w:rsid w:val="00F80DB2"/>
    <w:rsid w:val="00F92463"/>
    <w:rsid w:val="00F9637F"/>
    <w:rsid w:val="00FA0C02"/>
    <w:rsid w:val="00FA5764"/>
    <w:rsid w:val="00FC23C1"/>
    <w:rsid w:val="00FC6F0B"/>
    <w:rsid w:val="00FD09E0"/>
    <w:rsid w:val="00FD5BFC"/>
    <w:rsid w:val="00FD7BED"/>
    <w:rsid w:val="00FE17A4"/>
    <w:rsid w:val="00FE29C3"/>
    <w:rsid w:val="00FE738C"/>
    <w:rsid w:val="00FF562F"/>
    <w:rsid w:val="00FF5F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3F71"/>
  <w15:docId w15:val="{A966F78A-2316-5444-96BE-35EC10F94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3B6"/>
    <w:rPr>
      <w:rFonts w:ascii="Times New Roman" w:eastAsia="Times New Roman" w:hAnsi="Times New Roman" w:cs="Times New Roman"/>
    </w:rPr>
  </w:style>
  <w:style w:type="paragraph" w:styleId="Heading1">
    <w:name w:val="heading 1"/>
    <w:basedOn w:val="Normal"/>
    <w:link w:val="Heading1Char"/>
    <w:uiPriority w:val="9"/>
    <w:qFormat/>
    <w:rsid w:val="002F45D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1484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82475"/>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qFormat/>
    <w:rsid w:val="00454F47"/>
    <w:rPr>
      <w:rFonts w:ascii="Courier New" w:eastAsia="Times New Roman" w:hAnsi="Courier New" w:cs="Courier New"/>
      <w:sz w:val="20"/>
      <w:szCs w:val="20"/>
    </w:rPr>
  </w:style>
  <w:style w:type="character" w:customStyle="1" w:styleId="CollegamentoInternet">
    <w:name w:val="Collegamento Internet"/>
    <w:basedOn w:val="DefaultParagraphFont"/>
    <w:uiPriority w:val="99"/>
    <w:unhideWhenUsed/>
    <w:rsid w:val="0040640A"/>
    <w:rPr>
      <w:color w:val="0563C1" w:themeColor="hyperlink"/>
      <w:u w:val="single"/>
    </w:rPr>
  </w:style>
  <w:style w:type="character" w:customStyle="1" w:styleId="UnresolvedMention1">
    <w:name w:val="Unresolved Mention1"/>
    <w:basedOn w:val="DefaultParagraphFont"/>
    <w:uiPriority w:val="99"/>
    <w:semiHidden/>
    <w:unhideWhenUsed/>
    <w:qFormat/>
    <w:rsid w:val="0040640A"/>
    <w:rPr>
      <w:color w:val="605E5C"/>
      <w:shd w:val="clear" w:color="auto" w:fill="E1DFDD"/>
    </w:rPr>
  </w:style>
  <w:style w:type="character" w:styleId="FollowedHyperlink">
    <w:name w:val="FollowedHyperlink"/>
    <w:basedOn w:val="DefaultParagraphFont"/>
    <w:uiPriority w:val="99"/>
    <w:semiHidden/>
    <w:unhideWhenUsed/>
    <w:qFormat/>
    <w:rsid w:val="009A73B6"/>
    <w:rPr>
      <w:color w:val="954F72" w:themeColor="followedHyperlink"/>
      <w:u w:val="single"/>
    </w:rPr>
  </w:style>
  <w:style w:type="character" w:customStyle="1" w:styleId="ListLabel1">
    <w:name w:val="ListLabel 1"/>
    <w:qFormat/>
    <w:rsid w:val="00E40131"/>
    <w:rPr>
      <w:rFonts w:cstheme="minorHAnsi"/>
      <w:sz w:val="20"/>
      <w:szCs w:val="20"/>
    </w:rPr>
  </w:style>
  <w:style w:type="character" w:customStyle="1" w:styleId="Punti">
    <w:name w:val="Punti"/>
    <w:qFormat/>
    <w:rsid w:val="00E40131"/>
    <w:rPr>
      <w:rFonts w:ascii="OpenSymbol" w:eastAsia="OpenSymbol" w:hAnsi="OpenSymbol" w:cs="OpenSymbol"/>
    </w:rPr>
  </w:style>
  <w:style w:type="paragraph" w:customStyle="1" w:styleId="Titolo1">
    <w:name w:val="Titolo1"/>
    <w:basedOn w:val="Normal"/>
    <w:next w:val="BodyText"/>
    <w:qFormat/>
    <w:rsid w:val="00E40131"/>
    <w:pPr>
      <w:keepNext/>
      <w:spacing w:before="240" w:after="120"/>
    </w:pPr>
    <w:rPr>
      <w:rFonts w:ascii="Liberation Sans" w:eastAsia="Microsoft YaHei" w:hAnsi="Liberation Sans" w:cs="Arial"/>
      <w:sz w:val="28"/>
      <w:szCs w:val="28"/>
    </w:rPr>
  </w:style>
  <w:style w:type="paragraph" w:styleId="BodyText">
    <w:name w:val="Body Text"/>
    <w:basedOn w:val="Normal"/>
    <w:rsid w:val="00E40131"/>
    <w:pPr>
      <w:spacing w:after="140" w:line="276" w:lineRule="auto"/>
    </w:pPr>
  </w:style>
  <w:style w:type="paragraph" w:styleId="List">
    <w:name w:val="List"/>
    <w:basedOn w:val="BodyText"/>
    <w:rsid w:val="00E40131"/>
    <w:rPr>
      <w:rFonts w:cs="Arial"/>
    </w:rPr>
  </w:style>
  <w:style w:type="paragraph" w:styleId="Caption">
    <w:name w:val="caption"/>
    <w:basedOn w:val="Normal"/>
    <w:qFormat/>
    <w:rsid w:val="00E40131"/>
    <w:pPr>
      <w:suppressLineNumbers/>
      <w:spacing w:before="120" w:after="120"/>
    </w:pPr>
    <w:rPr>
      <w:rFonts w:cs="Arial"/>
      <w:i/>
      <w:iCs/>
    </w:rPr>
  </w:style>
  <w:style w:type="paragraph" w:customStyle="1" w:styleId="Indice">
    <w:name w:val="Indice"/>
    <w:basedOn w:val="Normal"/>
    <w:qFormat/>
    <w:rsid w:val="00E40131"/>
    <w:pPr>
      <w:suppressLineNumbers/>
    </w:pPr>
    <w:rPr>
      <w:rFonts w:cs="Arial"/>
    </w:rPr>
  </w:style>
  <w:style w:type="paragraph" w:styleId="HTMLPreformatted">
    <w:name w:val="HTML Preformatted"/>
    <w:basedOn w:val="Normal"/>
    <w:link w:val="HTMLPreformattedChar"/>
    <w:uiPriority w:val="99"/>
    <w:semiHidden/>
    <w:unhideWhenUsed/>
    <w:qFormat/>
    <w:rsid w:val="0045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unhideWhenUsed/>
    <w:qFormat/>
    <w:rsid w:val="00D1790C"/>
    <w:pPr>
      <w:spacing w:beforeAutospacing="1" w:afterAutospacing="1"/>
    </w:pPr>
  </w:style>
  <w:style w:type="character" w:customStyle="1" w:styleId="Heading1Char">
    <w:name w:val="Heading 1 Char"/>
    <w:basedOn w:val="DefaultParagraphFont"/>
    <w:link w:val="Heading1"/>
    <w:uiPriority w:val="9"/>
    <w:rsid w:val="002F45D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E64D1"/>
    <w:rPr>
      <w:color w:val="0563C1" w:themeColor="hyperlink"/>
      <w:u w:val="single"/>
    </w:rPr>
  </w:style>
  <w:style w:type="paragraph" w:styleId="BalloonText">
    <w:name w:val="Balloon Text"/>
    <w:basedOn w:val="Normal"/>
    <w:link w:val="BalloonTextChar"/>
    <w:uiPriority w:val="99"/>
    <w:semiHidden/>
    <w:unhideWhenUsed/>
    <w:rsid w:val="000125AE"/>
    <w:rPr>
      <w:sz w:val="18"/>
      <w:szCs w:val="18"/>
    </w:rPr>
  </w:style>
  <w:style w:type="character" w:customStyle="1" w:styleId="BalloonTextChar">
    <w:name w:val="Balloon Text Char"/>
    <w:basedOn w:val="DefaultParagraphFont"/>
    <w:link w:val="BalloonText"/>
    <w:uiPriority w:val="99"/>
    <w:semiHidden/>
    <w:rsid w:val="000125AE"/>
    <w:rPr>
      <w:rFonts w:ascii="Times New Roman" w:eastAsia="Times New Roman" w:hAnsi="Times New Roman" w:cs="Times New Roman"/>
      <w:sz w:val="18"/>
      <w:szCs w:val="18"/>
    </w:rPr>
  </w:style>
  <w:style w:type="paragraph" w:styleId="ListParagraph">
    <w:name w:val="List Paragraph"/>
    <w:aliases w:val="List Passage,Numérotation,NumérotationCxSp"/>
    <w:basedOn w:val="Normal"/>
    <w:link w:val="ListParagraphChar"/>
    <w:uiPriority w:val="34"/>
    <w:qFormat/>
    <w:rsid w:val="001229C7"/>
    <w:pPr>
      <w:ind w:left="720"/>
      <w:contextualSpacing/>
    </w:pPr>
  </w:style>
  <w:style w:type="character" w:styleId="PlaceholderText">
    <w:name w:val="Placeholder Text"/>
    <w:basedOn w:val="DefaultParagraphFont"/>
    <w:uiPriority w:val="99"/>
    <w:semiHidden/>
    <w:rsid w:val="00AC33F7"/>
    <w:rPr>
      <w:color w:val="808080"/>
    </w:rPr>
  </w:style>
  <w:style w:type="character" w:customStyle="1" w:styleId="Heading2Char">
    <w:name w:val="Heading 2 Char"/>
    <w:basedOn w:val="DefaultParagraphFont"/>
    <w:link w:val="Heading2"/>
    <w:uiPriority w:val="9"/>
    <w:rsid w:val="0081484F"/>
    <w:rPr>
      <w:rFonts w:asciiTheme="majorHAnsi" w:eastAsiaTheme="majorEastAsia" w:hAnsiTheme="majorHAnsi" w:cstheme="majorBidi"/>
      <w:b/>
      <w:bCs/>
      <w:color w:val="4472C4" w:themeColor="accent1"/>
      <w:sz w:val="26"/>
      <w:szCs w:val="26"/>
    </w:rPr>
  </w:style>
  <w:style w:type="paragraph" w:styleId="FootnoteText">
    <w:name w:val="footnote text"/>
    <w:basedOn w:val="Normal"/>
    <w:link w:val="FootnoteTextChar"/>
    <w:uiPriority w:val="99"/>
    <w:semiHidden/>
    <w:unhideWhenUsed/>
    <w:rsid w:val="00BE0BB9"/>
    <w:rPr>
      <w:sz w:val="20"/>
      <w:szCs w:val="20"/>
    </w:rPr>
  </w:style>
  <w:style w:type="character" w:customStyle="1" w:styleId="FootnoteTextChar">
    <w:name w:val="Footnote Text Char"/>
    <w:basedOn w:val="DefaultParagraphFont"/>
    <w:link w:val="FootnoteText"/>
    <w:uiPriority w:val="99"/>
    <w:semiHidden/>
    <w:rsid w:val="00BE0BB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E0BB9"/>
    <w:rPr>
      <w:vertAlign w:val="superscript"/>
    </w:rPr>
  </w:style>
  <w:style w:type="character" w:customStyle="1" w:styleId="ListParagraphChar">
    <w:name w:val="List Paragraph Char"/>
    <w:aliases w:val="List Passage Char,Numérotation Char,NumérotationCxSp Char"/>
    <w:basedOn w:val="DefaultParagraphFont"/>
    <w:link w:val="ListParagraph"/>
    <w:uiPriority w:val="34"/>
    <w:rsid w:val="00FD5BF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2475"/>
    <w:rPr>
      <w:rFonts w:asciiTheme="majorHAnsi" w:eastAsiaTheme="majorEastAsia" w:hAnsiTheme="majorHAnsi" w:cstheme="majorBidi"/>
      <w:b/>
      <w:bCs/>
      <w:color w:val="4472C4" w:themeColor="accent1"/>
    </w:rPr>
  </w:style>
  <w:style w:type="character" w:styleId="CommentReference">
    <w:name w:val="annotation reference"/>
    <w:basedOn w:val="DefaultParagraphFont"/>
    <w:uiPriority w:val="99"/>
    <w:semiHidden/>
    <w:unhideWhenUsed/>
    <w:rsid w:val="00660F81"/>
    <w:rPr>
      <w:sz w:val="16"/>
      <w:szCs w:val="16"/>
    </w:rPr>
  </w:style>
  <w:style w:type="paragraph" w:styleId="CommentText">
    <w:name w:val="annotation text"/>
    <w:basedOn w:val="Normal"/>
    <w:link w:val="CommentTextChar"/>
    <w:uiPriority w:val="99"/>
    <w:semiHidden/>
    <w:unhideWhenUsed/>
    <w:rsid w:val="00660F81"/>
    <w:rPr>
      <w:sz w:val="20"/>
      <w:szCs w:val="20"/>
    </w:rPr>
  </w:style>
  <w:style w:type="character" w:customStyle="1" w:styleId="CommentTextChar">
    <w:name w:val="Comment Text Char"/>
    <w:basedOn w:val="DefaultParagraphFont"/>
    <w:link w:val="CommentText"/>
    <w:uiPriority w:val="99"/>
    <w:semiHidden/>
    <w:rsid w:val="00660F8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60F81"/>
    <w:rPr>
      <w:b/>
      <w:bCs/>
    </w:rPr>
  </w:style>
  <w:style w:type="character" w:customStyle="1" w:styleId="CommentSubjectChar">
    <w:name w:val="Comment Subject Char"/>
    <w:basedOn w:val="CommentTextChar"/>
    <w:link w:val="CommentSubject"/>
    <w:uiPriority w:val="99"/>
    <w:semiHidden/>
    <w:rsid w:val="00660F81"/>
    <w:rPr>
      <w:rFonts w:ascii="Times New Roman" w:eastAsia="Times New Roman" w:hAnsi="Times New Roman" w:cs="Times New Roman"/>
      <w:b/>
      <w:bCs/>
      <w:sz w:val="20"/>
      <w:szCs w:val="20"/>
    </w:rPr>
  </w:style>
  <w:style w:type="paragraph" w:styleId="Revision">
    <w:name w:val="Revision"/>
    <w:hidden/>
    <w:uiPriority w:val="99"/>
    <w:semiHidden/>
    <w:rsid w:val="00660F81"/>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F028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9329">
      <w:bodyDiv w:val="1"/>
      <w:marLeft w:val="0"/>
      <w:marRight w:val="0"/>
      <w:marTop w:val="0"/>
      <w:marBottom w:val="0"/>
      <w:divBdr>
        <w:top w:val="none" w:sz="0" w:space="0" w:color="auto"/>
        <w:left w:val="none" w:sz="0" w:space="0" w:color="auto"/>
        <w:bottom w:val="none" w:sz="0" w:space="0" w:color="auto"/>
        <w:right w:val="none" w:sz="0" w:space="0" w:color="auto"/>
      </w:divBdr>
      <w:divsChild>
        <w:div w:id="1122311480">
          <w:marLeft w:val="0"/>
          <w:marRight w:val="0"/>
          <w:marTop w:val="0"/>
          <w:marBottom w:val="0"/>
          <w:divBdr>
            <w:top w:val="none" w:sz="0" w:space="0" w:color="auto"/>
            <w:left w:val="none" w:sz="0" w:space="0" w:color="auto"/>
            <w:bottom w:val="none" w:sz="0" w:space="0" w:color="auto"/>
            <w:right w:val="none" w:sz="0" w:space="0" w:color="auto"/>
          </w:divBdr>
          <w:divsChild>
            <w:div w:id="1779906295">
              <w:marLeft w:val="0"/>
              <w:marRight w:val="0"/>
              <w:marTop w:val="0"/>
              <w:marBottom w:val="0"/>
              <w:divBdr>
                <w:top w:val="none" w:sz="0" w:space="0" w:color="auto"/>
                <w:left w:val="none" w:sz="0" w:space="0" w:color="auto"/>
                <w:bottom w:val="none" w:sz="0" w:space="0" w:color="auto"/>
                <w:right w:val="none" w:sz="0" w:space="0" w:color="auto"/>
              </w:divBdr>
              <w:divsChild>
                <w:div w:id="16917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5229">
      <w:bodyDiv w:val="1"/>
      <w:marLeft w:val="0"/>
      <w:marRight w:val="0"/>
      <w:marTop w:val="0"/>
      <w:marBottom w:val="0"/>
      <w:divBdr>
        <w:top w:val="none" w:sz="0" w:space="0" w:color="auto"/>
        <w:left w:val="none" w:sz="0" w:space="0" w:color="auto"/>
        <w:bottom w:val="none" w:sz="0" w:space="0" w:color="auto"/>
        <w:right w:val="none" w:sz="0" w:space="0" w:color="auto"/>
      </w:divBdr>
      <w:divsChild>
        <w:div w:id="1788694197">
          <w:marLeft w:val="0"/>
          <w:marRight w:val="0"/>
          <w:marTop w:val="0"/>
          <w:marBottom w:val="0"/>
          <w:divBdr>
            <w:top w:val="none" w:sz="0" w:space="0" w:color="auto"/>
            <w:left w:val="none" w:sz="0" w:space="0" w:color="auto"/>
            <w:bottom w:val="none" w:sz="0" w:space="0" w:color="auto"/>
            <w:right w:val="none" w:sz="0" w:space="0" w:color="auto"/>
          </w:divBdr>
          <w:divsChild>
            <w:div w:id="1043872731">
              <w:marLeft w:val="0"/>
              <w:marRight w:val="0"/>
              <w:marTop w:val="0"/>
              <w:marBottom w:val="0"/>
              <w:divBdr>
                <w:top w:val="none" w:sz="0" w:space="0" w:color="auto"/>
                <w:left w:val="none" w:sz="0" w:space="0" w:color="auto"/>
                <w:bottom w:val="none" w:sz="0" w:space="0" w:color="auto"/>
                <w:right w:val="none" w:sz="0" w:space="0" w:color="auto"/>
              </w:divBdr>
              <w:divsChild>
                <w:div w:id="12634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7886">
      <w:bodyDiv w:val="1"/>
      <w:marLeft w:val="0"/>
      <w:marRight w:val="0"/>
      <w:marTop w:val="0"/>
      <w:marBottom w:val="0"/>
      <w:divBdr>
        <w:top w:val="none" w:sz="0" w:space="0" w:color="auto"/>
        <w:left w:val="none" w:sz="0" w:space="0" w:color="auto"/>
        <w:bottom w:val="none" w:sz="0" w:space="0" w:color="auto"/>
        <w:right w:val="none" w:sz="0" w:space="0" w:color="auto"/>
      </w:divBdr>
      <w:divsChild>
        <w:div w:id="1546019604">
          <w:marLeft w:val="0"/>
          <w:marRight w:val="0"/>
          <w:marTop w:val="0"/>
          <w:marBottom w:val="0"/>
          <w:divBdr>
            <w:top w:val="none" w:sz="0" w:space="0" w:color="auto"/>
            <w:left w:val="none" w:sz="0" w:space="0" w:color="auto"/>
            <w:bottom w:val="none" w:sz="0" w:space="0" w:color="auto"/>
            <w:right w:val="none" w:sz="0" w:space="0" w:color="auto"/>
          </w:divBdr>
          <w:divsChild>
            <w:div w:id="395473490">
              <w:marLeft w:val="0"/>
              <w:marRight w:val="0"/>
              <w:marTop w:val="0"/>
              <w:marBottom w:val="0"/>
              <w:divBdr>
                <w:top w:val="none" w:sz="0" w:space="0" w:color="auto"/>
                <w:left w:val="none" w:sz="0" w:space="0" w:color="auto"/>
                <w:bottom w:val="none" w:sz="0" w:space="0" w:color="auto"/>
                <w:right w:val="none" w:sz="0" w:space="0" w:color="auto"/>
              </w:divBdr>
              <w:divsChild>
                <w:div w:id="3143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3220">
      <w:bodyDiv w:val="1"/>
      <w:marLeft w:val="0"/>
      <w:marRight w:val="0"/>
      <w:marTop w:val="0"/>
      <w:marBottom w:val="0"/>
      <w:divBdr>
        <w:top w:val="none" w:sz="0" w:space="0" w:color="auto"/>
        <w:left w:val="none" w:sz="0" w:space="0" w:color="auto"/>
        <w:bottom w:val="none" w:sz="0" w:space="0" w:color="auto"/>
        <w:right w:val="none" w:sz="0" w:space="0" w:color="auto"/>
      </w:divBdr>
      <w:divsChild>
        <w:div w:id="134876221">
          <w:marLeft w:val="0"/>
          <w:marRight w:val="0"/>
          <w:marTop w:val="0"/>
          <w:marBottom w:val="0"/>
          <w:divBdr>
            <w:top w:val="none" w:sz="0" w:space="0" w:color="auto"/>
            <w:left w:val="none" w:sz="0" w:space="0" w:color="auto"/>
            <w:bottom w:val="none" w:sz="0" w:space="0" w:color="auto"/>
            <w:right w:val="none" w:sz="0" w:space="0" w:color="auto"/>
          </w:divBdr>
          <w:divsChild>
            <w:div w:id="1022823608">
              <w:marLeft w:val="0"/>
              <w:marRight w:val="0"/>
              <w:marTop w:val="0"/>
              <w:marBottom w:val="0"/>
              <w:divBdr>
                <w:top w:val="none" w:sz="0" w:space="0" w:color="auto"/>
                <w:left w:val="none" w:sz="0" w:space="0" w:color="auto"/>
                <w:bottom w:val="none" w:sz="0" w:space="0" w:color="auto"/>
                <w:right w:val="none" w:sz="0" w:space="0" w:color="auto"/>
              </w:divBdr>
              <w:divsChild>
                <w:div w:id="1175998187">
                  <w:marLeft w:val="0"/>
                  <w:marRight w:val="0"/>
                  <w:marTop w:val="0"/>
                  <w:marBottom w:val="0"/>
                  <w:divBdr>
                    <w:top w:val="none" w:sz="0" w:space="0" w:color="auto"/>
                    <w:left w:val="none" w:sz="0" w:space="0" w:color="auto"/>
                    <w:bottom w:val="none" w:sz="0" w:space="0" w:color="auto"/>
                    <w:right w:val="none" w:sz="0" w:space="0" w:color="auto"/>
                  </w:divBdr>
                  <w:divsChild>
                    <w:div w:id="16499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825624">
      <w:bodyDiv w:val="1"/>
      <w:marLeft w:val="0"/>
      <w:marRight w:val="0"/>
      <w:marTop w:val="0"/>
      <w:marBottom w:val="0"/>
      <w:divBdr>
        <w:top w:val="none" w:sz="0" w:space="0" w:color="auto"/>
        <w:left w:val="none" w:sz="0" w:space="0" w:color="auto"/>
        <w:bottom w:val="none" w:sz="0" w:space="0" w:color="auto"/>
        <w:right w:val="none" w:sz="0" w:space="0" w:color="auto"/>
      </w:divBdr>
      <w:divsChild>
        <w:div w:id="1289120559">
          <w:marLeft w:val="0"/>
          <w:marRight w:val="0"/>
          <w:marTop w:val="0"/>
          <w:marBottom w:val="0"/>
          <w:divBdr>
            <w:top w:val="none" w:sz="0" w:space="0" w:color="auto"/>
            <w:left w:val="none" w:sz="0" w:space="0" w:color="auto"/>
            <w:bottom w:val="none" w:sz="0" w:space="0" w:color="auto"/>
            <w:right w:val="none" w:sz="0" w:space="0" w:color="auto"/>
          </w:divBdr>
          <w:divsChild>
            <w:div w:id="1100685506">
              <w:marLeft w:val="0"/>
              <w:marRight w:val="0"/>
              <w:marTop w:val="0"/>
              <w:marBottom w:val="0"/>
              <w:divBdr>
                <w:top w:val="none" w:sz="0" w:space="0" w:color="auto"/>
                <w:left w:val="none" w:sz="0" w:space="0" w:color="auto"/>
                <w:bottom w:val="none" w:sz="0" w:space="0" w:color="auto"/>
                <w:right w:val="none" w:sz="0" w:space="0" w:color="auto"/>
              </w:divBdr>
              <w:divsChild>
                <w:div w:id="7399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52342">
      <w:bodyDiv w:val="1"/>
      <w:marLeft w:val="0"/>
      <w:marRight w:val="0"/>
      <w:marTop w:val="0"/>
      <w:marBottom w:val="0"/>
      <w:divBdr>
        <w:top w:val="none" w:sz="0" w:space="0" w:color="auto"/>
        <w:left w:val="none" w:sz="0" w:space="0" w:color="auto"/>
        <w:bottom w:val="none" w:sz="0" w:space="0" w:color="auto"/>
        <w:right w:val="none" w:sz="0" w:space="0" w:color="auto"/>
      </w:divBdr>
      <w:divsChild>
        <w:div w:id="733746161">
          <w:marLeft w:val="0"/>
          <w:marRight w:val="0"/>
          <w:marTop w:val="0"/>
          <w:marBottom w:val="0"/>
          <w:divBdr>
            <w:top w:val="none" w:sz="0" w:space="0" w:color="auto"/>
            <w:left w:val="none" w:sz="0" w:space="0" w:color="auto"/>
            <w:bottom w:val="none" w:sz="0" w:space="0" w:color="auto"/>
            <w:right w:val="none" w:sz="0" w:space="0" w:color="auto"/>
          </w:divBdr>
          <w:divsChild>
            <w:div w:id="135952630">
              <w:marLeft w:val="0"/>
              <w:marRight w:val="0"/>
              <w:marTop w:val="0"/>
              <w:marBottom w:val="0"/>
              <w:divBdr>
                <w:top w:val="none" w:sz="0" w:space="0" w:color="auto"/>
                <w:left w:val="none" w:sz="0" w:space="0" w:color="auto"/>
                <w:bottom w:val="none" w:sz="0" w:space="0" w:color="auto"/>
                <w:right w:val="none" w:sz="0" w:space="0" w:color="auto"/>
              </w:divBdr>
              <w:divsChild>
                <w:div w:id="1091901181">
                  <w:marLeft w:val="0"/>
                  <w:marRight w:val="0"/>
                  <w:marTop w:val="0"/>
                  <w:marBottom w:val="0"/>
                  <w:divBdr>
                    <w:top w:val="none" w:sz="0" w:space="0" w:color="auto"/>
                    <w:left w:val="none" w:sz="0" w:space="0" w:color="auto"/>
                    <w:bottom w:val="none" w:sz="0" w:space="0" w:color="auto"/>
                    <w:right w:val="none" w:sz="0" w:space="0" w:color="auto"/>
                  </w:divBdr>
                  <w:divsChild>
                    <w:div w:id="19692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22154">
      <w:bodyDiv w:val="1"/>
      <w:marLeft w:val="0"/>
      <w:marRight w:val="0"/>
      <w:marTop w:val="0"/>
      <w:marBottom w:val="0"/>
      <w:divBdr>
        <w:top w:val="none" w:sz="0" w:space="0" w:color="auto"/>
        <w:left w:val="none" w:sz="0" w:space="0" w:color="auto"/>
        <w:bottom w:val="none" w:sz="0" w:space="0" w:color="auto"/>
        <w:right w:val="none" w:sz="0" w:space="0" w:color="auto"/>
      </w:divBdr>
    </w:div>
    <w:div w:id="376055368">
      <w:bodyDiv w:val="1"/>
      <w:marLeft w:val="0"/>
      <w:marRight w:val="0"/>
      <w:marTop w:val="0"/>
      <w:marBottom w:val="0"/>
      <w:divBdr>
        <w:top w:val="none" w:sz="0" w:space="0" w:color="auto"/>
        <w:left w:val="none" w:sz="0" w:space="0" w:color="auto"/>
        <w:bottom w:val="none" w:sz="0" w:space="0" w:color="auto"/>
        <w:right w:val="none" w:sz="0" w:space="0" w:color="auto"/>
      </w:divBdr>
      <w:divsChild>
        <w:div w:id="73206732">
          <w:marLeft w:val="0"/>
          <w:marRight w:val="0"/>
          <w:marTop w:val="0"/>
          <w:marBottom w:val="0"/>
          <w:divBdr>
            <w:top w:val="none" w:sz="0" w:space="0" w:color="auto"/>
            <w:left w:val="none" w:sz="0" w:space="0" w:color="auto"/>
            <w:bottom w:val="none" w:sz="0" w:space="0" w:color="auto"/>
            <w:right w:val="none" w:sz="0" w:space="0" w:color="auto"/>
          </w:divBdr>
          <w:divsChild>
            <w:div w:id="1359426053">
              <w:marLeft w:val="0"/>
              <w:marRight w:val="0"/>
              <w:marTop w:val="0"/>
              <w:marBottom w:val="0"/>
              <w:divBdr>
                <w:top w:val="none" w:sz="0" w:space="0" w:color="auto"/>
                <w:left w:val="none" w:sz="0" w:space="0" w:color="auto"/>
                <w:bottom w:val="none" w:sz="0" w:space="0" w:color="auto"/>
                <w:right w:val="none" w:sz="0" w:space="0" w:color="auto"/>
              </w:divBdr>
              <w:divsChild>
                <w:div w:id="1127548697">
                  <w:marLeft w:val="0"/>
                  <w:marRight w:val="0"/>
                  <w:marTop w:val="0"/>
                  <w:marBottom w:val="0"/>
                  <w:divBdr>
                    <w:top w:val="none" w:sz="0" w:space="0" w:color="auto"/>
                    <w:left w:val="none" w:sz="0" w:space="0" w:color="auto"/>
                    <w:bottom w:val="none" w:sz="0" w:space="0" w:color="auto"/>
                    <w:right w:val="none" w:sz="0" w:space="0" w:color="auto"/>
                  </w:divBdr>
                  <w:divsChild>
                    <w:div w:id="12178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08805">
      <w:bodyDiv w:val="1"/>
      <w:marLeft w:val="0"/>
      <w:marRight w:val="0"/>
      <w:marTop w:val="0"/>
      <w:marBottom w:val="0"/>
      <w:divBdr>
        <w:top w:val="none" w:sz="0" w:space="0" w:color="auto"/>
        <w:left w:val="none" w:sz="0" w:space="0" w:color="auto"/>
        <w:bottom w:val="none" w:sz="0" w:space="0" w:color="auto"/>
        <w:right w:val="none" w:sz="0" w:space="0" w:color="auto"/>
      </w:divBdr>
      <w:divsChild>
        <w:div w:id="337584968">
          <w:marLeft w:val="0"/>
          <w:marRight w:val="0"/>
          <w:marTop w:val="0"/>
          <w:marBottom w:val="0"/>
          <w:divBdr>
            <w:top w:val="none" w:sz="0" w:space="0" w:color="auto"/>
            <w:left w:val="none" w:sz="0" w:space="0" w:color="auto"/>
            <w:bottom w:val="none" w:sz="0" w:space="0" w:color="auto"/>
            <w:right w:val="none" w:sz="0" w:space="0" w:color="auto"/>
          </w:divBdr>
          <w:divsChild>
            <w:div w:id="2063945280">
              <w:marLeft w:val="0"/>
              <w:marRight w:val="0"/>
              <w:marTop w:val="0"/>
              <w:marBottom w:val="0"/>
              <w:divBdr>
                <w:top w:val="none" w:sz="0" w:space="0" w:color="auto"/>
                <w:left w:val="none" w:sz="0" w:space="0" w:color="auto"/>
                <w:bottom w:val="none" w:sz="0" w:space="0" w:color="auto"/>
                <w:right w:val="none" w:sz="0" w:space="0" w:color="auto"/>
              </w:divBdr>
              <w:divsChild>
                <w:div w:id="9514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86808">
      <w:bodyDiv w:val="1"/>
      <w:marLeft w:val="0"/>
      <w:marRight w:val="0"/>
      <w:marTop w:val="0"/>
      <w:marBottom w:val="0"/>
      <w:divBdr>
        <w:top w:val="none" w:sz="0" w:space="0" w:color="auto"/>
        <w:left w:val="none" w:sz="0" w:space="0" w:color="auto"/>
        <w:bottom w:val="none" w:sz="0" w:space="0" w:color="auto"/>
        <w:right w:val="none" w:sz="0" w:space="0" w:color="auto"/>
      </w:divBdr>
    </w:div>
    <w:div w:id="424880932">
      <w:bodyDiv w:val="1"/>
      <w:marLeft w:val="0"/>
      <w:marRight w:val="0"/>
      <w:marTop w:val="0"/>
      <w:marBottom w:val="0"/>
      <w:divBdr>
        <w:top w:val="none" w:sz="0" w:space="0" w:color="auto"/>
        <w:left w:val="none" w:sz="0" w:space="0" w:color="auto"/>
        <w:bottom w:val="none" w:sz="0" w:space="0" w:color="auto"/>
        <w:right w:val="none" w:sz="0" w:space="0" w:color="auto"/>
      </w:divBdr>
      <w:divsChild>
        <w:div w:id="1940094555">
          <w:marLeft w:val="0"/>
          <w:marRight w:val="0"/>
          <w:marTop w:val="0"/>
          <w:marBottom w:val="0"/>
          <w:divBdr>
            <w:top w:val="none" w:sz="0" w:space="0" w:color="auto"/>
            <w:left w:val="none" w:sz="0" w:space="0" w:color="auto"/>
            <w:bottom w:val="none" w:sz="0" w:space="0" w:color="auto"/>
            <w:right w:val="none" w:sz="0" w:space="0" w:color="auto"/>
          </w:divBdr>
          <w:divsChild>
            <w:div w:id="1635021358">
              <w:marLeft w:val="0"/>
              <w:marRight w:val="0"/>
              <w:marTop w:val="0"/>
              <w:marBottom w:val="0"/>
              <w:divBdr>
                <w:top w:val="none" w:sz="0" w:space="0" w:color="auto"/>
                <w:left w:val="none" w:sz="0" w:space="0" w:color="auto"/>
                <w:bottom w:val="none" w:sz="0" w:space="0" w:color="auto"/>
                <w:right w:val="none" w:sz="0" w:space="0" w:color="auto"/>
              </w:divBdr>
              <w:divsChild>
                <w:div w:id="525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5990">
      <w:bodyDiv w:val="1"/>
      <w:marLeft w:val="0"/>
      <w:marRight w:val="0"/>
      <w:marTop w:val="0"/>
      <w:marBottom w:val="0"/>
      <w:divBdr>
        <w:top w:val="none" w:sz="0" w:space="0" w:color="auto"/>
        <w:left w:val="none" w:sz="0" w:space="0" w:color="auto"/>
        <w:bottom w:val="none" w:sz="0" w:space="0" w:color="auto"/>
        <w:right w:val="none" w:sz="0" w:space="0" w:color="auto"/>
      </w:divBdr>
      <w:divsChild>
        <w:div w:id="276718653">
          <w:marLeft w:val="0"/>
          <w:marRight w:val="0"/>
          <w:marTop w:val="0"/>
          <w:marBottom w:val="0"/>
          <w:divBdr>
            <w:top w:val="none" w:sz="0" w:space="0" w:color="auto"/>
            <w:left w:val="none" w:sz="0" w:space="0" w:color="auto"/>
            <w:bottom w:val="none" w:sz="0" w:space="0" w:color="auto"/>
            <w:right w:val="none" w:sz="0" w:space="0" w:color="auto"/>
          </w:divBdr>
          <w:divsChild>
            <w:div w:id="2104952452">
              <w:marLeft w:val="0"/>
              <w:marRight w:val="0"/>
              <w:marTop w:val="0"/>
              <w:marBottom w:val="0"/>
              <w:divBdr>
                <w:top w:val="none" w:sz="0" w:space="0" w:color="auto"/>
                <w:left w:val="none" w:sz="0" w:space="0" w:color="auto"/>
                <w:bottom w:val="none" w:sz="0" w:space="0" w:color="auto"/>
                <w:right w:val="none" w:sz="0" w:space="0" w:color="auto"/>
              </w:divBdr>
              <w:divsChild>
                <w:div w:id="1729112981">
                  <w:marLeft w:val="0"/>
                  <w:marRight w:val="0"/>
                  <w:marTop w:val="0"/>
                  <w:marBottom w:val="0"/>
                  <w:divBdr>
                    <w:top w:val="none" w:sz="0" w:space="0" w:color="auto"/>
                    <w:left w:val="none" w:sz="0" w:space="0" w:color="auto"/>
                    <w:bottom w:val="none" w:sz="0" w:space="0" w:color="auto"/>
                    <w:right w:val="none" w:sz="0" w:space="0" w:color="auto"/>
                  </w:divBdr>
                  <w:divsChild>
                    <w:div w:id="12012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48616">
      <w:bodyDiv w:val="1"/>
      <w:marLeft w:val="0"/>
      <w:marRight w:val="0"/>
      <w:marTop w:val="0"/>
      <w:marBottom w:val="0"/>
      <w:divBdr>
        <w:top w:val="none" w:sz="0" w:space="0" w:color="auto"/>
        <w:left w:val="none" w:sz="0" w:space="0" w:color="auto"/>
        <w:bottom w:val="none" w:sz="0" w:space="0" w:color="auto"/>
        <w:right w:val="none" w:sz="0" w:space="0" w:color="auto"/>
      </w:divBdr>
      <w:divsChild>
        <w:div w:id="1645424637">
          <w:marLeft w:val="0"/>
          <w:marRight w:val="0"/>
          <w:marTop w:val="0"/>
          <w:marBottom w:val="0"/>
          <w:divBdr>
            <w:top w:val="none" w:sz="0" w:space="0" w:color="auto"/>
            <w:left w:val="none" w:sz="0" w:space="0" w:color="auto"/>
            <w:bottom w:val="none" w:sz="0" w:space="0" w:color="auto"/>
            <w:right w:val="none" w:sz="0" w:space="0" w:color="auto"/>
          </w:divBdr>
          <w:divsChild>
            <w:div w:id="1109164010">
              <w:marLeft w:val="0"/>
              <w:marRight w:val="0"/>
              <w:marTop w:val="0"/>
              <w:marBottom w:val="0"/>
              <w:divBdr>
                <w:top w:val="none" w:sz="0" w:space="0" w:color="auto"/>
                <w:left w:val="none" w:sz="0" w:space="0" w:color="auto"/>
                <w:bottom w:val="none" w:sz="0" w:space="0" w:color="auto"/>
                <w:right w:val="none" w:sz="0" w:space="0" w:color="auto"/>
              </w:divBdr>
              <w:divsChild>
                <w:div w:id="963652539">
                  <w:marLeft w:val="0"/>
                  <w:marRight w:val="0"/>
                  <w:marTop w:val="0"/>
                  <w:marBottom w:val="0"/>
                  <w:divBdr>
                    <w:top w:val="none" w:sz="0" w:space="0" w:color="auto"/>
                    <w:left w:val="none" w:sz="0" w:space="0" w:color="auto"/>
                    <w:bottom w:val="none" w:sz="0" w:space="0" w:color="auto"/>
                    <w:right w:val="none" w:sz="0" w:space="0" w:color="auto"/>
                  </w:divBdr>
                  <w:divsChild>
                    <w:div w:id="9274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77792">
      <w:bodyDiv w:val="1"/>
      <w:marLeft w:val="0"/>
      <w:marRight w:val="0"/>
      <w:marTop w:val="0"/>
      <w:marBottom w:val="0"/>
      <w:divBdr>
        <w:top w:val="none" w:sz="0" w:space="0" w:color="auto"/>
        <w:left w:val="none" w:sz="0" w:space="0" w:color="auto"/>
        <w:bottom w:val="none" w:sz="0" w:space="0" w:color="auto"/>
        <w:right w:val="none" w:sz="0" w:space="0" w:color="auto"/>
      </w:divBdr>
      <w:divsChild>
        <w:div w:id="279340527">
          <w:marLeft w:val="0"/>
          <w:marRight w:val="0"/>
          <w:marTop w:val="0"/>
          <w:marBottom w:val="0"/>
          <w:divBdr>
            <w:top w:val="none" w:sz="0" w:space="0" w:color="auto"/>
            <w:left w:val="none" w:sz="0" w:space="0" w:color="auto"/>
            <w:bottom w:val="none" w:sz="0" w:space="0" w:color="auto"/>
            <w:right w:val="none" w:sz="0" w:space="0" w:color="auto"/>
          </w:divBdr>
          <w:divsChild>
            <w:div w:id="21365694">
              <w:marLeft w:val="0"/>
              <w:marRight w:val="0"/>
              <w:marTop w:val="0"/>
              <w:marBottom w:val="0"/>
              <w:divBdr>
                <w:top w:val="none" w:sz="0" w:space="0" w:color="auto"/>
                <w:left w:val="none" w:sz="0" w:space="0" w:color="auto"/>
                <w:bottom w:val="none" w:sz="0" w:space="0" w:color="auto"/>
                <w:right w:val="none" w:sz="0" w:space="0" w:color="auto"/>
              </w:divBdr>
              <w:divsChild>
                <w:div w:id="8316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24520">
      <w:bodyDiv w:val="1"/>
      <w:marLeft w:val="0"/>
      <w:marRight w:val="0"/>
      <w:marTop w:val="0"/>
      <w:marBottom w:val="0"/>
      <w:divBdr>
        <w:top w:val="none" w:sz="0" w:space="0" w:color="auto"/>
        <w:left w:val="none" w:sz="0" w:space="0" w:color="auto"/>
        <w:bottom w:val="none" w:sz="0" w:space="0" w:color="auto"/>
        <w:right w:val="none" w:sz="0" w:space="0" w:color="auto"/>
      </w:divBdr>
      <w:divsChild>
        <w:div w:id="92482577">
          <w:marLeft w:val="0"/>
          <w:marRight w:val="0"/>
          <w:marTop w:val="0"/>
          <w:marBottom w:val="0"/>
          <w:divBdr>
            <w:top w:val="none" w:sz="0" w:space="0" w:color="auto"/>
            <w:left w:val="none" w:sz="0" w:space="0" w:color="auto"/>
            <w:bottom w:val="none" w:sz="0" w:space="0" w:color="auto"/>
            <w:right w:val="none" w:sz="0" w:space="0" w:color="auto"/>
          </w:divBdr>
          <w:divsChild>
            <w:div w:id="103695892">
              <w:marLeft w:val="0"/>
              <w:marRight w:val="0"/>
              <w:marTop w:val="0"/>
              <w:marBottom w:val="0"/>
              <w:divBdr>
                <w:top w:val="none" w:sz="0" w:space="0" w:color="auto"/>
                <w:left w:val="none" w:sz="0" w:space="0" w:color="auto"/>
                <w:bottom w:val="none" w:sz="0" w:space="0" w:color="auto"/>
                <w:right w:val="none" w:sz="0" w:space="0" w:color="auto"/>
              </w:divBdr>
              <w:divsChild>
                <w:div w:id="9433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4651">
      <w:bodyDiv w:val="1"/>
      <w:marLeft w:val="0"/>
      <w:marRight w:val="0"/>
      <w:marTop w:val="0"/>
      <w:marBottom w:val="0"/>
      <w:divBdr>
        <w:top w:val="none" w:sz="0" w:space="0" w:color="auto"/>
        <w:left w:val="none" w:sz="0" w:space="0" w:color="auto"/>
        <w:bottom w:val="none" w:sz="0" w:space="0" w:color="auto"/>
        <w:right w:val="none" w:sz="0" w:space="0" w:color="auto"/>
      </w:divBdr>
      <w:divsChild>
        <w:div w:id="1148937337">
          <w:marLeft w:val="0"/>
          <w:marRight w:val="0"/>
          <w:marTop w:val="0"/>
          <w:marBottom w:val="0"/>
          <w:divBdr>
            <w:top w:val="none" w:sz="0" w:space="0" w:color="auto"/>
            <w:left w:val="none" w:sz="0" w:space="0" w:color="auto"/>
            <w:bottom w:val="none" w:sz="0" w:space="0" w:color="auto"/>
            <w:right w:val="none" w:sz="0" w:space="0" w:color="auto"/>
          </w:divBdr>
          <w:divsChild>
            <w:div w:id="2101219334">
              <w:marLeft w:val="0"/>
              <w:marRight w:val="0"/>
              <w:marTop w:val="0"/>
              <w:marBottom w:val="0"/>
              <w:divBdr>
                <w:top w:val="none" w:sz="0" w:space="0" w:color="auto"/>
                <w:left w:val="none" w:sz="0" w:space="0" w:color="auto"/>
                <w:bottom w:val="none" w:sz="0" w:space="0" w:color="auto"/>
                <w:right w:val="none" w:sz="0" w:space="0" w:color="auto"/>
              </w:divBdr>
              <w:divsChild>
                <w:div w:id="6608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4018">
      <w:bodyDiv w:val="1"/>
      <w:marLeft w:val="0"/>
      <w:marRight w:val="0"/>
      <w:marTop w:val="0"/>
      <w:marBottom w:val="0"/>
      <w:divBdr>
        <w:top w:val="none" w:sz="0" w:space="0" w:color="auto"/>
        <w:left w:val="none" w:sz="0" w:space="0" w:color="auto"/>
        <w:bottom w:val="none" w:sz="0" w:space="0" w:color="auto"/>
        <w:right w:val="none" w:sz="0" w:space="0" w:color="auto"/>
      </w:divBdr>
      <w:divsChild>
        <w:div w:id="225075284">
          <w:marLeft w:val="0"/>
          <w:marRight w:val="0"/>
          <w:marTop w:val="0"/>
          <w:marBottom w:val="0"/>
          <w:divBdr>
            <w:top w:val="none" w:sz="0" w:space="0" w:color="auto"/>
            <w:left w:val="none" w:sz="0" w:space="0" w:color="auto"/>
            <w:bottom w:val="none" w:sz="0" w:space="0" w:color="auto"/>
            <w:right w:val="none" w:sz="0" w:space="0" w:color="auto"/>
          </w:divBdr>
          <w:divsChild>
            <w:div w:id="1265841593">
              <w:marLeft w:val="0"/>
              <w:marRight w:val="0"/>
              <w:marTop w:val="0"/>
              <w:marBottom w:val="0"/>
              <w:divBdr>
                <w:top w:val="none" w:sz="0" w:space="0" w:color="auto"/>
                <w:left w:val="none" w:sz="0" w:space="0" w:color="auto"/>
                <w:bottom w:val="none" w:sz="0" w:space="0" w:color="auto"/>
                <w:right w:val="none" w:sz="0" w:space="0" w:color="auto"/>
              </w:divBdr>
              <w:divsChild>
                <w:div w:id="1987128765">
                  <w:marLeft w:val="0"/>
                  <w:marRight w:val="0"/>
                  <w:marTop w:val="0"/>
                  <w:marBottom w:val="0"/>
                  <w:divBdr>
                    <w:top w:val="none" w:sz="0" w:space="0" w:color="auto"/>
                    <w:left w:val="none" w:sz="0" w:space="0" w:color="auto"/>
                    <w:bottom w:val="none" w:sz="0" w:space="0" w:color="auto"/>
                    <w:right w:val="none" w:sz="0" w:space="0" w:color="auto"/>
                  </w:divBdr>
                  <w:divsChild>
                    <w:div w:id="14490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78213">
      <w:bodyDiv w:val="1"/>
      <w:marLeft w:val="0"/>
      <w:marRight w:val="0"/>
      <w:marTop w:val="0"/>
      <w:marBottom w:val="0"/>
      <w:divBdr>
        <w:top w:val="none" w:sz="0" w:space="0" w:color="auto"/>
        <w:left w:val="none" w:sz="0" w:space="0" w:color="auto"/>
        <w:bottom w:val="none" w:sz="0" w:space="0" w:color="auto"/>
        <w:right w:val="none" w:sz="0" w:space="0" w:color="auto"/>
      </w:divBdr>
      <w:divsChild>
        <w:div w:id="1827743844">
          <w:marLeft w:val="0"/>
          <w:marRight w:val="0"/>
          <w:marTop w:val="0"/>
          <w:marBottom w:val="0"/>
          <w:divBdr>
            <w:top w:val="none" w:sz="0" w:space="0" w:color="auto"/>
            <w:left w:val="none" w:sz="0" w:space="0" w:color="auto"/>
            <w:bottom w:val="none" w:sz="0" w:space="0" w:color="auto"/>
            <w:right w:val="none" w:sz="0" w:space="0" w:color="auto"/>
          </w:divBdr>
          <w:divsChild>
            <w:div w:id="2138452748">
              <w:marLeft w:val="0"/>
              <w:marRight w:val="0"/>
              <w:marTop w:val="0"/>
              <w:marBottom w:val="0"/>
              <w:divBdr>
                <w:top w:val="none" w:sz="0" w:space="0" w:color="auto"/>
                <w:left w:val="none" w:sz="0" w:space="0" w:color="auto"/>
                <w:bottom w:val="none" w:sz="0" w:space="0" w:color="auto"/>
                <w:right w:val="none" w:sz="0" w:space="0" w:color="auto"/>
              </w:divBdr>
              <w:divsChild>
                <w:div w:id="19474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7686">
      <w:bodyDiv w:val="1"/>
      <w:marLeft w:val="0"/>
      <w:marRight w:val="0"/>
      <w:marTop w:val="0"/>
      <w:marBottom w:val="0"/>
      <w:divBdr>
        <w:top w:val="none" w:sz="0" w:space="0" w:color="auto"/>
        <w:left w:val="none" w:sz="0" w:space="0" w:color="auto"/>
        <w:bottom w:val="none" w:sz="0" w:space="0" w:color="auto"/>
        <w:right w:val="none" w:sz="0" w:space="0" w:color="auto"/>
      </w:divBdr>
      <w:divsChild>
        <w:div w:id="293412777">
          <w:marLeft w:val="0"/>
          <w:marRight w:val="0"/>
          <w:marTop w:val="0"/>
          <w:marBottom w:val="0"/>
          <w:divBdr>
            <w:top w:val="none" w:sz="0" w:space="0" w:color="auto"/>
            <w:left w:val="none" w:sz="0" w:space="0" w:color="auto"/>
            <w:bottom w:val="none" w:sz="0" w:space="0" w:color="auto"/>
            <w:right w:val="none" w:sz="0" w:space="0" w:color="auto"/>
          </w:divBdr>
          <w:divsChild>
            <w:div w:id="764376173">
              <w:marLeft w:val="0"/>
              <w:marRight w:val="0"/>
              <w:marTop w:val="0"/>
              <w:marBottom w:val="0"/>
              <w:divBdr>
                <w:top w:val="none" w:sz="0" w:space="0" w:color="auto"/>
                <w:left w:val="none" w:sz="0" w:space="0" w:color="auto"/>
                <w:bottom w:val="none" w:sz="0" w:space="0" w:color="auto"/>
                <w:right w:val="none" w:sz="0" w:space="0" w:color="auto"/>
              </w:divBdr>
              <w:divsChild>
                <w:div w:id="151395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3121">
      <w:bodyDiv w:val="1"/>
      <w:marLeft w:val="0"/>
      <w:marRight w:val="0"/>
      <w:marTop w:val="0"/>
      <w:marBottom w:val="0"/>
      <w:divBdr>
        <w:top w:val="none" w:sz="0" w:space="0" w:color="auto"/>
        <w:left w:val="none" w:sz="0" w:space="0" w:color="auto"/>
        <w:bottom w:val="none" w:sz="0" w:space="0" w:color="auto"/>
        <w:right w:val="none" w:sz="0" w:space="0" w:color="auto"/>
      </w:divBdr>
      <w:divsChild>
        <w:div w:id="495805021">
          <w:marLeft w:val="0"/>
          <w:marRight w:val="0"/>
          <w:marTop w:val="0"/>
          <w:marBottom w:val="0"/>
          <w:divBdr>
            <w:top w:val="none" w:sz="0" w:space="0" w:color="auto"/>
            <w:left w:val="none" w:sz="0" w:space="0" w:color="auto"/>
            <w:bottom w:val="none" w:sz="0" w:space="0" w:color="auto"/>
            <w:right w:val="none" w:sz="0" w:space="0" w:color="auto"/>
          </w:divBdr>
          <w:divsChild>
            <w:div w:id="1011491109">
              <w:marLeft w:val="0"/>
              <w:marRight w:val="0"/>
              <w:marTop w:val="0"/>
              <w:marBottom w:val="0"/>
              <w:divBdr>
                <w:top w:val="none" w:sz="0" w:space="0" w:color="auto"/>
                <w:left w:val="none" w:sz="0" w:space="0" w:color="auto"/>
                <w:bottom w:val="none" w:sz="0" w:space="0" w:color="auto"/>
                <w:right w:val="none" w:sz="0" w:space="0" w:color="auto"/>
              </w:divBdr>
              <w:divsChild>
                <w:div w:id="452402033">
                  <w:marLeft w:val="0"/>
                  <w:marRight w:val="0"/>
                  <w:marTop w:val="0"/>
                  <w:marBottom w:val="0"/>
                  <w:divBdr>
                    <w:top w:val="none" w:sz="0" w:space="0" w:color="auto"/>
                    <w:left w:val="none" w:sz="0" w:space="0" w:color="auto"/>
                    <w:bottom w:val="none" w:sz="0" w:space="0" w:color="auto"/>
                    <w:right w:val="none" w:sz="0" w:space="0" w:color="auto"/>
                  </w:divBdr>
                  <w:divsChild>
                    <w:div w:id="8576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749563">
      <w:bodyDiv w:val="1"/>
      <w:marLeft w:val="0"/>
      <w:marRight w:val="0"/>
      <w:marTop w:val="0"/>
      <w:marBottom w:val="0"/>
      <w:divBdr>
        <w:top w:val="none" w:sz="0" w:space="0" w:color="auto"/>
        <w:left w:val="none" w:sz="0" w:space="0" w:color="auto"/>
        <w:bottom w:val="none" w:sz="0" w:space="0" w:color="auto"/>
        <w:right w:val="none" w:sz="0" w:space="0" w:color="auto"/>
      </w:divBdr>
      <w:divsChild>
        <w:div w:id="2009163878">
          <w:marLeft w:val="0"/>
          <w:marRight w:val="0"/>
          <w:marTop w:val="0"/>
          <w:marBottom w:val="0"/>
          <w:divBdr>
            <w:top w:val="none" w:sz="0" w:space="0" w:color="auto"/>
            <w:left w:val="none" w:sz="0" w:space="0" w:color="auto"/>
            <w:bottom w:val="none" w:sz="0" w:space="0" w:color="auto"/>
            <w:right w:val="none" w:sz="0" w:space="0" w:color="auto"/>
          </w:divBdr>
          <w:divsChild>
            <w:div w:id="1365861630">
              <w:marLeft w:val="0"/>
              <w:marRight w:val="0"/>
              <w:marTop w:val="0"/>
              <w:marBottom w:val="0"/>
              <w:divBdr>
                <w:top w:val="none" w:sz="0" w:space="0" w:color="auto"/>
                <w:left w:val="none" w:sz="0" w:space="0" w:color="auto"/>
                <w:bottom w:val="none" w:sz="0" w:space="0" w:color="auto"/>
                <w:right w:val="none" w:sz="0" w:space="0" w:color="auto"/>
              </w:divBdr>
              <w:divsChild>
                <w:div w:id="667442054">
                  <w:marLeft w:val="0"/>
                  <w:marRight w:val="0"/>
                  <w:marTop w:val="0"/>
                  <w:marBottom w:val="0"/>
                  <w:divBdr>
                    <w:top w:val="none" w:sz="0" w:space="0" w:color="auto"/>
                    <w:left w:val="none" w:sz="0" w:space="0" w:color="auto"/>
                    <w:bottom w:val="none" w:sz="0" w:space="0" w:color="auto"/>
                    <w:right w:val="none" w:sz="0" w:space="0" w:color="auto"/>
                  </w:divBdr>
                  <w:divsChild>
                    <w:div w:id="2916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59794">
      <w:bodyDiv w:val="1"/>
      <w:marLeft w:val="0"/>
      <w:marRight w:val="0"/>
      <w:marTop w:val="0"/>
      <w:marBottom w:val="0"/>
      <w:divBdr>
        <w:top w:val="none" w:sz="0" w:space="0" w:color="auto"/>
        <w:left w:val="none" w:sz="0" w:space="0" w:color="auto"/>
        <w:bottom w:val="none" w:sz="0" w:space="0" w:color="auto"/>
        <w:right w:val="none" w:sz="0" w:space="0" w:color="auto"/>
      </w:divBdr>
      <w:divsChild>
        <w:div w:id="316420064">
          <w:marLeft w:val="0"/>
          <w:marRight w:val="0"/>
          <w:marTop w:val="0"/>
          <w:marBottom w:val="0"/>
          <w:divBdr>
            <w:top w:val="none" w:sz="0" w:space="0" w:color="auto"/>
            <w:left w:val="none" w:sz="0" w:space="0" w:color="auto"/>
            <w:bottom w:val="none" w:sz="0" w:space="0" w:color="auto"/>
            <w:right w:val="none" w:sz="0" w:space="0" w:color="auto"/>
          </w:divBdr>
          <w:divsChild>
            <w:div w:id="1189756102">
              <w:marLeft w:val="0"/>
              <w:marRight w:val="0"/>
              <w:marTop w:val="0"/>
              <w:marBottom w:val="0"/>
              <w:divBdr>
                <w:top w:val="none" w:sz="0" w:space="0" w:color="auto"/>
                <w:left w:val="none" w:sz="0" w:space="0" w:color="auto"/>
                <w:bottom w:val="none" w:sz="0" w:space="0" w:color="auto"/>
                <w:right w:val="none" w:sz="0" w:space="0" w:color="auto"/>
              </w:divBdr>
              <w:divsChild>
                <w:div w:id="1304625447">
                  <w:marLeft w:val="0"/>
                  <w:marRight w:val="0"/>
                  <w:marTop w:val="0"/>
                  <w:marBottom w:val="0"/>
                  <w:divBdr>
                    <w:top w:val="none" w:sz="0" w:space="0" w:color="auto"/>
                    <w:left w:val="none" w:sz="0" w:space="0" w:color="auto"/>
                    <w:bottom w:val="none" w:sz="0" w:space="0" w:color="auto"/>
                    <w:right w:val="none" w:sz="0" w:space="0" w:color="auto"/>
                  </w:divBdr>
                  <w:divsChild>
                    <w:div w:id="20732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428326">
      <w:bodyDiv w:val="1"/>
      <w:marLeft w:val="0"/>
      <w:marRight w:val="0"/>
      <w:marTop w:val="0"/>
      <w:marBottom w:val="0"/>
      <w:divBdr>
        <w:top w:val="none" w:sz="0" w:space="0" w:color="auto"/>
        <w:left w:val="none" w:sz="0" w:space="0" w:color="auto"/>
        <w:bottom w:val="none" w:sz="0" w:space="0" w:color="auto"/>
        <w:right w:val="none" w:sz="0" w:space="0" w:color="auto"/>
      </w:divBdr>
      <w:divsChild>
        <w:div w:id="809253626">
          <w:marLeft w:val="0"/>
          <w:marRight w:val="0"/>
          <w:marTop w:val="0"/>
          <w:marBottom w:val="0"/>
          <w:divBdr>
            <w:top w:val="none" w:sz="0" w:space="0" w:color="auto"/>
            <w:left w:val="none" w:sz="0" w:space="0" w:color="auto"/>
            <w:bottom w:val="none" w:sz="0" w:space="0" w:color="auto"/>
            <w:right w:val="none" w:sz="0" w:space="0" w:color="auto"/>
          </w:divBdr>
          <w:divsChild>
            <w:div w:id="178011638">
              <w:marLeft w:val="0"/>
              <w:marRight w:val="0"/>
              <w:marTop w:val="0"/>
              <w:marBottom w:val="0"/>
              <w:divBdr>
                <w:top w:val="none" w:sz="0" w:space="0" w:color="auto"/>
                <w:left w:val="none" w:sz="0" w:space="0" w:color="auto"/>
                <w:bottom w:val="none" w:sz="0" w:space="0" w:color="auto"/>
                <w:right w:val="none" w:sz="0" w:space="0" w:color="auto"/>
              </w:divBdr>
              <w:divsChild>
                <w:div w:id="4125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38710">
      <w:bodyDiv w:val="1"/>
      <w:marLeft w:val="0"/>
      <w:marRight w:val="0"/>
      <w:marTop w:val="0"/>
      <w:marBottom w:val="0"/>
      <w:divBdr>
        <w:top w:val="none" w:sz="0" w:space="0" w:color="auto"/>
        <w:left w:val="none" w:sz="0" w:space="0" w:color="auto"/>
        <w:bottom w:val="none" w:sz="0" w:space="0" w:color="auto"/>
        <w:right w:val="none" w:sz="0" w:space="0" w:color="auto"/>
      </w:divBdr>
      <w:divsChild>
        <w:div w:id="1052735494">
          <w:marLeft w:val="0"/>
          <w:marRight w:val="0"/>
          <w:marTop w:val="0"/>
          <w:marBottom w:val="0"/>
          <w:divBdr>
            <w:top w:val="none" w:sz="0" w:space="0" w:color="auto"/>
            <w:left w:val="none" w:sz="0" w:space="0" w:color="auto"/>
            <w:bottom w:val="none" w:sz="0" w:space="0" w:color="auto"/>
            <w:right w:val="none" w:sz="0" w:space="0" w:color="auto"/>
          </w:divBdr>
          <w:divsChild>
            <w:div w:id="814181592">
              <w:marLeft w:val="0"/>
              <w:marRight w:val="0"/>
              <w:marTop w:val="0"/>
              <w:marBottom w:val="0"/>
              <w:divBdr>
                <w:top w:val="none" w:sz="0" w:space="0" w:color="auto"/>
                <w:left w:val="none" w:sz="0" w:space="0" w:color="auto"/>
                <w:bottom w:val="none" w:sz="0" w:space="0" w:color="auto"/>
                <w:right w:val="none" w:sz="0" w:space="0" w:color="auto"/>
              </w:divBdr>
              <w:divsChild>
                <w:div w:id="528106278">
                  <w:marLeft w:val="0"/>
                  <w:marRight w:val="0"/>
                  <w:marTop w:val="0"/>
                  <w:marBottom w:val="0"/>
                  <w:divBdr>
                    <w:top w:val="none" w:sz="0" w:space="0" w:color="auto"/>
                    <w:left w:val="none" w:sz="0" w:space="0" w:color="auto"/>
                    <w:bottom w:val="none" w:sz="0" w:space="0" w:color="auto"/>
                    <w:right w:val="none" w:sz="0" w:space="0" w:color="auto"/>
                  </w:divBdr>
                  <w:divsChild>
                    <w:div w:id="13100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83149">
      <w:bodyDiv w:val="1"/>
      <w:marLeft w:val="0"/>
      <w:marRight w:val="0"/>
      <w:marTop w:val="0"/>
      <w:marBottom w:val="0"/>
      <w:divBdr>
        <w:top w:val="none" w:sz="0" w:space="0" w:color="auto"/>
        <w:left w:val="none" w:sz="0" w:space="0" w:color="auto"/>
        <w:bottom w:val="none" w:sz="0" w:space="0" w:color="auto"/>
        <w:right w:val="none" w:sz="0" w:space="0" w:color="auto"/>
      </w:divBdr>
      <w:divsChild>
        <w:div w:id="1004825462">
          <w:marLeft w:val="0"/>
          <w:marRight w:val="0"/>
          <w:marTop w:val="0"/>
          <w:marBottom w:val="0"/>
          <w:divBdr>
            <w:top w:val="none" w:sz="0" w:space="0" w:color="auto"/>
            <w:left w:val="none" w:sz="0" w:space="0" w:color="auto"/>
            <w:bottom w:val="none" w:sz="0" w:space="0" w:color="auto"/>
            <w:right w:val="none" w:sz="0" w:space="0" w:color="auto"/>
          </w:divBdr>
          <w:divsChild>
            <w:div w:id="645747346">
              <w:marLeft w:val="0"/>
              <w:marRight w:val="0"/>
              <w:marTop w:val="0"/>
              <w:marBottom w:val="0"/>
              <w:divBdr>
                <w:top w:val="none" w:sz="0" w:space="0" w:color="auto"/>
                <w:left w:val="none" w:sz="0" w:space="0" w:color="auto"/>
                <w:bottom w:val="none" w:sz="0" w:space="0" w:color="auto"/>
                <w:right w:val="none" w:sz="0" w:space="0" w:color="auto"/>
              </w:divBdr>
              <w:divsChild>
                <w:div w:id="1383747364">
                  <w:marLeft w:val="0"/>
                  <w:marRight w:val="0"/>
                  <w:marTop w:val="0"/>
                  <w:marBottom w:val="0"/>
                  <w:divBdr>
                    <w:top w:val="none" w:sz="0" w:space="0" w:color="auto"/>
                    <w:left w:val="none" w:sz="0" w:space="0" w:color="auto"/>
                    <w:bottom w:val="none" w:sz="0" w:space="0" w:color="auto"/>
                    <w:right w:val="none" w:sz="0" w:space="0" w:color="auto"/>
                  </w:divBdr>
                  <w:divsChild>
                    <w:div w:id="9542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228247">
      <w:bodyDiv w:val="1"/>
      <w:marLeft w:val="0"/>
      <w:marRight w:val="0"/>
      <w:marTop w:val="0"/>
      <w:marBottom w:val="0"/>
      <w:divBdr>
        <w:top w:val="none" w:sz="0" w:space="0" w:color="auto"/>
        <w:left w:val="none" w:sz="0" w:space="0" w:color="auto"/>
        <w:bottom w:val="none" w:sz="0" w:space="0" w:color="auto"/>
        <w:right w:val="none" w:sz="0" w:space="0" w:color="auto"/>
      </w:divBdr>
      <w:divsChild>
        <w:div w:id="1242759666">
          <w:marLeft w:val="0"/>
          <w:marRight w:val="0"/>
          <w:marTop w:val="0"/>
          <w:marBottom w:val="0"/>
          <w:divBdr>
            <w:top w:val="none" w:sz="0" w:space="0" w:color="auto"/>
            <w:left w:val="none" w:sz="0" w:space="0" w:color="auto"/>
            <w:bottom w:val="none" w:sz="0" w:space="0" w:color="auto"/>
            <w:right w:val="none" w:sz="0" w:space="0" w:color="auto"/>
          </w:divBdr>
          <w:divsChild>
            <w:div w:id="802819121">
              <w:marLeft w:val="0"/>
              <w:marRight w:val="0"/>
              <w:marTop w:val="0"/>
              <w:marBottom w:val="0"/>
              <w:divBdr>
                <w:top w:val="none" w:sz="0" w:space="0" w:color="auto"/>
                <w:left w:val="none" w:sz="0" w:space="0" w:color="auto"/>
                <w:bottom w:val="none" w:sz="0" w:space="0" w:color="auto"/>
                <w:right w:val="none" w:sz="0" w:space="0" w:color="auto"/>
              </w:divBdr>
              <w:divsChild>
                <w:div w:id="1157067578">
                  <w:marLeft w:val="0"/>
                  <w:marRight w:val="0"/>
                  <w:marTop w:val="0"/>
                  <w:marBottom w:val="0"/>
                  <w:divBdr>
                    <w:top w:val="none" w:sz="0" w:space="0" w:color="auto"/>
                    <w:left w:val="none" w:sz="0" w:space="0" w:color="auto"/>
                    <w:bottom w:val="none" w:sz="0" w:space="0" w:color="auto"/>
                    <w:right w:val="none" w:sz="0" w:space="0" w:color="auto"/>
                  </w:divBdr>
                  <w:divsChild>
                    <w:div w:id="957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908067">
      <w:bodyDiv w:val="1"/>
      <w:marLeft w:val="0"/>
      <w:marRight w:val="0"/>
      <w:marTop w:val="0"/>
      <w:marBottom w:val="0"/>
      <w:divBdr>
        <w:top w:val="none" w:sz="0" w:space="0" w:color="auto"/>
        <w:left w:val="none" w:sz="0" w:space="0" w:color="auto"/>
        <w:bottom w:val="none" w:sz="0" w:space="0" w:color="auto"/>
        <w:right w:val="none" w:sz="0" w:space="0" w:color="auto"/>
      </w:divBdr>
      <w:divsChild>
        <w:div w:id="111942115">
          <w:marLeft w:val="0"/>
          <w:marRight w:val="0"/>
          <w:marTop w:val="0"/>
          <w:marBottom w:val="0"/>
          <w:divBdr>
            <w:top w:val="none" w:sz="0" w:space="0" w:color="auto"/>
            <w:left w:val="none" w:sz="0" w:space="0" w:color="auto"/>
            <w:bottom w:val="none" w:sz="0" w:space="0" w:color="auto"/>
            <w:right w:val="none" w:sz="0" w:space="0" w:color="auto"/>
          </w:divBdr>
          <w:divsChild>
            <w:div w:id="1819154043">
              <w:marLeft w:val="0"/>
              <w:marRight w:val="0"/>
              <w:marTop w:val="0"/>
              <w:marBottom w:val="0"/>
              <w:divBdr>
                <w:top w:val="none" w:sz="0" w:space="0" w:color="auto"/>
                <w:left w:val="none" w:sz="0" w:space="0" w:color="auto"/>
                <w:bottom w:val="none" w:sz="0" w:space="0" w:color="auto"/>
                <w:right w:val="none" w:sz="0" w:space="0" w:color="auto"/>
              </w:divBdr>
              <w:divsChild>
                <w:div w:id="324630979">
                  <w:marLeft w:val="0"/>
                  <w:marRight w:val="0"/>
                  <w:marTop w:val="0"/>
                  <w:marBottom w:val="0"/>
                  <w:divBdr>
                    <w:top w:val="none" w:sz="0" w:space="0" w:color="auto"/>
                    <w:left w:val="none" w:sz="0" w:space="0" w:color="auto"/>
                    <w:bottom w:val="none" w:sz="0" w:space="0" w:color="auto"/>
                    <w:right w:val="none" w:sz="0" w:space="0" w:color="auto"/>
                  </w:divBdr>
                  <w:divsChild>
                    <w:div w:id="13159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6311">
      <w:bodyDiv w:val="1"/>
      <w:marLeft w:val="0"/>
      <w:marRight w:val="0"/>
      <w:marTop w:val="0"/>
      <w:marBottom w:val="0"/>
      <w:divBdr>
        <w:top w:val="none" w:sz="0" w:space="0" w:color="auto"/>
        <w:left w:val="none" w:sz="0" w:space="0" w:color="auto"/>
        <w:bottom w:val="none" w:sz="0" w:space="0" w:color="auto"/>
        <w:right w:val="none" w:sz="0" w:space="0" w:color="auto"/>
      </w:divBdr>
      <w:divsChild>
        <w:div w:id="1652978854">
          <w:marLeft w:val="0"/>
          <w:marRight w:val="0"/>
          <w:marTop w:val="0"/>
          <w:marBottom w:val="0"/>
          <w:divBdr>
            <w:top w:val="none" w:sz="0" w:space="0" w:color="auto"/>
            <w:left w:val="none" w:sz="0" w:space="0" w:color="auto"/>
            <w:bottom w:val="none" w:sz="0" w:space="0" w:color="auto"/>
            <w:right w:val="none" w:sz="0" w:space="0" w:color="auto"/>
          </w:divBdr>
          <w:divsChild>
            <w:div w:id="1754469386">
              <w:marLeft w:val="0"/>
              <w:marRight w:val="0"/>
              <w:marTop w:val="0"/>
              <w:marBottom w:val="0"/>
              <w:divBdr>
                <w:top w:val="none" w:sz="0" w:space="0" w:color="auto"/>
                <w:left w:val="none" w:sz="0" w:space="0" w:color="auto"/>
                <w:bottom w:val="none" w:sz="0" w:space="0" w:color="auto"/>
                <w:right w:val="none" w:sz="0" w:space="0" w:color="auto"/>
              </w:divBdr>
              <w:divsChild>
                <w:div w:id="42753947">
                  <w:marLeft w:val="0"/>
                  <w:marRight w:val="0"/>
                  <w:marTop w:val="0"/>
                  <w:marBottom w:val="0"/>
                  <w:divBdr>
                    <w:top w:val="none" w:sz="0" w:space="0" w:color="auto"/>
                    <w:left w:val="none" w:sz="0" w:space="0" w:color="auto"/>
                    <w:bottom w:val="none" w:sz="0" w:space="0" w:color="auto"/>
                    <w:right w:val="none" w:sz="0" w:space="0" w:color="auto"/>
                  </w:divBdr>
                  <w:divsChild>
                    <w:div w:id="11195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51901">
      <w:bodyDiv w:val="1"/>
      <w:marLeft w:val="0"/>
      <w:marRight w:val="0"/>
      <w:marTop w:val="0"/>
      <w:marBottom w:val="0"/>
      <w:divBdr>
        <w:top w:val="none" w:sz="0" w:space="0" w:color="auto"/>
        <w:left w:val="none" w:sz="0" w:space="0" w:color="auto"/>
        <w:bottom w:val="none" w:sz="0" w:space="0" w:color="auto"/>
        <w:right w:val="none" w:sz="0" w:space="0" w:color="auto"/>
      </w:divBdr>
      <w:divsChild>
        <w:div w:id="1032729235">
          <w:marLeft w:val="0"/>
          <w:marRight w:val="0"/>
          <w:marTop w:val="0"/>
          <w:marBottom w:val="0"/>
          <w:divBdr>
            <w:top w:val="none" w:sz="0" w:space="0" w:color="auto"/>
            <w:left w:val="none" w:sz="0" w:space="0" w:color="auto"/>
            <w:bottom w:val="none" w:sz="0" w:space="0" w:color="auto"/>
            <w:right w:val="none" w:sz="0" w:space="0" w:color="auto"/>
          </w:divBdr>
          <w:divsChild>
            <w:div w:id="1774935698">
              <w:marLeft w:val="0"/>
              <w:marRight w:val="0"/>
              <w:marTop w:val="0"/>
              <w:marBottom w:val="0"/>
              <w:divBdr>
                <w:top w:val="none" w:sz="0" w:space="0" w:color="auto"/>
                <w:left w:val="none" w:sz="0" w:space="0" w:color="auto"/>
                <w:bottom w:val="none" w:sz="0" w:space="0" w:color="auto"/>
                <w:right w:val="none" w:sz="0" w:space="0" w:color="auto"/>
              </w:divBdr>
              <w:divsChild>
                <w:div w:id="6175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4076">
      <w:bodyDiv w:val="1"/>
      <w:marLeft w:val="0"/>
      <w:marRight w:val="0"/>
      <w:marTop w:val="0"/>
      <w:marBottom w:val="0"/>
      <w:divBdr>
        <w:top w:val="none" w:sz="0" w:space="0" w:color="auto"/>
        <w:left w:val="none" w:sz="0" w:space="0" w:color="auto"/>
        <w:bottom w:val="none" w:sz="0" w:space="0" w:color="auto"/>
        <w:right w:val="none" w:sz="0" w:space="0" w:color="auto"/>
      </w:divBdr>
      <w:divsChild>
        <w:div w:id="507326202">
          <w:marLeft w:val="0"/>
          <w:marRight w:val="0"/>
          <w:marTop w:val="0"/>
          <w:marBottom w:val="0"/>
          <w:divBdr>
            <w:top w:val="none" w:sz="0" w:space="0" w:color="auto"/>
            <w:left w:val="none" w:sz="0" w:space="0" w:color="auto"/>
            <w:bottom w:val="none" w:sz="0" w:space="0" w:color="auto"/>
            <w:right w:val="none" w:sz="0" w:space="0" w:color="auto"/>
          </w:divBdr>
          <w:divsChild>
            <w:div w:id="2126651325">
              <w:marLeft w:val="0"/>
              <w:marRight w:val="0"/>
              <w:marTop w:val="0"/>
              <w:marBottom w:val="0"/>
              <w:divBdr>
                <w:top w:val="none" w:sz="0" w:space="0" w:color="auto"/>
                <w:left w:val="none" w:sz="0" w:space="0" w:color="auto"/>
                <w:bottom w:val="none" w:sz="0" w:space="0" w:color="auto"/>
                <w:right w:val="none" w:sz="0" w:space="0" w:color="auto"/>
              </w:divBdr>
              <w:divsChild>
                <w:div w:id="1943952290">
                  <w:marLeft w:val="0"/>
                  <w:marRight w:val="0"/>
                  <w:marTop w:val="0"/>
                  <w:marBottom w:val="0"/>
                  <w:divBdr>
                    <w:top w:val="none" w:sz="0" w:space="0" w:color="auto"/>
                    <w:left w:val="none" w:sz="0" w:space="0" w:color="auto"/>
                    <w:bottom w:val="none" w:sz="0" w:space="0" w:color="auto"/>
                    <w:right w:val="none" w:sz="0" w:space="0" w:color="auto"/>
                  </w:divBdr>
                  <w:divsChild>
                    <w:div w:id="17017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7763">
      <w:bodyDiv w:val="1"/>
      <w:marLeft w:val="0"/>
      <w:marRight w:val="0"/>
      <w:marTop w:val="0"/>
      <w:marBottom w:val="0"/>
      <w:divBdr>
        <w:top w:val="none" w:sz="0" w:space="0" w:color="auto"/>
        <w:left w:val="none" w:sz="0" w:space="0" w:color="auto"/>
        <w:bottom w:val="none" w:sz="0" w:space="0" w:color="auto"/>
        <w:right w:val="none" w:sz="0" w:space="0" w:color="auto"/>
      </w:divBdr>
      <w:divsChild>
        <w:div w:id="1597713443">
          <w:marLeft w:val="0"/>
          <w:marRight w:val="0"/>
          <w:marTop w:val="0"/>
          <w:marBottom w:val="0"/>
          <w:divBdr>
            <w:top w:val="none" w:sz="0" w:space="0" w:color="auto"/>
            <w:left w:val="none" w:sz="0" w:space="0" w:color="auto"/>
            <w:bottom w:val="none" w:sz="0" w:space="0" w:color="auto"/>
            <w:right w:val="none" w:sz="0" w:space="0" w:color="auto"/>
          </w:divBdr>
          <w:divsChild>
            <w:div w:id="638151850">
              <w:marLeft w:val="0"/>
              <w:marRight w:val="0"/>
              <w:marTop w:val="0"/>
              <w:marBottom w:val="0"/>
              <w:divBdr>
                <w:top w:val="none" w:sz="0" w:space="0" w:color="auto"/>
                <w:left w:val="none" w:sz="0" w:space="0" w:color="auto"/>
                <w:bottom w:val="none" w:sz="0" w:space="0" w:color="auto"/>
                <w:right w:val="none" w:sz="0" w:space="0" w:color="auto"/>
              </w:divBdr>
              <w:divsChild>
                <w:div w:id="6888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4858">
      <w:bodyDiv w:val="1"/>
      <w:marLeft w:val="0"/>
      <w:marRight w:val="0"/>
      <w:marTop w:val="0"/>
      <w:marBottom w:val="0"/>
      <w:divBdr>
        <w:top w:val="none" w:sz="0" w:space="0" w:color="auto"/>
        <w:left w:val="none" w:sz="0" w:space="0" w:color="auto"/>
        <w:bottom w:val="none" w:sz="0" w:space="0" w:color="auto"/>
        <w:right w:val="none" w:sz="0" w:space="0" w:color="auto"/>
      </w:divBdr>
      <w:divsChild>
        <w:div w:id="843711884">
          <w:marLeft w:val="0"/>
          <w:marRight w:val="0"/>
          <w:marTop w:val="0"/>
          <w:marBottom w:val="0"/>
          <w:divBdr>
            <w:top w:val="none" w:sz="0" w:space="0" w:color="auto"/>
            <w:left w:val="none" w:sz="0" w:space="0" w:color="auto"/>
            <w:bottom w:val="none" w:sz="0" w:space="0" w:color="auto"/>
            <w:right w:val="none" w:sz="0" w:space="0" w:color="auto"/>
          </w:divBdr>
          <w:divsChild>
            <w:div w:id="1807619261">
              <w:marLeft w:val="0"/>
              <w:marRight w:val="0"/>
              <w:marTop w:val="0"/>
              <w:marBottom w:val="0"/>
              <w:divBdr>
                <w:top w:val="none" w:sz="0" w:space="0" w:color="auto"/>
                <w:left w:val="none" w:sz="0" w:space="0" w:color="auto"/>
                <w:bottom w:val="none" w:sz="0" w:space="0" w:color="auto"/>
                <w:right w:val="none" w:sz="0" w:space="0" w:color="auto"/>
              </w:divBdr>
              <w:divsChild>
                <w:div w:id="1172254819">
                  <w:marLeft w:val="0"/>
                  <w:marRight w:val="0"/>
                  <w:marTop w:val="0"/>
                  <w:marBottom w:val="0"/>
                  <w:divBdr>
                    <w:top w:val="none" w:sz="0" w:space="0" w:color="auto"/>
                    <w:left w:val="none" w:sz="0" w:space="0" w:color="auto"/>
                    <w:bottom w:val="none" w:sz="0" w:space="0" w:color="auto"/>
                    <w:right w:val="none" w:sz="0" w:space="0" w:color="auto"/>
                  </w:divBdr>
                  <w:divsChild>
                    <w:div w:id="14797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982090">
      <w:bodyDiv w:val="1"/>
      <w:marLeft w:val="0"/>
      <w:marRight w:val="0"/>
      <w:marTop w:val="0"/>
      <w:marBottom w:val="0"/>
      <w:divBdr>
        <w:top w:val="none" w:sz="0" w:space="0" w:color="auto"/>
        <w:left w:val="none" w:sz="0" w:space="0" w:color="auto"/>
        <w:bottom w:val="none" w:sz="0" w:space="0" w:color="auto"/>
        <w:right w:val="none" w:sz="0" w:space="0" w:color="auto"/>
      </w:divBdr>
      <w:divsChild>
        <w:div w:id="1755667618">
          <w:marLeft w:val="0"/>
          <w:marRight w:val="0"/>
          <w:marTop w:val="0"/>
          <w:marBottom w:val="0"/>
          <w:divBdr>
            <w:top w:val="none" w:sz="0" w:space="0" w:color="auto"/>
            <w:left w:val="none" w:sz="0" w:space="0" w:color="auto"/>
            <w:bottom w:val="none" w:sz="0" w:space="0" w:color="auto"/>
            <w:right w:val="none" w:sz="0" w:space="0" w:color="auto"/>
          </w:divBdr>
          <w:divsChild>
            <w:div w:id="1809594511">
              <w:marLeft w:val="0"/>
              <w:marRight w:val="0"/>
              <w:marTop w:val="0"/>
              <w:marBottom w:val="0"/>
              <w:divBdr>
                <w:top w:val="none" w:sz="0" w:space="0" w:color="auto"/>
                <w:left w:val="none" w:sz="0" w:space="0" w:color="auto"/>
                <w:bottom w:val="none" w:sz="0" w:space="0" w:color="auto"/>
                <w:right w:val="none" w:sz="0" w:space="0" w:color="auto"/>
              </w:divBdr>
              <w:divsChild>
                <w:div w:id="407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36699">
      <w:bodyDiv w:val="1"/>
      <w:marLeft w:val="0"/>
      <w:marRight w:val="0"/>
      <w:marTop w:val="0"/>
      <w:marBottom w:val="0"/>
      <w:divBdr>
        <w:top w:val="none" w:sz="0" w:space="0" w:color="auto"/>
        <w:left w:val="none" w:sz="0" w:space="0" w:color="auto"/>
        <w:bottom w:val="none" w:sz="0" w:space="0" w:color="auto"/>
        <w:right w:val="none" w:sz="0" w:space="0" w:color="auto"/>
      </w:divBdr>
      <w:divsChild>
        <w:div w:id="1055008162">
          <w:marLeft w:val="0"/>
          <w:marRight w:val="0"/>
          <w:marTop w:val="0"/>
          <w:marBottom w:val="0"/>
          <w:divBdr>
            <w:top w:val="none" w:sz="0" w:space="0" w:color="auto"/>
            <w:left w:val="none" w:sz="0" w:space="0" w:color="auto"/>
            <w:bottom w:val="none" w:sz="0" w:space="0" w:color="auto"/>
            <w:right w:val="none" w:sz="0" w:space="0" w:color="auto"/>
          </w:divBdr>
          <w:divsChild>
            <w:div w:id="1368527351">
              <w:marLeft w:val="0"/>
              <w:marRight w:val="0"/>
              <w:marTop w:val="0"/>
              <w:marBottom w:val="0"/>
              <w:divBdr>
                <w:top w:val="none" w:sz="0" w:space="0" w:color="auto"/>
                <w:left w:val="none" w:sz="0" w:space="0" w:color="auto"/>
                <w:bottom w:val="none" w:sz="0" w:space="0" w:color="auto"/>
                <w:right w:val="none" w:sz="0" w:space="0" w:color="auto"/>
              </w:divBdr>
              <w:divsChild>
                <w:div w:id="20705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7754">
      <w:bodyDiv w:val="1"/>
      <w:marLeft w:val="0"/>
      <w:marRight w:val="0"/>
      <w:marTop w:val="0"/>
      <w:marBottom w:val="0"/>
      <w:divBdr>
        <w:top w:val="none" w:sz="0" w:space="0" w:color="auto"/>
        <w:left w:val="none" w:sz="0" w:space="0" w:color="auto"/>
        <w:bottom w:val="none" w:sz="0" w:space="0" w:color="auto"/>
        <w:right w:val="none" w:sz="0" w:space="0" w:color="auto"/>
      </w:divBdr>
      <w:divsChild>
        <w:div w:id="932208755">
          <w:marLeft w:val="0"/>
          <w:marRight w:val="0"/>
          <w:marTop w:val="0"/>
          <w:marBottom w:val="0"/>
          <w:divBdr>
            <w:top w:val="none" w:sz="0" w:space="0" w:color="auto"/>
            <w:left w:val="none" w:sz="0" w:space="0" w:color="auto"/>
            <w:bottom w:val="none" w:sz="0" w:space="0" w:color="auto"/>
            <w:right w:val="none" w:sz="0" w:space="0" w:color="auto"/>
          </w:divBdr>
          <w:divsChild>
            <w:div w:id="632517294">
              <w:marLeft w:val="0"/>
              <w:marRight w:val="0"/>
              <w:marTop w:val="0"/>
              <w:marBottom w:val="0"/>
              <w:divBdr>
                <w:top w:val="none" w:sz="0" w:space="0" w:color="auto"/>
                <w:left w:val="none" w:sz="0" w:space="0" w:color="auto"/>
                <w:bottom w:val="none" w:sz="0" w:space="0" w:color="auto"/>
                <w:right w:val="none" w:sz="0" w:space="0" w:color="auto"/>
              </w:divBdr>
              <w:divsChild>
                <w:div w:id="485820477">
                  <w:marLeft w:val="0"/>
                  <w:marRight w:val="0"/>
                  <w:marTop w:val="0"/>
                  <w:marBottom w:val="0"/>
                  <w:divBdr>
                    <w:top w:val="none" w:sz="0" w:space="0" w:color="auto"/>
                    <w:left w:val="none" w:sz="0" w:space="0" w:color="auto"/>
                    <w:bottom w:val="none" w:sz="0" w:space="0" w:color="auto"/>
                    <w:right w:val="none" w:sz="0" w:space="0" w:color="auto"/>
                  </w:divBdr>
                  <w:divsChild>
                    <w:div w:id="16065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576601">
      <w:bodyDiv w:val="1"/>
      <w:marLeft w:val="0"/>
      <w:marRight w:val="0"/>
      <w:marTop w:val="0"/>
      <w:marBottom w:val="0"/>
      <w:divBdr>
        <w:top w:val="none" w:sz="0" w:space="0" w:color="auto"/>
        <w:left w:val="none" w:sz="0" w:space="0" w:color="auto"/>
        <w:bottom w:val="none" w:sz="0" w:space="0" w:color="auto"/>
        <w:right w:val="none" w:sz="0" w:space="0" w:color="auto"/>
      </w:divBdr>
      <w:divsChild>
        <w:div w:id="1570725336">
          <w:marLeft w:val="0"/>
          <w:marRight w:val="0"/>
          <w:marTop w:val="0"/>
          <w:marBottom w:val="0"/>
          <w:divBdr>
            <w:top w:val="none" w:sz="0" w:space="0" w:color="auto"/>
            <w:left w:val="none" w:sz="0" w:space="0" w:color="auto"/>
            <w:bottom w:val="none" w:sz="0" w:space="0" w:color="auto"/>
            <w:right w:val="none" w:sz="0" w:space="0" w:color="auto"/>
          </w:divBdr>
          <w:divsChild>
            <w:div w:id="1757749166">
              <w:marLeft w:val="0"/>
              <w:marRight w:val="0"/>
              <w:marTop w:val="0"/>
              <w:marBottom w:val="0"/>
              <w:divBdr>
                <w:top w:val="none" w:sz="0" w:space="0" w:color="auto"/>
                <w:left w:val="none" w:sz="0" w:space="0" w:color="auto"/>
                <w:bottom w:val="none" w:sz="0" w:space="0" w:color="auto"/>
                <w:right w:val="none" w:sz="0" w:space="0" w:color="auto"/>
              </w:divBdr>
              <w:divsChild>
                <w:div w:id="15834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99497">
      <w:bodyDiv w:val="1"/>
      <w:marLeft w:val="0"/>
      <w:marRight w:val="0"/>
      <w:marTop w:val="0"/>
      <w:marBottom w:val="0"/>
      <w:divBdr>
        <w:top w:val="none" w:sz="0" w:space="0" w:color="auto"/>
        <w:left w:val="none" w:sz="0" w:space="0" w:color="auto"/>
        <w:bottom w:val="none" w:sz="0" w:space="0" w:color="auto"/>
        <w:right w:val="none" w:sz="0" w:space="0" w:color="auto"/>
      </w:divBdr>
      <w:divsChild>
        <w:div w:id="1683164193">
          <w:marLeft w:val="0"/>
          <w:marRight w:val="0"/>
          <w:marTop w:val="0"/>
          <w:marBottom w:val="0"/>
          <w:divBdr>
            <w:top w:val="none" w:sz="0" w:space="0" w:color="auto"/>
            <w:left w:val="none" w:sz="0" w:space="0" w:color="auto"/>
            <w:bottom w:val="none" w:sz="0" w:space="0" w:color="auto"/>
            <w:right w:val="none" w:sz="0" w:space="0" w:color="auto"/>
          </w:divBdr>
          <w:divsChild>
            <w:div w:id="1518890188">
              <w:marLeft w:val="0"/>
              <w:marRight w:val="0"/>
              <w:marTop w:val="0"/>
              <w:marBottom w:val="0"/>
              <w:divBdr>
                <w:top w:val="none" w:sz="0" w:space="0" w:color="auto"/>
                <w:left w:val="none" w:sz="0" w:space="0" w:color="auto"/>
                <w:bottom w:val="none" w:sz="0" w:space="0" w:color="auto"/>
                <w:right w:val="none" w:sz="0" w:space="0" w:color="auto"/>
              </w:divBdr>
              <w:divsChild>
                <w:div w:id="2097510194">
                  <w:marLeft w:val="0"/>
                  <w:marRight w:val="0"/>
                  <w:marTop w:val="0"/>
                  <w:marBottom w:val="0"/>
                  <w:divBdr>
                    <w:top w:val="none" w:sz="0" w:space="0" w:color="auto"/>
                    <w:left w:val="none" w:sz="0" w:space="0" w:color="auto"/>
                    <w:bottom w:val="none" w:sz="0" w:space="0" w:color="auto"/>
                    <w:right w:val="none" w:sz="0" w:space="0" w:color="auto"/>
                  </w:divBdr>
                  <w:divsChild>
                    <w:div w:id="10989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456374">
      <w:bodyDiv w:val="1"/>
      <w:marLeft w:val="0"/>
      <w:marRight w:val="0"/>
      <w:marTop w:val="0"/>
      <w:marBottom w:val="0"/>
      <w:divBdr>
        <w:top w:val="none" w:sz="0" w:space="0" w:color="auto"/>
        <w:left w:val="none" w:sz="0" w:space="0" w:color="auto"/>
        <w:bottom w:val="none" w:sz="0" w:space="0" w:color="auto"/>
        <w:right w:val="none" w:sz="0" w:space="0" w:color="auto"/>
      </w:divBdr>
      <w:divsChild>
        <w:div w:id="35007086">
          <w:marLeft w:val="0"/>
          <w:marRight w:val="0"/>
          <w:marTop w:val="0"/>
          <w:marBottom w:val="0"/>
          <w:divBdr>
            <w:top w:val="none" w:sz="0" w:space="0" w:color="auto"/>
            <w:left w:val="none" w:sz="0" w:space="0" w:color="auto"/>
            <w:bottom w:val="none" w:sz="0" w:space="0" w:color="auto"/>
            <w:right w:val="none" w:sz="0" w:space="0" w:color="auto"/>
          </w:divBdr>
          <w:divsChild>
            <w:div w:id="1123965228">
              <w:marLeft w:val="0"/>
              <w:marRight w:val="0"/>
              <w:marTop w:val="0"/>
              <w:marBottom w:val="0"/>
              <w:divBdr>
                <w:top w:val="none" w:sz="0" w:space="0" w:color="auto"/>
                <w:left w:val="none" w:sz="0" w:space="0" w:color="auto"/>
                <w:bottom w:val="none" w:sz="0" w:space="0" w:color="auto"/>
                <w:right w:val="none" w:sz="0" w:space="0" w:color="auto"/>
              </w:divBdr>
              <w:divsChild>
                <w:div w:id="1142578961">
                  <w:marLeft w:val="0"/>
                  <w:marRight w:val="0"/>
                  <w:marTop w:val="0"/>
                  <w:marBottom w:val="0"/>
                  <w:divBdr>
                    <w:top w:val="none" w:sz="0" w:space="0" w:color="auto"/>
                    <w:left w:val="none" w:sz="0" w:space="0" w:color="auto"/>
                    <w:bottom w:val="none" w:sz="0" w:space="0" w:color="auto"/>
                    <w:right w:val="none" w:sz="0" w:space="0" w:color="auto"/>
                  </w:divBdr>
                  <w:divsChild>
                    <w:div w:id="3748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5131">
      <w:bodyDiv w:val="1"/>
      <w:marLeft w:val="0"/>
      <w:marRight w:val="0"/>
      <w:marTop w:val="0"/>
      <w:marBottom w:val="0"/>
      <w:divBdr>
        <w:top w:val="none" w:sz="0" w:space="0" w:color="auto"/>
        <w:left w:val="none" w:sz="0" w:space="0" w:color="auto"/>
        <w:bottom w:val="none" w:sz="0" w:space="0" w:color="auto"/>
        <w:right w:val="none" w:sz="0" w:space="0" w:color="auto"/>
      </w:divBdr>
      <w:divsChild>
        <w:div w:id="221907868">
          <w:marLeft w:val="0"/>
          <w:marRight w:val="0"/>
          <w:marTop w:val="0"/>
          <w:marBottom w:val="0"/>
          <w:divBdr>
            <w:top w:val="none" w:sz="0" w:space="0" w:color="auto"/>
            <w:left w:val="none" w:sz="0" w:space="0" w:color="auto"/>
            <w:bottom w:val="none" w:sz="0" w:space="0" w:color="auto"/>
            <w:right w:val="none" w:sz="0" w:space="0" w:color="auto"/>
          </w:divBdr>
          <w:divsChild>
            <w:div w:id="927619632">
              <w:marLeft w:val="0"/>
              <w:marRight w:val="0"/>
              <w:marTop w:val="0"/>
              <w:marBottom w:val="0"/>
              <w:divBdr>
                <w:top w:val="none" w:sz="0" w:space="0" w:color="auto"/>
                <w:left w:val="none" w:sz="0" w:space="0" w:color="auto"/>
                <w:bottom w:val="none" w:sz="0" w:space="0" w:color="auto"/>
                <w:right w:val="none" w:sz="0" w:space="0" w:color="auto"/>
              </w:divBdr>
              <w:divsChild>
                <w:div w:id="20119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71820">
      <w:bodyDiv w:val="1"/>
      <w:marLeft w:val="0"/>
      <w:marRight w:val="0"/>
      <w:marTop w:val="0"/>
      <w:marBottom w:val="0"/>
      <w:divBdr>
        <w:top w:val="none" w:sz="0" w:space="0" w:color="auto"/>
        <w:left w:val="none" w:sz="0" w:space="0" w:color="auto"/>
        <w:bottom w:val="none" w:sz="0" w:space="0" w:color="auto"/>
        <w:right w:val="none" w:sz="0" w:space="0" w:color="auto"/>
      </w:divBdr>
      <w:divsChild>
        <w:div w:id="520096998">
          <w:marLeft w:val="0"/>
          <w:marRight w:val="0"/>
          <w:marTop w:val="0"/>
          <w:marBottom w:val="0"/>
          <w:divBdr>
            <w:top w:val="none" w:sz="0" w:space="0" w:color="auto"/>
            <w:left w:val="none" w:sz="0" w:space="0" w:color="auto"/>
            <w:bottom w:val="none" w:sz="0" w:space="0" w:color="auto"/>
            <w:right w:val="none" w:sz="0" w:space="0" w:color="auto"/>
          </w:divBdr>
          <w:divsChild>
            <w:div w:id="1583953507">
              <w:marLeft w:val="0"/>
              <w:marRight w:val="0"/>
              <w:marTop w:val="0"/>
              <w:marBottom w:val="0"/>
              <w:divBdr>
                <w:top w:val="none" w:sz="0" w:space="0" w:color="auto"/>
                <w:left w:val="none" w:sz="0" w:space="0" w:color="auto"/>
                <w:bottom w:val="none" w:sz="0" w:space="0" w:color="auto"/>
                <w:right w:val="none" w:sz="0" w:space="0" w:color="auto"/>
              </w:divBdr>
              <w:divsChild>
                <w:div w:id="591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51703">
      <w:bodyDiv w:val="1"/>
      <w:marLeft w:val="0"/>
      <w:marRight w:val="0"/>
      <w:marTop w:val="0"/>
      <w:marBottom w:val="0"/>
      <w:divBdr>
        <w:top w:val="none" w:sz="0" w:space="0" w:color="auto"/>
        <w:left w:val="none" w:sz="0" w:space="0" w:color="auto"/>
        <w:bottom w:val="none" w:sz="0" w:space="0" w:color="auto"/>
        <w:right w:val="none" w:sz="0" w:space="0" w:color="auto"/>
      </w:divBdr>
      <w:divsChild>
        <w:div w:id="497309941">
          <w:marLeft w:val="0"/>
          <w:marRight w:val="0"/>
          <w:marTop w:val="0"/>
          <w:marBottom w:val="0"/>
          <w:divBdr>
            <w:top w:val="none" w:sz="0" w:space="0" w:color="auto"/>
            <w:left w:val="none" w:sz="0" w:space="0" w:color="auto"/>
            <w:bottom w:val="none" w:sz="0" w:space="0" w:color="auto"/>
            <w:right w:val="none" w:sz="0" w:space="0" w:color="auto"/>
          </w:divBdr>
          <w:divsChild>
            <w:div w:id="121727735">
              <w:marLeft w:val="0"/>
              <w:marRight w:val="0"/>
              <w:marTop w:val="0"/>
              <w:marBottom w:val="0"/>
              <w:divBdr>
                <w:top w:val="none" w:sz="0" w:space="0" w:color="auto"/>
                <w:left w:val="none" w:sz="0" w:space="0" w:color="auto"/>
                <w:bottom w:val="none" w:sz="0" w:space="0" w:color="auto"/>
                <w:right w:val="none" w:sz="0" w:space="0" w:color="auto"/>
              </w:divBdr>
              <w:divsChild>
                <w:div w:id="5078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3059">
      <w:bodyDiv w:val="1"/>
      <w:marLeft w:val="0"/>
      <w:marRight w:val="0"/>
      <w:marTop w:val="0"/>
      <w:marBottom w:val="0"/>
      <w:divBdr>
        <w:top w:val="none" w:sz="0" w:space="0" w:color="auto"/>
        <w:left w:val="none" w:sz="0" w:space="0" w:color="auto"/>
        <w:bottom w:val="none" w:sz="0" w:space="0" w:color="auto"/>
        <w:right w:val="none" w:sz="0" w:space="0" w:color="auto"/>
      </w:divBdr>
      <w:divsChild>
        <w:div w:id="702024784">
          <w:marLeft w:val="0"/>
          <w:marRight w:val="0"/>
          <w:marTop w:val="0"/>
          <w:marBottom w:val="0"/>
          <w:divBdr>
            <w:top w:val="none" w:sz="0" w:space="0" w:color="auto"/>
            <w:left w:val="none" w:sz="0" w:space="0" w:color="auto"/>
            <w:bottom w:val="none" w:sz="0" w:space="0" w:color="auto"/>
            <w:right w:val="none" w:sz="0" w:space="0" w:color="auto"/>
          </w:divBdr>
          <w:divsChild>
            <w:div w:id="1452043873">
              <w:marLeft w:val="0"/>
              <w:marRight w:val="0"/>
              <w:marTop w:val="0"/>
              <w:marBottom w:val="0"/>
              <w:divBdr>
                <w:top w:val="none" w:sz="0" w:space="0" w:color="auto"/>
                <w:left w:val="none" w:sz="0" w:space="0" w:color="auto"/>
                <w:bottom w:val="none" w:sz="0" w:space="0" w:color="auto"/>
                <w:right w:val="none" w:sz="0" w:space="0" w:color="auto"/>
              </w:divBdr>
              <w:divsChild>
                <w:div w:id="406658966">
                  <w:marLeft w:val="0"/>
                  <w:marRight w:val="0"/>
                  <w:marTop w:val="0"/>
                  <w:marBottom w:val="0"/>
                  <w:divBdr>
                    <w:top w:val="none" w:sz="0" w:space="0" w:color="auto"/>
                    <w:left w:val="none" w:sz="0" w:space="0" w:color="auto"/>
                    <w:bottom w:val="none" w:sz="0" w:space="0" w:color="auto"/>
                    <w:right w:val="none" w:sz="0" w:space="0" w:color="auto"/>
                  </w:divBdr>
                  <w:divsChild>
                    <w:div w:id="55771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360331">
      <w:bodyDiv w:val="1"/>
      <w:marLeft w:val="0"/>
      <w:marRight w:val="0"/>
      <w:marTop w:val="0"/>
      <w:marBottom w:val="0"/>
      <w:divBdr>
        <w:top w:val="none" w:sz="0" w:space="0" w:color="auto"/>
        <w:left w:val="none" w:sz="0" w:space="0" w:color="auto"/>
        <w:bottom w:val="none" w:sz="0" w:space="0" w:color="auto"/>
        <w:right w:val="none" w:sz="0" w:space="0" w:color="auto"/>
      </w:divBdr>
      <w:divsChild>
        <w:div w:id="1384599386">
          <w:marLeft w:val="0"/>
          <w:marRight w:val="0"/>
          <w:marTop w:val="0"/>
          <w:marBottom w:val="0"/>
          <w:divBdr>
            <w:top w:val="none" w:sz="0" w:space="0" w:color="auto"/>
            <w:left w:val="none" w:sz="0" w:space="0" w:color="auto"/>
            <w:bottom w:val="none" w:sz="0" w:space="0" w:color="auto"/>
            <w:right w:val="none" w:sz="0" w:space="0" w:color="auto"/>
          </w:divBdr>
          <w:divsChild>
            <w:div w:id="845746539">
              <w:marLeft w:val="0"/>
              <w:marRight w:val="0"/>
              <w:marTop w:val="0"/>
              <w:marBottom w:val="0"/>
              <w:divBdr>
                <w:top w:val="none" w:sz="0" w:space="0" w:color="auto"/>
                <w:left w:val="none" w:sz="0" w:space="0" w:color="auto"/>
                <w:bottom w:val="none" w:sz="0" w:space="0" w:color="auto"/>
                <w:right w:val="none" w:sz="0" w:space="0" w:color="auto"/>
              </w:divBdr>
              <w:divsChild>
                <w:div w:id="7115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56437">
      <w:bodyDiv w:val="1"/>
      <w:marLeft w:val="0"/>
      <w:marRight w:val="0"/>
      <w:marTop w:val="0"/>
      <w:marBottom w:val="0"/>
      <w:divBdr>
        <w:top w:val="none" w:sz="0" w:space="0" w:color="auto"/>
        <w:left w:val="none" w:sz="0" w:space="0" w:color="auto"/>
        <w:bottom w:val="none" w:sz="0" w:space="0" w:color="auto"/>
        <w:right w:val="none" w:sz="0" w:space="0" w:color="auto"/>
      </w:divBdr>
    </w:div>
    <w:div w:id="1574730916">
      <w:bodyDiv w:val="1"/>
      <w:marLeft w:val="0"/>
      <w:marRight w:val="0"/>
      <w:marTop w:val="0"/>
      <w:marBottom w:val="0"/>
      <w:divBdr>
        <w:top w:val="none" w:sz="0" w:space="0" w:color="auto"/>
        <w:left w:val="none" w:sz="0" w:space="0" w:color="auto"/>
        <w:bottom w:val="none" w:sz="0" w:space="0" w:color="auto"/>
        <w:right w:val="none" w:sz="0" w:space="0" w:color="auto"/>
      </w:divBdr>
      <w:divsChild>
        <w:div w:id="93523838">
          <w:marLeft w:val="0"/>
          <w:marRight w:val="0"/>
          <w:marTop w:val="0"/>
          <w:marBottom w:val="0"/>
          <w:divBdr>
            <w:top w:val="none" w:sz="0" w:space="0" w:color="auto"/>
            <w:left w:val="none" w:sz="0" w:space="0" w:color="auto"/>
            <w:bottom w:val="none" w:sz="0" w:space="0" w:color="auto"/>
            <w:right w:val="none" w:sz="0" w:space="0" w:color="auto"/>
          </w:divBdr>
          <w:divsChild>
            <w:div w:id="1580410599">
              <w:marLeft w:val="0"/>
              <w:marRight w:val="0"/>
              <w:marTop w:val="0"/>
              <w:marBottom w:val="0"/>
              <w:divBdr>
                <w:top w:val="none" w:sz="0" w:space="0" w:color="auto"/>
                <w:left w:val="none" w:sz="0" w:space="0" w:color="auto"/>
                <w:bottom w:val="none" w:sz="0" w:space="0" w:color="auto"/>
                <w:right w:val="none" w:sz="0" w:space="0" w:color="auto"/>
              </w:divBdr>
              <w:divsChild>
                <w:div w:id="1275094683">
                  <w:marLeft w:val="0"/>
                  <w:marRight w:val="0"/>
                  <w:marTop w:val="0"/>
                  <w:marBottom w:val="0"/>
                  <w:divBdr>
                    <w:top w:val="none" w:sz="0" w:space="0" w:color="auto"/>
                    <w:left w:val="none" w:sz="0" w:space="0" w:color="auto"/>
                    <w:bottom w:val="none" w:sz="0" w:space="0" w:color="auto"/>
                    <w:right w:val="none" w:sz="0" w:space="0" w:color="auto"/>
                  </w:divBdr>
                  <w:divsChild>
                    <w:div w:id="874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79412">
      <w:bodyDiv w:val="1"/>
      <w:marLeft w:val="0"/>
      <w:marRight w:val="0"/>
      <w:marTop w:val="0"/>
      <w:marBottom w:val="0"/>
      <w:divBdr>
        <w:top w:val="none" w:sz="0" w:space="0" w:color="auto"/>
        <w:left w:val="none" w:sz="0" w:space="0" w:color="auto"/>
        <w:bottom w:val="none" w:sz="0" w:space="0" w:color="auto"/>
        <w:right w:val="none" w:sz="0" w:space="0" w:color="auto"/>
      </w:divBdr>
      <w:divsChild>
        <w:div w:id="1918979330">
          <w:marLeft w:val="0"/>
          <w:marRight w:val="0"/>
          <w:marTop w:val="0"/>
          <w:marBottom w:val="0"/>
          <w:divBdr>
            <w:top w:val="none" w:sz="0" w:space="0" w:color="auto"/>
            <w:left w:val="none" w:sz="0" w:space="0" w:color="auto"/>
            <w:bottom w:val="none" w:sz="0" w:space="0" w:color="auto"/>
            <w:right w:val="none" w:sz="0" w:space="0" w:color="auto"/>
          </w:divBdr>
          <w:divsChild>
            <w:div w:id="1778602533">
              <w:marLeft w:val="0"/>
              <w:marRight w:val="0"/>
              <w:marTop w:val="0"/>
              <w:marBottom w:val="0"/>
              <w:divBdr>
                <w:top w:val="none" w:sz="0" w:space="0" w:color="auto"/>
                <w:left w:val="none" w:sz="0" w:space="0" w:color="auto"/>
                <w:bottom w:val="none" w:sz="0" w:space="0" w:color="auto"/>
                <w:right w:val="none" w:sz="0" w:space="0" w:color="auto"/>
              </w:divBdr>
              <w:divsChild>
                <w:div w:id="151218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9269">
      <w:bodyDiv w:val="1"/>
      <w:marLeft w:val="0"/>
      <w:marRight w:val="0"/>
      <w:marTop w:val="0"/>
      <w:marBottom w:val="0"/>
      <w:divBdr>
        <w:top w:val="none" w:sz="0" w:space="0" w:color="auto"/>
        <w:left w:val="none" w:sz="0" w:space="0" w:color="auto"/>
        <w:bottom w:val="none" w:sz="0" w:space="0" w:color="auto"/>
        <w:right w:val="none" w:sz="0" w:space="0" w:color="auto"/>
      </w:divBdr>
      <w:divsChild>
        <w:div w:id="1405489012">
          <w:marLeft w:val="0"/>
          <w:marRight w:val="0"/>
          <w:marTop w:val="0"/>
          <w:marBottom w:val="0"/>
          <w:divBdr>
            <w:top w:val="none" w:sz="0" w:space="0" w:color="auto"/>
            <w:left w:val="none" w:sz="0" w:space="0" w:color="auto"/>
            <w:bottom w:val="none" w:sz="0" w:space="0" w:color="auto"/>
            <w:right w:val="none" w:sz="0" w:space="0" w:color="auto"/>
          </w:divBdr>
          <w:divsChild>
            <w:div w:id="1231230853">
              <w:marLeft w:val="0"/>
              <w:marRight w:val="0"/>
              <w:marTop w:val="0"/>
              <w:marBottom w:val="0"/>
              <w:divBdr>
                <w:top w:val="none" w:sz="0" w:space="0" w:color="auto"/>
                <w:left w:val="none" w:sz="0" w:space="0" w:color="auto"/>
                <w:bottom w:val="none" w:sz="0" w:space="0" w:color="auto"/>
                <w:right w:val="none" w:sz="0" w:space="0" w:color="auto"/>
              </w:divBdr>
              <w:divsChild>
                <w:div w:id="4017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239586">
      <w:bodyDiv w:val="1"/>
      <w:marLeft w:val="0"/>
      <w:marRight w:val="0"/>
      <w:marTop w:val="0"/>
      <w:marBottom w:val="0"/>
      <w:divBdr>
        <w:top w:val="none" w:sz="0" w:space="0" w:color="auto"/>
        <w:left w:val="none" w:sz="0" w:space="0" w:color="auto"/>
        <w:bottom w:val="none" w:sz="0" w:space="0" w:color="auto"/>
        <w:right w:val="none" w:sz="0" w:space="0" w:color="auto"/>
      </w:divBdr>
      <w:divsChild>
        <w:div w:id="1266765732">
          <w:marLeft w:val="0"/>
          <w:marRight w:val="0"/>
          <w:marTop w:val="0"/>
          <w:marBottom w:val="0"/>
          <w:divBdr>
            <w:top w:val="none" w:sz="0" w:space="0" w:color="auto"/>
            <w:left w:val="none" w:sz="0" w:space="0" w:color="auto"/>
            <w:bottom w:val="none" w:sz="0" w:space="0" w:color="auto"/>
            <w:right w:val="none" w:sz="0" w:space="0" w:color="auto"/>
          </w:divBdr>
          <w:divsChild>
            <w:div w:id="1688829753">
              <w:marLeft w:val="0"/>
              <w:marRight w:val="0"/>
              <w:marTop w:val="0"/>
              <w:marBottom w:val="0"/>
              <w:divBdr>
                <w:top w:val="none" w:sz="0" w:space="0" w:color="auto"/>
                <w:left w:val="none" w:sz="0" w:space="0" w:color="auto"/>
                <w:bottom w:val="none" w:sz="0" w:space="0" w:color="auto"/>
                <w:right w:val="none" w:sz="0" w:space="0" w:color="auto"/>
              </w:divBdr>
              <w:divsChild>
                <w:div w:id="4403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98642">
      <w:bodyDiv w:val="1"/>
      <w:marLeft w:val="0"/>
      <w:marRight w:val="0"/>
      <w:marTop w:val="0"/>
      <w:marBottom w:val="0"/>
      <w:divBdr>
        <w:top w:val="none" w:sz="0" w:space="0" w:color="auto"/>
        <w:left w:val="none" w:sz="0" w:space="0" w:color="auto"/>
        <w:bottom w:val="none" w:sz="0" w:space="0" w:color="auto"/>
        <w:right w:val="none" w:sz="0" w:space="0" w:color="auto"/>
      </w:divBdr>
      <w:divsChild>
        <w:div w:id="414713138">
          <w:marLeft w:val="0"/>
          <w:marRight w:val="0"/>
          <w:marTop w:val="0"/>
          <w:marBottom w:val="0"/>
          <w:divBdr>
            <w:top w:val="none" w:sz="0" w:space="0" w:color="auto"/>
            <w:left w:val="none" w:sz="0" w:space="0" w:color="auto"/>
            <w:bottom w:val="none" w:sz="0" w:space="0" w:color="auto"/>
            <w:right w:val="none" w:sz="0" w:space="0" w:color="auto"/>
          </w:divBdr>
          <w:divsChild>
            <w:div w:id="1699545979">
              <w:marLeft w:val="0"/>
              <w:marRight w:val="0"/>
              <w:marTop w:val="0"/>
              <w:marBottom w:val="0"/>
              <w:divBdr>
                <w:top w:val="none" w:sz="0" w:space="0" w:color="auto"/>
                <w:left w:val="none" w:sz="0" w:space="0" w:color="auto"/>
                <w:bottom w:val="none" w:sz="0" w:space="0" w:color="auto"/>
                <w:right w:val="none" w:sz="0" w:space="0" w:color="auto"/>
              </w:divBdr>
              <w:divsChild>
                <w:div w:id="1673336753">
                  <w:marLeft w:val="0"/>
                  <w:marRight w:val="0"/>
                  <w:marTop w:val="0"/>
                  <w:marBottom w:val="0"/>
                  <w:divBdr>
                    <w:top w:val="none" w:sz="0" w:space="0" w:color="auto"/>
                    <w:left w:val="none" w:sz="0" w:space="0" w:color="auto"/>
                    <w:bottom w:val="none" w:sz="0" w:space="0" w:color="auto"/>
                    <w:right w:val="none" w:sz="0" w:space="0" w:color="auto"/>
                  </w:divBdr>
                  <w:divsChild>
                    <w:div w:id="173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087322">
      <w:bodyDiv w:val="1"/>
      <w:marLeft w:val="0"/>
      <w:marRight w:val="0"/>
      <w:marTop w:val="0"/>
      <w:marBottom w:val="0"/>
      <w:divBdr>
        <w:top w:val="none" w:sz="0" w:space="0" w:color="auto"/>
        <w:left w:val="none" w:sz="0" w:space="0" w:color="auto"/>
        <w:bottom w:val="none" w:sz="0" w:space="0" w:color="auto"/>
        <w:right w:val="none" w:sz="0" w:space="0" w:color="auto"/>
      </w:divBdr>
      <w:divsChild>
        <w:div w:id="1654530647">
          <w:marLeft w:val="0"/>
          <w:marRight w:val="0"/>
          <w:marTop w:val="0"/>
          <w:marBottom w:val="0"/>
          <w:divBdr>
            <w:top w:val="none" w:sz="0" w:space="0" w:color="auto"/>
            <w:left w:val="none" w:sz="0" w:space="0" w:color="auto"/>
            <w:bottom w:val="none" w:sz="0" w:space="0" w:color="auto"/>
            <w:right w:val="none" w:sz="0" w:space="0" w:color="auto"/>
          </w:divBdr>
          <w:divsChild>
            <w:div w:id="1218858082">
              <w:marLeft w:val="0"/>
              <w:marRight w:val="0"/>
              <w:marTop w:val="0"/>
              <w:marBottom w:val="0"/>
              <w:divBdr>
                <w:top w:val="none" w:sz="0" w:space="0" w:color="auto"/>
                <w:left w:val="none" w:sz="0" w:space="0" w:color="auto"/>
                <w:bottom w:val="none" w:sz="0" w:space="0" w:color="auto"/>
                <w:right w:val="none" w:sz="0" w:space="0" w:color="auto"/>
              </w:divBdr>
              <w:divsChild>
                <w:div w:id="976448912">
                  <w:marLeft w:val="0"/>
                  <w:marRight w:val="0"/>
                  <w:marTop w:val="0"/>
                  <w:marBottom w:val="0"/>
                  <w:divBdr>
                    <w:top w:val="none" w:sz="0" w:space="0" w:color="auto"/>
                    <w:left w:val="none" w:sz="0" w:space="0" w:color="auto"/>
                    <w:bottom w:val="none" w:sz="0" w:space="0" w:color="auto"/>
                    <w:right w:val="none" w:sz="0" w:space="0" w:color="auto"/>
                  </w:divBdr>
                  <w:divsChild>
                    <w:div w:id="6203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717297">
      <w:bodyDiv w:val="1"/>
      <w:marLeft w:val="0"/>
      <w:marRight w:val="0"/>
      <w:marTop w:val="0"/>
      <w:marBottom w:val="0"/>
      <w:divBdr>
        <w:top w:val="none" w:sz="0" w:space="0" w:color="auto"/>
        <w:left w:val="none" w:sz="0" w:space="0" w:color="auto"/>
        <w:bottom w:val="none" w:sz="0" w:space="0" w:color="auto"/>
        <w:right w:val="none" w:sz="0" w:space="0" w:color="auto"/>
      </w:divBdr>
      <w:divsChild>
        <w:div w:id="2065829298">
          <w:marLeft w:val="0"/>
          <w:marRight w:val="0"/>
          <w:marTop w:val="0"/>
          <w:marBottom w:val="0"/>
          <w:divBdr>
            <w:top w:val="none" w:sz="0" w:space="0" w:color="auto"/>
            <w:left w:val="none" w:sz="0" w:space="0" w:color="auto"/>
            <w:bottom w:val="none" w:sz="0" w:space="0" w:color="auto"/>
            <w:right w:val="none" w:sz="0" w:space="0" w:color="auto"/>
          </w:divBdr>
          <w:divsChild>
            <w:div w:id="1923023882">
              <w:marLeft w:val="0"/>
              <w:marRight w:val="0"/>
              <w:marTop w:val="0"/>
              <w:marBottom w:val="0"/>
              <w:divBdr>
                <w:top w:val="none" w:sz="0" w:space="0" w:color="auto"/>
                <w:left w:val="none" w:sz="0" w:space="0" w:color="auto"/>
                <w:bottom w:val="none" w:sz="0" w:space="0" w:color="auto"/>
                <w:right w:val="none" w:sz="0" w:space="0" w:color="auto"/>
              </w:divBdr>
              <w:divsChild>
                <w:div w:id="1944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575254">
      <w:bodyDiv w:val="1"/>
      <w:marLeft w:val="0"/>
      <w:marRight w:val="0"/>
      <w:marTop w:val="0"/>
      <w:marBottom w:val="0"/>
      <w:divBdr>
        <w:top w:val="none" w:sz="0" w:space="0" w:color="auto"/>
        <w:left w:val="none" w:sz="0" w:space="0" w:color="auto"/>
        <w:bottom w:val="none" w:sz="0" w:space="0" w:color="auto"/>
        <w:right w:val="none" w:sz="0" w:space="0" w:color="auto"/>
      </w:divBdr>
      <w:divsChild>
        <w:div w:id="89857362">
          <w:marLeft w:val="0"/>
          <w:marRight w:val="0"/>
          <w:marTop w:val="0"/>
          <w:marBottom w:val="0"/>
          <w:divBdr>
            <w:top w:val="none" w:sz="0" w:space="0" w:color="auto"/>
            <w:left w:val="none" w:sz="0" w:space="0" w:color="auto"/>
            <w:bottom w:val="none" w:sz="0" w:space="0" w:color="auto"/>
            <w:right w:val="none" w:sz="0" w:space="0" w:color="auto"/>
          </w:divBdr>
          <w:divsChild>
            <w:div w:id="1283346858">
              <w:marLeft w:val="0"/>
              <w:marRight w:val="0"/>
              <w:marTop w:val="0"/>
              <w:marBottom w:val="0"/>
              <w:divBdr>
                <w:top w:val="none" w:sz="0" w:space="0" w:color="auto"/>
                <w:left w:val="none" w:sz="0" w:space="0" w:color="auto"/>
                <w:bottom w:val="none" w:sz="0" w:space="0" w:color="auto"/>
                <w:right w:val="none" w:sz="0" w:space="0" w:color="auto"/>
              </w:divBdr>
              <w:divsChild>
                <w:div w:id="3055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543547">
      <w:bodyDiv w:val="1"/>
      <w:marLeft w:val="0"/>
      <w:marRight w:val="0"/>
      <w:marTop w:val="0"/>
      <w:marBottom w:val="0"/>
      <w:divBdr>
        <w:top w:val="none" w:sz="0" w:space="0" w:color="auto"/>
        <w:left w:val="none" w:sz="0" w:space="0" w:color="auto"/>
        <w:bottom w:val="none" w:sz="0" w:space="0" w:color="auto"/>
        <w:right w:val="none" w:sz="0" w:space="0" w:color="auto"/>
      </w:divBdr>
      <w:divsChild>
        <w:div w:id="1154225159">
          <w:marLeft w:val="0"/>
          <w:marRight w:val="0"/>
          <w:marTop w:val="0"/>
          <w:marBottom w:val="0"/>
          <w:divBdr>
            <w:top w:val="none" w:sz="0" w:space="0" w:color="auto"/>
            <w:left w:val="none" w:sz="0" w:space="0" w:color="auto"/>
            <w:bottom w:val="none" w:sz="0" w:space="0" w:color="auto"/>
            <w:right w:val="none" w:sz="0" w:space="0" w:color="auto"/>
          </w:divBdr>
          <w:divsChild>
            <w:div w:id="730345163">
              <w:marLeft w:val="0"/>
              <w:marRight w:val="0"/>
              <w:marTop w:val="0"/>
              <w:marBottom w:val="0"/>
              <w:divBdr>
                <w:top w:val="none" w:sz="0" w:space="0" w:color="auto"/>
                <w:left w:val="none" w:sz="0" w:space="0" w:color="auto"/>
                <w:bottom w:val="none" w:sz="0" w:space="0" w:color="auto"/>
                <w:right w:val="none" w:sz="0" w:space="0" w:color="auto"/>
              </w:divBdr>
              <w:divsChild>
                <w:div w:id="802843623">
                  <w:marLeft w:val="0"/>
                  <w:marRight w:val="0"/>
                  <w:marTop w:val="0"/>
                  <w:marBottom w:val="0"/>
                  <w:divBdr>
                    <w:top w:val="none" w:sz="0" w:space="0" w:color="auto"/>
                    <w:left w:val="none" w:sz="0" w:space="0" w:color="auto"/>
                    <w:bottom w:val="none" w:sz="0" w:space="0" w:color="auto"/>
                    <w:right w:val="none" w:sz="0" w:space="0" w:color="auto"/>
                  </w:divBdr>
                  <w:divsChild>
                    <w:div w:id="6085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35680">
      <w:bodyDiv w:val="1"/>
      <w:marLeft w:val="0"/>
      <w:marRight w:val="0"/>
      <w:marTop w:val="0"/>
      <w:marBottom w:val="0"/>
      <w:divBdr>
        <w:top w:val="none" w:sz="0" w:space="0" w:color="auto"/>
        <w:left w:val="none" w:sz="0" w:space="0" w:color="auto"/>
        <w:bottom w:val="none" w:sz="0" w:space="0" w:color="auto"/>
        <w:right w:val="none" w:sz="0" w:space="0" w:color="auto"/>
      </w:divBdr>
      <w:divsChild>
        <w:div w:id="657001719">
          <w:marLeft w:val="0"/>
          <w:marRight w:val="0"/>
          <w:marTop w:val="0"/>
          <w:marBottom w:val="0"/>
          <w:divBdr>
            <w:top w:val="none" w:sz="0" w:space="0" w:color="auto"/>
            <w:left w:val="none" w:sz="0" w:space="0" w:color="auto"/>
            <w:bottom w:val="none" w:sz="0" w:space="0" w:color="auto"/>
            <w:right w:val="none" w:sz="0" w:space="0" w:color="auto"/>
          </w:divBdr>
          <w:divsChild>
            <w:div w:id="1309943658">
              <w:marLeft w:val="0"/>
              <w:marRight w:val="0"/>
              <w:marTop w:val="0"/>
              <w:marBottom w:val="0"/>
              <w:divBdr>
                <w:top w:val="none" w:sz="0" w:space="0" w:color="auto"/>
                <w:left w:val="none" w:sz="0" w:space="0" w:color="auto"/>
                <w:bottom w:val="none" w:sz="0" w:space="0" w:color="auto"/>
                <w:right w:val="none" w:sz="0" w:space="0" w:color="auto"/>
              </w:divBdr>
              <w:divsChild>
                <w:div w:id="13797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35123">
      <w:bodyDiv w:val="1"/>
      <w:marLeft w:val="0"/>
      <w:marRight w:val="0"/>
      <w:marTop w:val="0"/>
      <w:marBottom w:val="0"/>
      <w:divBdr>
        <w:top w:val="none" w:sz="0" w:space="0" w:color="auto"/>
        <w:left w:val="none" w:sz="0" w:space="0" w:color="auto"/>
        <w:bottom w:val="none" w:sz="0" w:space="0" w:color="auto"/>
        <w:right w:val="none" w:sz="0" w:space="0" w:color="auto"/>
      </w:divBdr>
      <w:divsChild>
        <w:div w:id="2128309215">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434133169">
                  <w:marLeft w:val="0"/>
                  <w:marRight w:val="0"/>
                  <w:marTop w:val="0"/>
                  <w:marBottom w:val="0"/>
                  <w:divBdr>
                    <w:top w:val="none" w:sz="0" w:space="0" w:color="auto"/>
                    <w:left w:val="none" w:sz="0" w:space="0" w:color="auto"/>
                    <w:bottom w:val="none" w:sz="0" w:space="0" w:color="auto"/>
                    <w:right w:val="none" w:sz="0" w:space="0" w:color="auto"/>
                  </w:divBdr>
                  <w:divsChild>
                    <w:div w:id="748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0543">
      <w:bodyDiv w:val="1"/>
      <w:marLeft w:val="0"/>
      <w:marRight w:val="0"/>
      <w:marTop w:val="0"/>
      <w:marBottom w:val="0"/>
      <w:divBdr>
        <w:top w:val="none" w:sz="0" w:space="0" w:color="auto"/>
        <w:left w:val="none" w:sz="0" w:space="0" w:color="auto"/>
        <w:bottom w:val="none" w:sz="0" w:space="0" w:color="auto"/>
        <w:right w:val="none" w:sz="0" w:space="0" w:color="auto"/>
      </w:divBdr>
      <w:divsChild>
        <w:div w:id="648636886">
          <w:marLeft w:val="0"/>
          <w:marRight w:val="0"/>
          <w:marTop w:val="0"/>
          <w:marBottom w:val="0"/>
          <w:divBdr>
            <w:top w:val="none" w:sz="0" w:space="0" w:color="auto"/>
            <w:left w:val="none" w:sz="0" w:space="0" w:color="auto"/>
            <w:bottom w:val="none" w:sz="0" w:space="0" w:color="auto"/>
            <w:right w:val="none" w:sz="0" w:space="0" w:color="auto"/>
          </w:divBdr>
          <w:divsChild>
            <w:div w:id="211233446">
              <w:marLeft w:val="0"/>
              <w:marRight w:val="0"/>
              <w:marTop w:val="0"/>
              <w:marBottom w:val="0"/>
              <w:divBdr>
                <w:top w:val="none" w:sz="0" w:space="0" w:color="auto"/>
                <w:left w:val="none" w:sz="0" w:space="0" w:color="auto"/>
                <w:bottom w:val="none" w:sz="0" w:space="0" w:color="auto"/>
                <w:right w:val="none" w:sz="0" w:space="0" w:color="auto"/>
              </w:divBdr>
              <w:divsChild>
                <w:div w:id="4734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61182">
      <w:bodyDiv w:val="1"/>
      <w:marLeft w:val="0"/>
      <w:marRight w:val="0"/>
      <w:marTop w:val="0"/>
      <w:marBottom w:val="0"/>
      <w:divBdr>
        <w:top w:val="none" w:sz="0" w:space="0" w:color="auto"/>
        <w:left w:val="none" w:sz="0" w:space="0" w:color="auto"/>
        <w:bottom w:val="none" w:sz="0" w:space="0" w:color="auto"/>
        <w:right w:val="none" w:sz="0" w:space="0" w:color="auto"/>
      </w:divBdr>
      <w:divsChild>
        <w:div w:id="698163652">
          <w:marLeft w:val="0"/>
          <w:marRight w:val="0"/>
          <w:marTop w:val="0"/>
          <w:marBottom w:val="0"/>
          <w:divBdr>
            <w:top w:val="none" w:sz="0" w:space="0" w:color="auto"/>
            <w:left w:val="none" w:sz="0" w:space="0" w:color="auto"/>
            <w:bottom w:val="none" w:sz="0" w:space="0" w:color="auto"/>
            <w:right w:val="none" w:sz="0" w:space="0" w:color="auto"/>
          </w:divBdr>
          <w:divsChild>
            <w:div w:id="303781011">
              <w:marLeft w:val="0"/>
              <w:marRight w:val="0"/>
              <w:marTop w:val="0"/>
              <w:marBottom w:val="0"/>
              <w:divBdr>
                <w:top w:val="none" w:sz="0" w:space="0" w:color="auto"/>
                <w:left w:val="none" w:sz="0" w:space="0" w:color="auto"/>
                <w:bottom w:val="none" w:sz="0" w:space="0" w:color="auto"/>
                <w:right w:val="none" w:sz="0" w:space="0" w:color="auto"/>
              </w:divBdr>
              <w:divsChild>
                <w:div w:id="340471315">
                  <w:marLeft w:val="0"/>
                  <w:marRight w:val="0"/>
                  <w:marTop w:val="0"/>
                  <w:marBottom w:val="0"/>
                  <w:divBdr>
                    <w:top w:val="none" w:sz="0" w:space="0" w:color="auto"/>
                    <w:left w:val="none" w:sz="0" w:space="0" w:color="auto"/>
                    <w:bottom w:val="none" w:sz="0" w:space="0" w:color="auto"/>
                    <w:right w:val="none" w:sz="0" w:space="0" w:color="auto"/>
                  </w:divBdr>
                  <w:divsChild>
                    <w:div w:id="13874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279754">
      <w:bodyDiv w:val="1"/>
      <w:marLeft w:val="0"/>
      <w:marRight w:val="0"/>
      <w:marTop w:val="0"/>
      <w:marBottom w:val="0"/>
      <w:divBdr>
        <w:top w:val="none" w:sz="0" w:space="0" w:color="auto"/>
        <w:left w:val="none" w:sz="0" w:space="0" w:color="auto"/>
        <w:bottom w:val="none" w:sz="0" w:space="0" w:color="auto"/>
        <w:right w:val="none" w:sz="0" w:space="0" w:color="auto"/>
      </w:divBdr>
      <w:divsChild>
        <w:div w:id="1989506259">
          <w:marLeft w:val="0"/>
          <w:marRight w:val="0"/>
          <w:marTop w:val="0"/>
          <w:marBottom w:val="0"/>
          <w:divBdr>
            <w:top w:val="none" w:sz="0" w:space="0" w:color="auto"/>
            <w:left w:val="none" w:sz="0" w:space="0" w:color="auto"/>
            <w:bottom w:val="none" w:sz="0" w:space="0" w:color="auto"/>
            <w:right w:val="none" w:sz="0" w:space="0" w:color="auto"/>
          </w:divBdr>
          <w:divsChild>
            <w:div w:id="1556627006">
              <w:marLeft w:val="0"/>
              <w:marRight w:val="0"/>
              <w:marTop w:val="0"/>
              <w:marBottom w:val="0"/>
              <w:divBdr>
                <w:top w:val="none" w:sz="0" w:space="0" w:color="auto"/>
                <w:left w:val="none" w:sz="0" w:space="0" w:color="auto"/>
                <w:bottom w:val="none" w:sz="0" w:space="0" w:color="auto"/>
                <w:right w:val="none" w:sz="0" w:space="0" w:color="auto"/>
              </w:divBdr>
              <w:divsChild>
                <w:div w:id="1648709453">
                  <w:marLeft w:val="0"/>
                  <w:marRight w:val="0"/>
                  <w:marTop w:val="0"/>
                  <w:marBottom w:val="0"/>
                  <w:divBdr>
                    <w:top w:val="none" w:sz="0" w:space="0" w:color="auto"/>
                    <w:left w:val="none" w:sz="0" w:space="0" w:color="auto"/>
                    <w:bottom w:val="none" w:sz="0" w:space="0" w:color="auto"/>
                    <w:right w:val="none" w:sz="0" w:space="0" w:color="auto"/>
                  </w:divBdr>
                  <w:divsChild>
                    <w:div w:id="116643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906547">
      <w:bodyDiv w:val="1"/>
      <w:marLeft w:val="0"/>
      <w:marRight w:val="0"/>
      <w:marTop w:val="0"/>
      <w:marBottom w:val="0"/>
      <w:divBdr>
        <w:top w:val="none" w:sz="0" w:space="0" w:color="auto"/>
        <w:left w:val="none" w:sz="0" w:space="0" w:color="auto"/>
        <w:bottom w:val="none" w:sz="0" w:space="0" w:color="auto"/>
        <w:right w:val="none" w:sz="0" w:space="0" w:color="auto"/>
      </w:divBdr>
      <w:divsChild>
        <w:div w:id="1585381782">
          <w:marLeft w:val="0"/>
          <w:marRight w:val="0"/>
          <w:marTop w:val="0"/>
          <w:marBottom w:val="0"/>
          <w:divBdr>
            <w:top w:val="none" w:sz="0" w:space="0" w:color="auto"/>
            <w:left w:val="none" w:sz="0" w:space="0" w:color="auto"/>
            <w:bottom w:val="none" w:sz="0" w:space="0" w:color="auto"/>
            <w:right w:val="none" w:sz="0" w:space="0" w:color="auto"/>
          </w:divBdr>
          <w:divsChild>
            <w:div w:id="1070999781">
              <w:marLeft w:val="0"/>
              <w:marRight w:val="0"/>
              <w:marTop w:val="0"/>
              <w:marBottom w:val="0"/>
              <w:divBdr>
                <w:top w:val="none" w:sz="0" w:space="0" w:color="auto"/>
                <w:left w:val="none" w:sz="0" w:space="0" w:color="auto"/>
                <w:bottom w:val="none" w:sz="0" w:space="0" w:color="auto"/>
                <w:right w:val="none" w:sz="0" w:space="0" w:color="auto"/>
              </w:divBdr>
              <w:divsChild>
                <w:div w:id="17618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76569">
      <w:bodyDiv w:val="1"/>
      <w:marLeft w:val="0"/>
      <w:marRight w:val="0"/>
      <w:marTop w:val="0"/>
      <w:marBottom w:val="0"/>
      <w:divBdr>
        <w:top w:val="none" w:sz="0" w:space="0" w:color="auto"/>
        <w:left w:val="none" w:sz="0" w:space="0" w:color="auto"/>
        <w:bottom w:val="none" w:sz="0" w:space="0" w:color="auto"/>
        <w:right w:val="none" w:sz="0" w:space="0" w:color="auto"/>
      </w:divBdr>
      <w:divsChild>
        <w:div w:id="1069419180">
          <w:marLeft w:val="0"/>
          <w:marRight w:val="0"/>
          <w:marTop w:val="0"/>
          <w:marBottom w:val="0"/>
          <w:divBdr>
            <w:top w:val="none" w:sz="0" w:space="0" w:color="auto"/>
            <w:left w:val="none" w:sz="0" w:space="0" w:color="auto"/>
            <w:bottom w:val="none" w:sz="0" w:space="0" w:color="auto"/>
            <w:right w:val="none" w:sz="0" w:space="0" w:color="auto"/>
          </w:divBdr>
          <w:divsChild>
            <w:div w:id="1470246483">
              <w:marLeft w:val="0"/>
              <w:marRight w:val="0"/>
              <w:marTop w:val="0"/>
              <w:marBottom w:val="0"/>
              <w:divBdr>
                <w:top w:val="none" w:sz="0" w:space="0" w:color="auto"/>
                <w:left w:val="none" w:sz="0" w:space="0" w:color="auto"/>
                <w:bottom w:val="none" w:sz="0" w:space="0" w:color="auto"/>
                <w:right w:val="none" w:sz="0" w:space="0" w:color="auto"/>
              </w:divBdr>
              <w:divsChild>
                <w:div w:id="4820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971732">
      <w:bodyDiv w:val="1"/>
      <w:marLeft w:val="0"/>
      <w:marRight w:val="0"/>
      <w:marTop w:val="0"/>
      <w:marBottom w:val="0"/>
      <w:divBdr>
        <w:top w:val="none" w:sz="0" w:space="0" w:color="auto"/>
        <w:left w:val="none" w:sz="0" w:space="0" w:color="auto"/>
        <w:bottom w:val="none" w:sz="0" w:space="0" w:color="auto"/>
        <w:right w:val="none" w:sz="0" w:space="0" w:color="auto"/>
      </w:divBdr>
      <w:divsChild>
        <w:div w:id="1399477350">
          <w:marLeft w:val="0"/>
          <w:marRight w:val="0"/>
          <w:marTop w:val="0"/>
          <w:marBottom w:val="0"/>
          <w:divBdr>
            <w:top w:val="none" w:sz="0" w:space="0" w:color="auto"/>
            <w:left w:val="none" w:sz="0" w:space="0" w:color="auto"/>
            <w:bottom w:val="none" w:sz="0" w:space="0" w:color="auto"/>
            <w:right w:val="none" w:sz="0" w:space="0" w:color="auto"/>
          </w:divBdr>
          <w:divsChild>
            <w:div w:id="2029524672">
              <w:marLeft w:val="0"/>
              <w:marRight w:val="0"/>
              <w:marTop w:val="0"/>
              <w:marBottom w:val="0"/>
              <w:divBdr>
                <w:top w:val="none" w:sz="0" w:space="0" w:color="auto"/>
                <w:left w:val="none" w:sz="0" w:space="0" w:color="auto"/>
                <w:bottom w:val="none" w:sz="0" w:space="0" w:color="auto"/>
                <w:right w:val="none" w:sz="0" w:space="0" w:color="auto"/>
              </w:divBdr>
              <w:divsChild>
                <w:div w:id="669408596">
                  <w:marLeft w:val="0"/>
                  <w:marRight w:val="0"/>
                  <w:marTop w:val="0"/>
                  <w:marBottom w:val="0"/>
                  <w:divBdr>
                    <w:top w:val="none" w:sz="0" w:space="0" w:color="auto"/>
                    <w:left w:val="none" w:sz="0" w:space="0" w:color="auto"/>
                    <w:bottom w:val="none" w:sz="0" w:space="0" w:color="auto"/>
                    <w:right w:val="none" w:sz="0" w:space="0" w:color="auto"/>
                  </w:divBdr>
                  <w:divsChild>
                    <w:div w:id="20846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01816">
      <w:bodyDiv w:val="1"/>
      <w:marLeft w:val="0"/>
      <w:marRight w:val="0"/>
      <w:marTop w:val="0"/>
      <w:marBottom w:val="0"/>
      <w:divBdr>
        <w:top w:val="none" w:sz="0" w:space="0" w:color="auto"/>
        <w:left w:val="none" w:sz="0" w:space="0" w:color="auto"/>
        <w:bottom w:val="none" w:sz="0" w:space="0" w:color="auto"/>
        <w:right w:val="none" w:sz="0" w:space="0" w:color="auto"/>
      </w:divBdr>
      <w:divsChild>
        <w:div w:id="112867662">
          <w:marLeft w:val="0"/>
          <w:marRight w:val="0"/>
          <w:marTop w:val="0"/>
          <w:marBottom w:val="0"/>
          <w:divBdr>
            <w:top w:val="none" w:sz="0" w:space="0" w:color="auto"/>
            <w:left w:val="none" w:sz="0" w:space="0" w:color="auto"/>
            <w:bottom w:val="none" w:sz="0" w:space="0" w:color="auto"/>
            <w:right w:val="none" w:sz="0" w:space="0" w:color="auto"/>
          </w:divBdr>
          <w:divsChild>
            <w:div w:id="367730677">
              <w:marLeft w:val="0"/>
              <w:marRight w:val="0"/>
              <w:marTop w:val="0"/>
              <w:marBottom w:val="0"/>
              <w:divBdr>
                <w:top w:val="none" w:sz="0" w:space="0" w:color="auto"/>
                <w:left w:val="none" w:sz="0" w:space="0" w:color="auto"/>
                <w:bottom w:val="none" w:sz="0" w:space="0" w:color="auto"/>
                <w:right w:val="none" w:sz="0" w:space="0" w:color="auto"/>
              </w:divBdr>
              <w:divsChild>
                <w:div w:id="14279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7131">
      <w:bodyDiv w:val="1"/>
      <w:marLeft w:val="0"/>
      <w:marRight w:val="0"/>
      <w:marTop w:val="0"/>
      <w:marBottom w:val="0"/>
      <w:divBdr>
        <w:top w:val="none" w:sz="0" w:space="0" w:color="auto"/>
        <w:left w:val="none" w:sz="0" w:space="0" w:color="auto"/>
        <w:bottom w:val="none" w:sz="0" w:space="0" w:color="auto"/>
        <w:right w:val="none" w:sz="0" w:space="0" w:color="auto"/>
      </w:divBdr>
      <w:divsChild>
        <w:div w:id="142085080">
          <w:marLeft w:val="0"/>
          <w:marRight w:val="0"/>
          <w:marTop w:val="0"/>
          <w:marBottom w:val="0"/>
          <w:divBdr>
            <w:top w:val="none" w:sz="0" w:space="0" w:color="auto"/>
            <w:left w:val="none" w:sz="0" w:space="0" w:color="auto"/>
            <w:bottom w:val="none" w:sz="0" w:space="0" w:color="auto"/>
            <w:right w:val="none" w:sz="0" w:space="0" w:color="auto"/>
          </w:divBdr>
          <w:divsChild>
            <w:div w:id="1009675986">
              <w:marLeft w:val="0"/>
              <w:marRight w:val="0"/>
              <w:marTop w:val="0"/>
              <w:marBottom w:val="0"/>
              <w:divBdr>
                <w:top w:val="none" w:sz="0" w:space="0" w:color="auto"/>
                <w:left w:val="none" w:sz="0" w:space="0" w:color="auto"/>
                <w:bottom w:val="none" w:sz="0" w:space="0" w:color="auto"/>
                <w:right w:val="none" w:sz="0" w:space="0" w:color="auto"/>
              </w:divBdr>
              <w:divsChild>
                <w:div w:id="16840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35320">
      <w:bodyDiv w:val="1"/>
      <w:marLeft w:val="0"/>
      <w:marRight w:val="0"/>
      <w:marTop w:val="0"/>
      <w:marBottom w:val="0"/>
      <w:divBdr>
        <w:top w:val="none" w:sz="0" w:space="0" w:color="auto"/>
        <w:left w:val="none" w:sz="0" w:space="0" w:color="auto"/>
        <w:bottom w:val="none" w:sz="0" w:space="0" w:color="auto"/>
        <w:right w:val="none" w:sz="0" w:space="0" w:color="auto"/>
      </w:divBdr>
      <w:divsChild>
        <w:div w:id="372317656">
          <w:marLeft w:val="0"/>
          <w:marRight w:val="0"/>
          <w:marTop w:val="0"/>
          <w:marBottom w:val="0"/>
          <w:divBdr>
            <w:top w:val="none" w:sz="0" w:space="0" w:color="auto"/>
            <w:left w:val="none" w:sz="0" w:space="0" w:color="auto"/>
            <w:bottom w:val="none" w:sz="0" w:space="0" w:color="auto"/>
            <w:right w:val="none" w:sz="0" w:space="0" w:color="auto"/>
          </w:divBdr>
          <w:divsChild>
            <w:div w:id="1049497845">
              <w:marLeft w:val="0"/>
              <w:marRight w:val="0"/>
              <w:marTop w:val="0"/>
              <w:marBottom w:val="0"/>
              <w:divBdr>
                <w:top w:val="none" w:sz="0" w:space="0" w:color="auto"/>
                <w:left w:val="none" w:sz="0" w:space="0" w:color="auto"/>
                <w:bottom w:val="none" w:sz="0" w:space="0" w:color="auto"/>
                <w:right w:val="none" w:sz="0" w:space="0" w:color="auto"/>
              </w:divBdr>
              <w:divsChild>
                <w:div w:id="11228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6635">
      <w:bodyDiv w:val="1"/>
      <w:marLeft w:val="0"/>
      <w:marRight w:val="0"/>
      <w:marTop w:val="0"/>
      <w:marBottom w:val="0"/>
      <w:divBdr>
        <w:top w:val="none" w:sz="0" w:space="0" w:color="auto"/>
        <w:left w:val="none" w:sz="0" w:space="0" w:color="auto"/>
        <w:bottom w:val="none" w:sz="0" w:space="0" w:color="auto"/>
        <w:right w:val="none" w:sz="0" w:space="0" w:color="auto"/>
      </w:divBdr>
      <w:divsChild>
        <w:div w:id="1527017443">
          <w:marLeft w:val="0"/>
          <w:marRight w:val="0"/>
          <w:marTop w:val="0"/>
          <w:marBottom w:val="0"/>
          <w:divBdr>
            <w:top w:val="none" w:sz="0" w:space="0" w:color="auto"/>
            <w:left w:val="none" w:sz="0" w:space="0" w:color="auto"/>
            <w:bottom w:val="none" w:sz="0" w:space="0" w:color="auto"/>
            <w:right w:val="none" w:sz="0" w:space="0" w:color="auto"/>
          </w:divBdr>
          <w:divsChild>
            <w:div w:id="90008793">
              <w:marLeft w:val="0"/>
              <w:marRight w:val="0"/>
              <w:marTop w:val="0"/>
              <w:marBottom w:val="0"/>
              <w:divBdr>
                <w:top w:val="none" w:sz="0" w:space="0" w:color="auto"/>
                <w:left w:val="none" w:sz="0" w:space="0" w:color="auto"/>
                <w:bottom w:val="none" w:sz="0" w:space="0" w:color="auto"/>
                <w:right w:val="none" w:sz="0" w:space="0" w:color="auto"/>
              </w:divBdr>
              <w:divsChild>
                <w:div w:id="318964469">
                  <w:marLeft w:val="0"/>
                  <w:marRight w:val="0"/>
                  <w:marTop w:val="0"/>
                  <w:marBottom w:val="0"/>
                  <w:divBdr>
                    <w:top w:val="none" w:sz="0" w:space="0" w:color="auto"/>
                    <w:left w:val="none" w:sz="0" w:space="0" w:color="auto"/>
                    <w:bottom w:val="none" w:sz="0" w:space="0" w:color="auto"/>
                    <w:right w:val="none" w:sz="0" w:space="0" w:color="auto"/>
                  </w:divBdr>
                  <w:divsChild>
                    <w:div w:id="7142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B1F252-4AD2-A34D-B1EB-42416B72A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24</Pages>
  <Words>9716</Words>
  <Characters>55386</Characters>
  <Application>Microsoft Office Word</Application>
  <DocSecurity>0</DocSecurity>
  <Lines>461</Lines>
  <Paragraphs>129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453</cp:revision>
  <cp:lastPrinted>2019-05-30T09:05:00Z</cp:lastPrinted>
  <dcterms:created xsi:type="dcterms:W3CDTF">2019-05-05T21:44:00Z</dcterms:created>
  <dcterms:modified xsi:type="dcterms:W3CDTF">2019-05-31T11:33:00Z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